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0" w:rightFromText="180" w:horzAnchor="margin" w:tblpY="978"/>
        <w:tblW w:w="0" w:type="auto"/>
        <w:tblLayout w:type="fixed"/>
        <w:tblLook w:val="0000" w:firstRow="0" w:lastRow="0" w:firstColumn="0" w:lastColumn="0" w:noHBand="0" w:noVBand="0"/>
      </w:tblPr>
      <w:tblGrid>
        <w:gridCol w:w="2448"/>
        <w:gridCol w:w="7740"/>
      </w:tblGrid>
      <w:tr w:rsidR="006A310F" w14:paraId="77D832D7" w14:textId="77777777" w:rsidTr="00596658">
        <w:trPr>
          <w:trHeight w:val="982"/>
        </w:trPr>
        <w:tc>
          <w:tcPr>
            <w:tcW w:w="2448" w:type="dxa"/>
          </w:tcPr>
          <w:p w14:paraId="03E9373D" w14:textId="77777777" w:rsidR="006A310F" w:rsidRDefault="006A310F" w:rsidP="00596658">
            <w:pPr>
              <w:jc w:val="right"/>
            </w:pPr>
            <w:bookmarkStart w:id="0" w:name="_Toc358000941"/>
          </w:p>
        </w:tc>
        <w:tc>
          <w:tcPr>
            <w:tcW w:w="7740" w:type="dxa"/>
          </w:tcPr>
          <w:p w14:paraId="24F8CCDE" w14:textId="77777777" w:rsidR="006A310F" w:rsidRDefault="0021680B" w:rsidP="00596658">
            <w:pPr>
              <w:pStyle w:val="ChapterTitle"/>
              <w:jc w:val="right"/>
              <w:rPr>
                <w:sz w:val="40"/>
              </w:rPr>
            </w:pPr>
            <w:r>
              <w:rPr>
                <w:sz w:val="40"/>
              </w:rPr>
              <w:t>Requirement Specification</w:t>
            </w:r>
          </w:p>
        </w:tc>
      </w:tr>
      <w:tr w:rsidR="006A310F" w14:paraId="35FD912C" w14:textId="77777777" w:rsidTr="00596658">
        <w:trPr>
          <w:cantSplit/>
        </w:trPr>
        <w:tc>
          <w:tcPr>
            <w:tcW w:w="10188" w:type="dxa"/>
            <w:gridSpan w:val="2"/>
          </w:tcPr>
          <w:p w14:paraId="3C236C46" w14:textId="77777777" w:rsidR="006A310F" w:rsidRDefault="006A310F" w:rsidP="00FE1F81">
            <w:pPr>
              <w:pStyle w:val="ProjectName"/>
              <w:jc w:val="right"/>
              <w:rPr>
                <w:noProof/>
                <w:sz w:val="16"/>
              </w:rPr>
            </w:pPr>
            <w:r>
              <w:rPr>
                <w:rFonts w:ascii="Arial" w:hAnsi="Arial"/>
                <w:sz w:val="40"/>
              </w:rPr>
              <w:t xml:space="preserve">Tự học </w:t>
            </w:r>
            <w:r w:rsidR="00FE1F81">
              <w:rPr>
                <w:rFonts w:ascii="Arial" w:hAnsi="Arial"/>
                <w:sz w:val="40"/>
              </w:rPr>
              <w:t>toán lớp 8</w:t>
            </w:r>
            <w:r>
              <w:rPr>
                <w:rFonts w:ascii="Arial" w:hAnsi="Arial"/>
                <w:sz w:val="40"/>
              </w:rPr>
              <w:t xml:space="preserve"> – </w:t>
            </w:r>
            <w:r w:rsidR="0021680B">
              <w:rPr>
                <w:rFonts w:ascii="Arial" w:hAnsi="Arial"/>
                <w:sz w:val="40"/>
              </w:rPr>
              <w:t>Đặc tả yêu cầu, mô hình Use case</w:t>
            </w:r>
          </w:p>
        </w:tc>
      </w:tr>
    </w:tbl>
    <w:p w14:paraId="5BB7135C" w14:textId="77777777" w:rsidR="006A310F" w:rsidRDefault="006A310F" w:rsidP="006A310F">
      <w:pPr>
        <w:tabs>
          <w:tab w:val="left" w:pos="7200"/>
        </w:tabs>
        <w:jc w:val="center"/>
        <w:rPr>
          <w:color w:val="FF0000"/>
        </w:rPr>
      </w:pPr>
      <w:r>
        <w:rPr>
          <w:noProof/>
          <w:color w:val="FF0000"/>
        </w:rPr>
        <w:drawing>
          <wp:anchor distT="0" distB="0" distL="114300" distR="114300" simplePos="0" relativeHeight="251659264" behindDoc="0" locked="0" layoutInCell="1" allowOverlap="1" wp14:editId="74482442">
            <wp:simplePos x="0" y="0"/>
            <wp:positionH relativeFrom="column">
              <wp:posOffset>-70485</wp:posOffset>
            </wp:positionH>
            <wp:positionV relativeFrom="paragraph">
              <wp:posOffset>-91440</wp:posOffset>
            </wp:positionV>
            <wp:extent cx="6409055" cy="690245"/>
            <wp:effectExtent l="19050" t="0" r="0" b="0"/>
            <wp:wrapTopAndBottom/>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6409055" cy="690245"/>
                    </a:xfrm>
                    <a:prstGeom prst="rect">
                      <a:avLst/>
                    </a:prstGeom>
                    <a:noFill/>
                    <a:ln w="9525">
                      <a:noFill/>
                      <a:miter lim="800000"/>
                      <a:headEnd/>
                      <a:tailEnd/>
                    </a:ln>
                  </pic:spPr>
                </pic:pic>
              </a:graphicData>
            </a:graphic>
          </wp:anchor>
        </w:drawing>
      </w:r>
    </w:p>
    <w:p w14:paraId="196E8A1D" w14:textId="77777777" w:rsidR="006A310F" w:rsidRDefault="006A310F" w:rsidP="006A310F">
      <w:pPr>
        <w:tabs>
          <w:tab w:val="left" w:pos="7200"/>
        </w:tabs>
        <w:rPr>
          <w:vanish/>
          <w:color w:val="FF0000"/>
        </w:rPr>
      </w:pPr>
      <w:r>
        <w:rPr>
          <w:vanish/>
          <w:color w:val="FF0000"/>
        </w:rPr>
        <w:t xml:space="preserve">When printing, turn </w:t>
      </w:r>
      <w:r>
        <w:rPr>
          <w:b/>
          <w:vanish/>
          <w:color w:val="FF0000"/>
        </w:rPr>
        <w:t>off</w:t>
      </w:r>
      <w:r>
        <w:rPr>
          <w:vanish/>
          <w:color w:val="FF0000"/>
        </w:rPr>
        <w:t xml:space="preserve"> hidden text. (Select </w:t>
      </w:r>
      <w:r>
        <w:rPr>
          <w:b/>
          <w:vanish/>
          <w:color w:val="FF0000"/>
        </w:rPr>
        <w:t>Tools/Options/Print</w:t>
      </w:r>
      <w:r>
        <w:rPr>
          <w:vanish/>
          <w:color w:val="FF0000"/>
        </w:rPr>
        <w:t xml:space="preserve">, deselect </w:t>
      </w:r>
      <w:r>
        <w:rPr>
          <w:b/>
          <w:vanish/>
          <w:color w:val="FF0000"/>
        </w:rPr>
        <w:t>Hidden Text</w:t>
      </w:r>
      <w:r>
        <w:rPr>
          <w:vanish/>
          <w:color w:val="FF0000"/>
        </w:rPr>
        <w:t>.)</w:t>
      </w:r>
    </w:p>
    <w:p w14:paraId="40B53E45" w14:textId="77777777" w:rsidR="006A310F" w:rsidRDefault="006A310F" w:rsidP="00FE4253"/>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718"/>
        <w:gridCol w:w="2700"/>
        <w:gridCol w:w="2070"/>
        <w:gridCol w:w="2700"/>
      </w:tblGrid>
      <w:tr w:rsidR="006A310F" w14:paraId="3A9A787C" w14:textId="77777777" w:rsidTr="00596658">
        <w:trPr>
          <w:cantSplit/>
        </w:trPr>
        <w:tc>
          <w:tcPr>
            <w:tcW w:w="2718" w:type="dxa"/>
            <w:tcBorders>
              <w:top w:val="nil"/>
              <w:left w:val="nil"/>
              <w:bottom w:val="nil"/>
            </w:tcBorders>
          </w:tcPr>
          <w:p w14:paraId="0422BEB4" w14:textId="77777777" w:rsidR="006A310F" w:rsidRDefault="006A310F" w:rsidP="00596658">
            <w:pPr>
              <w:spacing w:before="60" w:after="60"/>
              <w:jc w:val="both"/>
              <w:rPr>
                <w:b/>
                <w:sz w:val="24"/>
              </w:rPr>
            </w:pPr>
            <w:r>
              <w:rPr>
                <w:b/>
                <w:sz w:val="24"/>
              </w:rPr>
              <w:t>Thông tin dự án</w:t>
            </w:r>
          </w:p>
        </w:tc>
        <w:tc>
          <w:tcPr>
            <w:tcW w:w="2700" w:type="dxa"/>
            <w:tcBorders>
              <w:left w:val="nil"/>
              <w:bottom w:val="nil"/>
            </w:tcBorders>
          </w:tcPr>
          <w:p w14:paraId="43FAA681" w14:textId="77777777" w:rsidR="006A310F" w:rsidRDefault="006A310F" w:rsidP="00FE1F81">
            <w:pPr>
              <w:spacing w:before="60" w:after="60"/>
              <w:jc w:val="both"/>
            </w:pPr>
            <w:r>
              <w:rPr>
                <w:color w:val="0000FF"/>
              </w:rPr>
              <w:t xml:space="preserve">Tự học </w:t>
            </w:r>
            <w:r w:rsidR="00FE1F81">
              <w:rPr>
                <w:color w:val="0000FF"/>
              </w:rPr>
              <w:t>toán</w:t>
            </w:r>
            <w:r>
              <w:rPr>
                <w:color w:val="0000FF"/>
              </w:rPr>
              <w:t xml:space="preserve"> lớp </w:t>
            </w:r>
            <w:r w:rsidR="00FE1F81">
              <w:rPr>
                <w:color w:val="0000FF"/>
              </w:rPr>
              <w:t>8</w:t>
            </w:r>
            <w:r>
              <w:rPr>
                <w:vanish/>
                <w:color w:val="0000FF"/>
              </w:rPr>
              <w:t>Use this field if you have a preliminary AFE.</w:t>
            </w:r>
          </w:p>
        </w:tc>
        <w:tc>
          <w:tcPr>
            <w:tcW w:w="2070" w:type="dxa"/>
          </w:tcPr>
          <w:p w14:paraId="01D275AA" w14:textId="77777777" w:rsidR="006A310F" w:rsidRDefault="006A310F" w:rsidP="00596658">
            <w:pPr>
              <w:spacing w:before="60" w:after="60"/>
              <w:jc w:val="right"/>
            </w:pPr>
            <w:r>
              <w:t>Phiên bản</w:t>
            </w:r>
            <w:r>
              <w:rPr>
                <w:vanish/>
                <w:color w:val="0000FF"/>
              </w:rPr>
              <w:t xml:space="preserve"> Use this field to track different versions of this SOW.</w:t>
            </w:r>
          </w:p>
        </w:tc>
        <w:tc>
          <w:tcPr>
            <w:tcW w:w="2700" w:type="dxa"/>
          </w:tcPr>
          <w:p w14:paraId="01F8A339" w14:textId="77777777" w:rsidR="006A310F" w:rsidRDefault="006A310F" w:rsidP="00596658">
            <w:pPr>
              <w:spacing w:before="60" w:after="60"/>
              <w:jc w:val="both"/>
            </w:pPr>
            <w:r>
              <w:t>1.0</w:t>
            </w:r>
          </w:p>
        </w:tc>
      </w:tr>
      <w:tr w:rsidR="006A310F" w14:paraId="1CC85F2F" w14:textId="77777777" w:rsidTr="00596658">
        <w:tc>
          <w:tcPr>
            <w:tcW w:w="2718" w:type="dxa"/>
          </w:tcPr>
          <w:p w14:paraId="530CEF0E" w14:textId="77777777" w:rsidR="006A310F" w:rsidRDefault="006A310F" w:rsidP="00596658">
            <w:pPr>
              <w:spacing w:before="60" w:after="60"/>
              <w:jc w:val="right"/>
            </w:pPr>
            <w:r>
              <w:t xml:space="preserve">Quản lý dự án: </w:t>
            </w:r>
            <w:r>
              <w:rPr>
                <w:vanish/>
                <w:color w:val="0000FF"/>
              </w:rPr>
              <w:t>This is the person responsible for the day-to-day execution of project activities.</w:t>
            </w:r>
          </w:p>
        </w:tc>
        <w:tc>
          <w:tcPr>
            <w:tcW w:w="2700" w:type="dxa"/>
          </w:tcPr>
          <w:p w14:paraId="323BBF42" w14:textId="77777777" w:rsidR="006A310F" w:rsidRDefault="006A310F" w:rsidP="00596658">
            <w:pPr>
              <w:spacing w:before="60" w:after="60"/>
              <w:jc w:val="both"/>
            </w:pPr>
          </w:p>
        </w:tc>
        <w:tc>
          <w:tcPr>
            <w:tcW w:w="2070" w:type="dxa"/>
          </w:tcPr>
          <w:p w14:paraId="39251248" w14:textId="77777777" w:rsidR="006A310F" w:rsidRDefault="006A310F" w:rsidP="00596658">
            <w:pPr>
              <w:spacing w:before="60" w:after="60"/>
              <w:jc w:val="right"/>
            </w:pPr>
            <w:r>
              <w:t xml:space="preserve">Sở hữu dự án </w:t>
            </w:r>
            <w:r>
              <w:rPr>
                <w:vanish/>
                <w:color w:val="0000FF"/>
              </w:rPr>
              <w:t>This is the person responsible for the budget used to fund this project.</w:t>
            </w:r>
          </w:p>
        </w:tc>
        <w:tc>
          <w:tcPr>
            <w:tcW w:w="2700" w:type="dxa"/>
          </w:tcPr>
          <w:p w14:paraId="5E3B1CAF" w14:textId="77777777" w:rsidR="006A310F" w:rsidRDefault="006A310F" w:rsidP="00C812F4">
            <w:pPr>
              <w:spacing w:before="60" w:after="60"/>
              <w:jc w:val="both"/>
            </w:pPr>
            <w:r>
              <w:t>Th</w:t>
            </w:r>
            <w:r w:rsidR="00C812F4">
              <w:t>ầy</w:t>
            </w:r>
            <w:r>
              <w:t xml:space="preserve"> Ngô Huy Biên</w:t>
            </w:r>
          </w:p>
        </w:tc>
      </w:tr>
      <w:tr w:rsidR="006A310F" w14:paraId="7EBB5277" w14:textId="77777777" w:rsidTr="00596658">
        <w:tc>
          <w:tcPr>
            <w:tcW w:w="2718" w:type="dxa"/>
          </w:tcPr>
          <w:p w14:paraId="4DF86058" w14:textId="77777777" w:rsidR="006A310F" w:rsidRDefault="006A310F" w:rsidP="00596658">
            <w:pPr>
              <w:spacing w:before="60" w:after="60"/>
              <w:jc w:val="right"/>
            </w:pPr>
            <w:r>
              <w:t>Nhóm thực hiện</w:t>
            </w:r>
          </w:p>
        </w:tc>
        <w:tc>
          <w:tcPr>
            <w:tcW w:w="2700" w:type="dxa"/>
          </w:tcPr>
          <w:p w14:paraId="4C94FABE" w14:textId="77777777" w:rsidR="006A310F" w:rsidRDefault="00620350" w:rsidP="00620350">
            <w:pPr>
              <w:spacing w:before="60" w:after="60"/>
              <w:jc w:val="both"/>
            </w:pPr>
            <w:r>
              <w:t>21</w:t>
            </w:r>
            <w:r w:rsidR="006A310F">
              <w:t xml:space="preserve"> + </w:t>
            </w:r>
            <w:r>
              <w:t>22</w:t>
            </w:r>
            <w:r w:rsidR="006A310F">
              <w:t xml:space="preserve"> + </w:t>
            </w:r>
            <w:r>
              <w:t>23</w:t>
            </w:r>
            <w:r w:rsidR="006A310F">
              <w:t xml:space="preserve"> + </w:t>
            </w:r>
            <w:r>
              <w:t>24</w:t>
            </w:r>
            <w:r w:rsidR="006A310F">
              <w:t xml:space="preserve"> +</w:t>
            </w:r>
            <w:r>
              <w:t>25</w:t>
            </w:r>
          </w:p>
        </w:tc>
        <w:tc>
          <w:tcPr>
            <w:tcW w:w="2070" w:type="dxa"/>
          </w:tcPr>
          <w:p w14:paraId="0A641EA6" w14:textId="77777777" w:rsidR="006A310F" w:rsidRDefault="006A310F" w:rsidP="00596658">
            <w:pPr>
              <w:spacing w:before="60" w:after="60"/>
              <w:jc w:val="right"/>
            </w:pPr>
            <w:r>
              <w:t xml:space="preserve">Ngày chuyển giao </w:t>
            </w:r>
            <w:r>
              <w:rPr>
                <w:vanish/>
                <w:color w:val="0000FF"/>
              </w:rPr>
              <w:t>This is the date the SOW is submitted for review.</w:t>
            </w:r>
          </w:p>
        </w:tc>
        <w:tc>
          <w:tcPr>
            <w:tcW w:w="2700" w:type="dxa"/>
          </w:tcPr>
          <w:p w14:paraId="3DF86EB1" w14:textId="77777777" w:rsidR="006A310F" w:rsidRDefault="00315B4F" w:rsidP="00596658">
            <w:pPr>
              <w:spacing w:before="60" w:after="60"/>
              <w:jc w:val="both"/>
            </w:pPr>
            <w:r>
              <w:t>13/06/2010</w:t>
            </w:r>
          </w:p>
        </w:tc>
      </w:tr>
      <w:tr w:rsidR="006A310F" w14:paraId="0A852704" w14:textId="77777777" w:rsidTr="00596658">
        <w:tc>
          <w:tcPr>
            <w:tcW w:w="2718" w:type="dxa"/>
          </w:tcPr>
          <w:p w14:paraId="73579B16" w14:textId="77777777" w:rsidR="006A310F" w:rsidRDefault="006A310F" w:rsidP="00596658">
            <w:pPr>
              <w:spacing w:before="60" w:after="60"/>
              <w:ind w:hanging="90"/>
              <w:jc w:val="right"/>
            </w:pPr>
            <w:r>
              <w:t>Ngày bắt đầu</w:t>
            </w:r>
            <w:r>
              <w:rPr>
                <w:vanish/>
                <w:color w:val="0000FF"/>
              </w:rPr>
              <w:t xml:space="preserve"> This is the date costs begin to be charged to the project – usually the date the SOW is started.</w:t>
            </w:r>
          </w:p>
        </w:tc>
        <w:tc>
          <w:tcPr>
            <w:tcW w:w="2700" w:type="dxa"/>
          </w:tcPr>
          <w:p w14:paraId="02E57E93" w14:textId="77777777" w:rsidR="006A310F" w:rsidRDefault="006A310F" w:rsidP="00596658">
            <w:pPr>
              <w:spacing w:before="60" w:after="60"/>
              <w:jc w:val="both"/>
            </w:pPr>
            <w:r>
              <w:t>5/04/2010</w:t>
            </w:r>
          </w:p>
        </w:tc>
        <w:tc>
          <w:tcPr>
            <w:tcW w:w="2070" w:type="dxa"/>
          </w:tcPr>
          <w:p w14:paraId="39359050" w14:textId="77777777" w:rsidR="006A310F" w:rsidRDefault="006A310F" w:rsidP="00596658">
            <w:pPr>
              <w:spacing w:before="60" w:after="60"/>
              <w:ind w:hanging="108"/>
              <w:jc w:val="right"/>
            </w:pPr>
            <w:r>
              <w:t>Ngày kết thúc</w:t>
            </w:r>
          </w:p>
        </w:tc>
        <w:tc>
          <w:tcPr>
            <w:tcW w:w="2700" w:type="dxa"/>
          </w:tcPr>
          <w:p w14:paraId="56EE2EC5" w14:textId="77777777" w:rsidR="006A310F" w:rsidRDefault="006A310F" w:rsidP="00596658">
            <w:pPr>
              <w:spacing w:before="60" w:after="60"/>
              <w:jc w:val="both"/>
            </w:pPr>
            <w:r>
              <w:t>31/05/2010</w:t>
            </w:r>
          </w:p>
        </w:tc>
      </w:tr>
    </w:tbl>
    <w:p w14:paraId="31368A10" w14:textId="77777777" w:rsidR="006A310F" w:rsidRDefault="006A310F" w:rsidP="006A310F">
      <w:pPr>
        <w:pStyle w:val="Footer"/>
        <w:tabs>
          <w:tab w:val="clear" w:pos="9360"/>
        </w:tabs>
      </w:pPr>
    </w:p>
    <w:p w14:paraId="145B57D7" w14:textId="77777777" w:rsidR="00DB2DC0" w:rsidRDefault="00DB2DC0" w:rsidP="00DB2DC0">
      <w:pPr>
        <w:pStyle w:val="Title"/>
        <w:rPr>
          <w:sz w:val="28"/>
          <w:szCs w:val="28"/>
        </w:rPr>
      </w:pPr>
      <w:r w:rsidRPr="006C7AD2">
        <w:rPr>
          <w:sz w:val="28"/>
          <w:szCs w:val="28"/>
        </w:rPr>
        <w:t>Tổng quan các chức năng được thay đổi</w:t>
      </w:r>
    </w:p>
    <w:p w14:paraId="0F458649" w14:textId="77777777" w:rsidR="004C3E86" w:rsidRPr="004C3E86" w:rsidRDefault="004C3E86" w:rsidP="004C3E86">
      <w:pPr>
        <w:rPr>
          <w:lang w:eastAsia="ar-SA"/>
        </w:rPr>
      </w:pPr>
    </w:p>
    <w:tbl>
      <w:tblPr>
        <w:tblW w:w="0" w:type="auto"/>
        <w:tblInd w:w="-12" w:type="dxa"/>
        <w:tblLayout w:type="fixed"/>
        <w:tblLook w:val="0000" w:firstRow="0" w:lastRow="0" w:firstColumn="0" w:lastColumn="0" w:noHBand="0" w:noVBand="0"/>
      </w:tblPr>
      <w:tblGrid>
        <w:gridCol w:w="2304"/>
        <w:gridCol w:w="1390"/>
        <w:gridCol w:w="3960"/>
        <w:gridCol w:w="2700"/>
        <w:tblGridChange w:id="1">
          <w:tblGrid>
            <w:gridCol w:w="2304"/>
            <w:gridCol w:w="1390"/>
            <w:gridCol w:w="3960"/>
            <w:gridCol w:w="2700"/>
          </w:tblGrid>
        </w:tblGridChange>
      </w:tblGrid>
      <w:tr w:rsidR="00E543A9" w:rsidRPr="004C3E86" w14:paraId="2A825736" w14:textId="77777777" w:rsidTr="00E543A9">
        <w:tc>
          <w:tcPr>
            <w:tcW w:w="2304" w:type="dxa"/>
            <w:tcBorders>
              <w:top w:val="single" w:sz="4" w:space="0" w:color="000000"/>
              <w:left w:val="single" w:sz="4" w:space="0" w:color="000000"/>
              <w:bottom w:val="single" w:sz="4" w:space="0" w:color="000000"/>
            </w:tcBorders>
            <w:shd w:val="clear" w:color="auto" w:fill="auto"/>
          </w:tcPr>
          <w:p w14:paraId="793D5451" w14:textId="77777777" w:rsidR="00E543A9" w:rsidRDefault="00E543A9" w:rsidP="00E21BFE">
            <w:pPr>
              <w:pStyle w:val="Tabletext"/>
              <w:snapToGrid w:val="0"/>
              <w:jc w:val="center"/>
              <w:rPr>
                <w:rFonts w:ascii="Arial" w:hAnsi="Arial" w:cs="Arial"/>
                <w:b/>
                <w:sz w:val="22"/>
                <w:szCs w:val="22"/>
              </w:rPr>
            </w:pPr>
            <w:r>
              <w:rPr>
                <w:rFonts w:ascii="Arial" w:hAnsi="Arial" w:cs="Arial"/>
                <w:b/>
                <w:sz w:val="22"/>
                <w:szCs w:val="22"/>
              </w:rPr>
              <w:t>Ngày</w:t>
            </w:r>
          </w:p>
        </w:tc>
        <w:tc>
          <w:tcPr>
            <w:tcW w:w="1390" w:type="dxa"/>
            <w:tcBorders>
              <w:top w:val="single" w:sz="4" w:space="0" w:color="000000"/>
              <w:left w:val="single" w:sz="4" w:space="0" w:color="000000"/>
              <w:bottom w:val="single" w:sz="4" w:space="0" w:color="000000"/>
            </w:tcBorders>
            <w:shd w:val="clear" w:color="auto" w:fill="auto"/>
          </w:tcPr>
          <w:p w14:paraId="40D8914D" w14:textId="77777777" w:rsidR="00E543A9" w:rsidRDefault="00E543A9" w:rsidP="00E21BFE">
            <w:pPr>
              <w:pStyle w:val="Tabletext"/>
              <w:snapToGrid w:val="0"/>
              <w:jc w:val="center"/>
              <w:rPr>
                <w:rFonts w:ascii="Arial" w:hAnsi="Arial" w:cs="Arial"/>
                <w:b/>
                <w:sz w:val="22"/>
                <w:szCs w:val="22"/>
              </w:rPr>
            </w:pPr>
            <w:r>
              <w:rPr>
                <w:rFonts w:ascii="Arial" w:hAnsi="Arial" w:cs="Arial"/>
                <w:b/>
                <w:sz w:val="22"/>
                <w:szCs w:val="22"/>
              </w:rPr>
              <w:t>Phiên bản</w:t>
            </w:r>
          </w:p>
        </w:tc>
        <w:tc>
          <w:tcPr>
            <w:tcW w:w="3960" w:type="dxa"/>
            <w:tcBorders>
              <w:top w:val="single" w:sz="4" w:space="0" w:color="000000"/>
              <w:left w:val="single" w:sz="4" w:space="0" w:color="000000"/>
              <w:bottom w:val="single" w:sz="4" w:space="0" w:color="000000"/>
            </w:tcBorders>
            <w:shd w:val="clear" w:color="auto" w:fill="auto"/>
          </w:tcPr>
          <w:p w14:paraId="4F4B03C6" w14:textId="77777777" w:rsidR="00E543A9" w:rsidRDefault="00E543A9" w:rsidP="00E21BFE">
            <w:pPr>
              <w:pStyle w:val="Tabletext"/>
              <w:snapToGrid w:val="0"/>
              <w:jc w:val="center"/>
              <w:rPr>
                <w:rFonts w:ascii="Arial" w:hAnsi="Arial" w:cs="Arial"/>
                <w:b/>
                <w:sz w:val="22"/>
                <w:szCs w:val="22"/>
              </w:rPr>
            </w:pPr>
            <w:r>
              <w:rPr>
                <w:rFonts w:ascii="Arial" w:hAnsi="Arial" w:cs="Arial"/>
                <w:b/>
                <w:sz w:val="22"/>
                <w:szCs w:val="22"/>
              </w:rPr>
              <w:t xml:space="preserve"> Miêu tả</w:t>
            </w:r>
          </w:p>
        </w:tc>
        <w:tc>
          <w:tcPr>
            <w:tcW w:w="2700" w:type="dxa"/>
            <w:tcBorders>
              <w:top w:val="single" w:sz="4" w:space="0" w:color="000000"/>
              <w:left w:val="single" w:sz="4" w:space="0" w:color="000000"/>
              <w:bottom w:val="single" w:sz="4" w:space="0" w:color="000000"/>
              <w:right w:val="single" w:sz="4" w:space="0" w:color="000000"/>
            </w:tcBorders>
            <w:shd w:val="clear" w:color="auto" w:fill="auto"/>
          </w:tcPr>
          <w:p w14:paraId="0BDCA3BE" w14:textId="77777777" w:rsidR="00E543A9" w:rsidRDefault="00E543A9" w:rsidP="00E21BFE">
            <w:pPr>
              <w:pStyle w:val="Tabletext"/>
              <w:snapToGrid w:val="0"/>
              <w:jc w:val="center"/>
              <w:rPr>
                <w:rFonts w:ascii="Arial" w:hAnsi="Arial" w:cs="Arial"/>
                <w:b/>
                <w:sz w:val="22"/>
                <w:szCs w:val="22"/>
              </w:rPr>
            </w:pPr>
            <w:r>
              <w:rPr>
                <w:rFonts w:ascii="Arial" w:hAnsi="Arial" w:cs="Arial"/>
                <w:b/>
                <w:sz w:val="22"/>
                <w:szCs w:val="22"/>
              </w:rPr>
              <w:t>Tác giả</w:t>
            </w:r>
          </w:p>
        </w:tc>
      </w:tr>
      <w:tr w:rsidR="00BC58CC" w:rsidRPr="004C3E86" w14:paraId="38A135ED" w14:textId="77777777" w:rsidTr="00E543A9">
        <w:trPr>
          <w:trHeight w:val="840"/>
        </w:trPr>
        <w:tc>
          <w:tcPr>
            <w:tcW w:w="2304" w:type="dxa"/>
            <w:tcBorders>
              <w:top w:val="single" w:sz="4" w:space="0" w:color="000000"/>
              <w:left w:val="single" w:sz="4" w:space="0" w:color="000000"/>
            </w:tcBorders>
            <w:shd w:val="clear" w:color="auto" w:fill="auto"/>
            <w:vAlign w:val="center"/>
          </w:tcPr>
          <w:p w14:paraId="65588C61" w14:textId="77777777" w:rsidR="00BC58CC" w:rsidRPr="004C3E86" w:rsidRDefault="00301F3F" w:rsidP="00B86E84">
            <w:pPr>
              <w:pStyle w:val="Tabletext"/>
              <w:snapToGrid w:val="0"/>
              <w:spacing w:after="0" w:line="276" w:lineRule="auto"/>
              <w:jc w:val="center"/>
              <w:rPr>
                <w:rFonts w:ascii="Arial" w:hAnsi="Arial" w:cs="Arial"/>
                <w:sz w:val="22"/>
                <w:szCs w:val="22"/>
              </w:rPr>
            </w:pPr>
            <w:r>
              <w:rPr>
                <w:rFonts w:ascii="Arial" w:hAnsi="Arial" w:cs="Arial"/>
                <w:sz w:val="22"/>
                <w:szCs w:val="22"/>
              </w:rPr>
              <w:t>17/04/2010</w:t>
            </w:r>
          </w:p>
        </w:tc>
        <w:tc>
          <w:tcPr>
            <w:tcW w:w="1390" w:type="dxa"/>
            <w:tcBorders>
              <w:top w:val="single" w:sz="4" w:space="0" w:color="000000"/>
              <w:left w:val="single" w:sz="4" w:space="0" w:color="000000"/>
              <w:bottom w:val="single" w:sz="4" w:space="0" w:color="000000"/>
            </w:tcBorders>
            <w:shd w:val="clear" w:color="auto" w:fill="auto"/>
            <w:vAlign w:val="center"/>
          </w:tcPr>
          <w:p w14:paraId="110E564F" w14:textId="77777777" w:rsidR="00BC58CC" w:rsidRPr="004C3E86" w:rsidRDefault="00301F3F" w:rsidP="00B86E84">
            <w:pPr>
              <w:pStyle w:val="Tabletext"/>
              <w:snapToGrid w:val="0"/>
              <w:spacing w:line="276" w:lineRule="auto"/>
              <w:jc w:val="center"/>
              <w:rPr>
                <w:rFonts w:ascii="Arial" w:hAnsi="Arial" w:cs="Arial"/>
                <w:sz w:val="22"/>
                <w:szCs w:val="22"/>
              </w:rPr>
            </w:pPr>
            <w:r>
              <w:rPr>
                <w:rFonts w:ascii="Arial" w:hAnsi="Arial" w:cs="Arial"/>
                <w:sz w:val="22"/>
                <w:szCs w:val="22"/>
              </w:rPr>
              <w:t>0.1</w:t>
            </w:r>
          </w:p>
        </w:tc>
        <w:tc>
          <w:tcPr>
            <w:tcW w:w="3960" w:type="dxa"/>
            <w:tcBorders>
              <w:top w:val="single" w:sz="4" w:space="0" w:color="000000"/>
              <w:left w:val="single" w:sz="4" w:space="0" w:color="000000"/>
            </w:tcBorders>
            <w:shd w:val="clear" w:color="auto" w:fill="auto"/>
            <w:vAlign w:val="center"/>
          </w:tcPr>
          <w:p w14:paraId="6E11CBD8" w14:textId="77777777" w:rsidR="00BC58CC" w:rsidRPr="004C3E86" w:rsidRDefault="00301F3F" w:rsidP="00B86E84">
            <w:pPr>
              <w:pStyle w:val="Tabletext"/>
              <w:snapToGrid w:val="0"/>
              <w:spacing w:line="276" w:lineRule="auto"/>
              <w:jc w:val="both"/>
              <w:rPr>
                <w:rFonts w:ascii="Arial" w:hAnsi="Arial" w:cs="Arial"/>
                <w:sz w:val="22"/>
                <w:szCs w:val="22"/>
              </w:rPr>
            </w:pPr>
            <w:r>
              <w:rPr>
                <w:rFonts w:ascii="Arial" w:hAnsi="Arial" w:cs="Arial"/>
                <w:sz w:val="22"/>
                <w:szCs w:val="22"/>
              </w:rPr>
              <w:t>Xây dựng cơ bản về Spec</w:t>
            </w:r>
          </w:p>
        </w:tc>
        <w:tc>
          <w:tcPr>
            <w:tcW w:w="2700" w:type="dxa"/>
            <w:tcBorders>
              <w:top w:val="single" w:sz="4" w:space="0" w:color="000000"/>
              <w:left w:val="single" w:sz="4" w:space="0" w:color="000000"/>
              <w:right w:val="single" w:sz="4" w:space="0" w:color="000000"/>
            </w:tcBorders>
            <w:shd w:val="clear" w:color="auto" w:fill="auto"/>
            <w:vAlign w:val="center"/>
          </w:tcPr>
          <w:p w14:paraId="3BC611AF" w14:textId="77777777" w:rsidR="00BC58CC" w:rsidRPr="004C3E86" w:rsidRDefault="00301F3F" w:rsidP="00B86E84">
            <w:pPr>
              <w:pStyle w:val="Tabletext"/>
              <w:snapToGrid w:val="0"/>
              <w:spacing w:line="276" w:lineRule="auto"/>
              <w:jc w:val="center"/>
              <w:rPr>
                <w:rFonts w:ascii="Arial" w:hAnsi="Arial" w:cs="Arial"/>
                <w:sz w:val="22"/>
                <w:szCs w:val="22"/>
              </w:rPr>
            </w:pPr>
            <w:r>
              <w:rPr>
                <w:rFonts w:ascii="Arial" w:hAnsi="Arial" w:cs="Arial"/>
                <w:sz w:val="22"/>
                <w:szCs w:val="22"/>
              </w:rPr>
              <w:t>Võ Thành Phúc</w:t>
            </w:r>
          </w:p>
        </w:tc>
      </w:tr>
      <w:tr w:rsidR="00BC58CC" w:rsidRPr="004C3E86" w14:paraId="5011D83C" w14:textId="77777777" w:rsidTr="00E543A9">
        <w:trPr>
          <w:trHeight w:val="730"/>
        </w:trPr>
        <w:tc>
          <w:tcPr>
            <w:tcW w:w="2304" w:type="dxa"/>
            <w:tcBorders>
              <w:top w:val="single" w:sz="4" w:space="0" w:color="000000"/>
              <w:left w:val="single" w:sz="4" w:space="0" w:color="000000"/>
              <w:bottom w:val="single" w:sz="4" w:space="0" w:color="000000"/>
            </w:tcBorders>
            <w:shd w:val="clear" w:color="auto" w:fill="auto"/>
            <w:vAlign w:val="center"/>
          </w:tcPr>
          <w:p w14:paraId="1B9E864A" w14:textId="77777777" w:rsidR="00BC58CC" w:rsidRPr="004C3E86" w:rsidRDefault="00CE53FF" w:rsidP="00B86E84">
            <w:pPr>
              <w:pStyle w:val="Tabletext"/>
              <w:snapToGrid w:val="0"/>
              <w:spacing w:line="276" w:lineRule="auto"/>
              <w:jc w:val="center"/>
              <w:rPr>
                <w:rFonts w:ascii="Arial" w:hAnsi="Arial" w:cs="Arial"/>
                <w:sz w:val="22"/>
                <w:szCs w:val="22"/>
              </w:rPr>
            </w:pPr>
            <w:r>
              <w:rPr>
                <w:rFonts w:ascii="Arial" w:hAnsi="Arial" w:cs="Arial"/>
                <w:sz w:val="22"/>
                <w:szCs w:val="22"/>
              </w:rPr>
              <w:t>18/4/2010</w:t>
            </w:r>
          </w:p>
        </w:tc>
        <w:tc>
          <w:tcPr>
            <w:tcW w:w="1390" w:type="dxa"/>
            <w:tcBorders>
              <w:top w:val="single" w:sz="4" w:space="0" w:color="000000"/>
              <w:left w:val="single" w:sz="4" w:space="0" w:color="000000"/>
              <w:bottom w:val="single" w:sz="4" w:space="0" w:color="000000"/>
            </w:tcBorders>
            <w:shd w:val="clear" w:color="auto" w:fill="auto"/>
            <w:vAlign w:val="center"/>
          </w:tcPr>
          <w:p w14:paraId="2B927969" w14:textId="77777777" w:rsidR="00BC58CC" w:rsidRPr="004C3E86" w:rsidRDefault="00CE53FF" w:rsidP="00B86E84">
            <w:pPr>
              <w:pStyle w:val="Tabletext"/>
              <w:snapToGrid w:val="0"/>
              <w:spacing w:line="276" w:lineRule="auto"/>
              <w:jc w:val="center"/>
              <w:rPr>
                <w:rFonts w:ascii="Arial" w:hAnsi="Arial" w:cs="Arial"/>
                <w:sz w:val="22"/>
                <w:szCs w:val="22"/>
              </w:rPr>
            </w:pPr>
            <w:r>
              <w:rPr>
                <w:rFonts w:ascii="Arial" w:hAnsi="Arial" w:cs="Arial"/>
                <w:sz w:val="22"/>
                <w:szCs w:val="22"/>
              </w:rPr>
              <w:t>0.2</w:t>
            </w:r>
          </w:p>
        </w:tc>
        <w:tc>
          <w:tcPr>
            <w:tcW w:w="3960" w:type="dxa"/>
            <w:tcBorders>
              <w:top w:val="single" w:sz="4" w:space="0" w:color="000000"/>
              <w:left w:val="single" w:sz="4" w:space="0" w:color="000000"/>
              <w:bottom w:val="single" w:sz="4" w:space="0" w:color="000000"/>
            </w:tcBorders>
            <w:shd w:val="clear" w:color="auto" w:fill="auto"/>
            <w:vAlign w:val="center"/>
          </w:tcPr>
          <w:p w14:paraId="2D487149" w14:textId="77777777" w:rsidR="00BC58CC" w:rsidRPr="004C3E86" w:rsidRDefault="00CE53FF" w:rsidP="00B86E84">
            <w:pPr>
              <w:pStyle w:val="Tabletext"/>
              <w:snapToGrid w:val="0"/>
              <w:spacing w:line="276" w:lineRule="auto"/>
              <w:jc w:val="both"/>
              <w:rPr>
                <w:rFonts w:ascii="Arial" w:hAnsi="Arial" w:cs="Arial"/>
                <w:sz w:val="22"/>
                <w:szCs w:val="22"/>
              </w:rPr>
            </w:pPr>
            <w:r>
              <w:rPr>
                <w:rFonts w:ascii="Arial" w:hAnsi="Arial" w:cs="Arial"/>
                <w:sz w:val="22"/>
                <w:szCs w:val="22"/>
              </w:rPr>
              <w:t>Bổ sung phần feature, gồm mô tả chi tiết các feature cơ bàn, phần feature mở rộng và yêu cầu phi chức năng chưa thiết kế</w:t>
            </w:r>
          </w:p>
        </w:tc>
        <w:tc>
          <w:tcPr>
            <w:tcW w:w="2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2EC394" w14:textId="77777777" w:rsidR="00BC58CC" w:rsidRPr="004C3E86" w:rsidRDefault="00CE53FF" w:rsidP="00B86E84">
            <w:pPr>
              <w:pStyle w:val="Tabletext"/>
              <w:snapToGrid w:val="0"/>
              <w:spacing w:line="276" w:lineRule="auto"/>
              <w:jc w:val="center"/>
              <w:rPr>
                <w:rFonts w:ascii="Arial" w:hAnsi="Arial" w:cs="Arial"/>
                <w:sz w:val="22"/>
                <w:szCs w:val="22"/>
              </w:rPr>
            </w:pPr>
            <w:r>
              <w:rPr>
                <w:rFonts w:ascii="Arial" w:hAnsi="Arial" w:cs="Arial"/>
                <w:sz w:val="22"/>
                <w:szCs w:val="22"/>
              </w:rPr>
              <w:t>Trương Ngọc Tuấn</w:t>
            </w:r>
          </w:p>
        </w:tc>
      </w:tr>
      <w:tr w:rsidR="008F6B0F" w:rsidRPr="004C3E86" w14:paraId="3BC6A775" w14:textId="77777777" w:rsidTr="00E543A9">
        <w:trPr>
          <w:trHeight w:val="730"/>
        </w:trPr>
        <w:tc>
          <w:tcPr>
            <w:tcW w:w="2304" w:type="dxa"/>
            <w:tcBorders>
              <w:top w:val="single" w:sz="4" w:space="0" w:color="000000"/>
              <w:left w:val="single" w:sz="4" w:space="0" w:color="000000"/>
              <w:bottom w:val="single" w:sz="4" w:space="0" w:color="000000"/>
            </w:tcBorders>
            <w:shd w:val="clear" w:color="auto" w:fill="auto"/>
            <w:vAlign w:val="center"/>
          </w:tcPr>
          <w:p w14:paraId="57A15CF9" w14:textId="77777777" w:rsidR="008F6B0F" w:rsidRPr="004C3E86" w:rsidRDefault="007F3C5D" w:rsidP="00B86E84">
            <w:pPr>
              <w:pStyle w:val="Tabletext"/>
              <w:snapToGrid w:val="0"/>
              <w:spacing w:line="276" w:lineRule="auto"/>
              <w:jc w:val="center"/>
              <w:rPr>
                <w:rFonts w:ascii="Arial" w:hAnsi="Arial" w:cs="Arial"/>
                <w:sz w:val="22"/>
                <w:szCs w:val="22"/>
              </w:rPr>
            </w:pPr>
            <w:r>
              <w:rPr>
                <w:rFonts w:ascii="Arial" w:hAnsi="Arial" w:cs="Arial"/>
                <w:sz w:val="22"/>
                <w:szCs w:val="22"/>
              </w:rPr>
              <w:t>20/04/2010</w:t>
            </w:r>
          </w:p>
        </w:tc>
        <w:tc>
          <w:tcPr>
            <w:tcW w:w="1390" w:type="dxa"/>
            <w:tcBorders>
              <w:top w:val="single" w:sz="4" w:space="0" w:color="000000"/>
              <w:left w:val="single" w:sz="4" w:space="0" w:color="000000"/>
              <w:bottom w:val="single" w:sz="4" w:space="0" w:color="000000"/>
            </w:tcBorders>
            <w:shd w:val="clear" w:color="auto" w:fill="auto"/>
            <w:vAlign w:val="center"/>
          </w:tcPr>
          <w:p w14:paraId="64789ADD" w14:textId="77777777" w:rsidR="008F6B0F" w:rsidRPr="004C3E86" w:rsidRDefault="007F3C5D" w:rsidP="00B86E84">
            <w:pPr>
              <w:pStyle w:val="Tabletext"/>
              <w:snapToGrid w:val="0"/>
              <w:spacing w:line="276" w:lineRule="auto"/>
              <w:jc w:val="center"/>
              <w:rPr>
                <w:rFonts w:ascii="Arial" w:hAnsi="Arial" w:cs="Arial"/>
                <w:sz w:val="22"/>
                <w:szCs w:val="22"/>
              </w:rPr>
            </w:pPr>
            <w:r>
              <w:rPr>
                <w:rFonts w:ascii="Arial" w:hAnsi="Arial" w:cs="Arial"/>
                <w:sz w:val="22"/>
                <w:szCs w:val="22"/>
              </w:rPr>
              <w:t>0.3</w:t>
            </w:r>
          </w:p>
        </w:tc>
        <w:tc>
          <w:tcPr>
            <w:tcW w:w="3960" w:type="dxa"/>
            <w:tcBorders>
              <w:top w:val="single" w:sz="4" w:space="0" w:color="000000"/>
              <w:left w:val="single" w:sz="4" w:space="0" w:color="000000"/>
              <w:bottom w:val="single" w:sz="4" w:space="0" w:color="000000"/>
            </w:tcBorders>
            <w:shd w:val="clear" w:color="auto" w:fill="auto"/>
            <w:vAlign w:val="center"/>
          </w:tcPr>
          <w:p w14:paraId="01DA0B65" w14:textId="77777777" w:rsidR="008F6B0F" w:rsidRPr="004C3E86" w:rsidRDefault="007F3C5D" w:rsidP="00B86E84">
            <w:pPr>
              <w:pStyle w:val="Tabletext"/>
              <w:snapToGrid w:val="0"/>
              <w:spacing w:line="276" w:lineRule="auto"/>
              <w:jc w:val="both"/>
              <w:rPr>
                <w:rFonts w:ascii="Arial" w:hAnsi="Arial" w:cs="Arial"/>
                <w:sz w:val="22"/>
                <w:szCs w:val="22"/>
              </w:rPr>
            </w:pPr>
            <w:r>
              <w:rPr>
                <w:rFonts w:ascii="Arial" w:hAnsi="Arial" w:cs="Arial"/>
                <w:sz w:val="22"/>
                <w:szCs w:val="22"/>
              </w:rPr>
              <w:t>Thêm chi tiết stackholder, chỉnh sửa thêm thông tin</w:t>
            </w:r>
          </w:p>
        </w:tc>
        <w:tc>
          <w:tcPr>
            <w:tcW w:w="2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F3E5E1" w14:textId="77777777" w:rsidR="008F6B0F" w:rsidRPr="004C3E86" w:rsidRDefault="007F3C5D" w:rsidP="00B86E84">
            <w:pPr>
              <w:pStyle w:val="Tabletext"/>
              <w:snapToGrid w:val="0"/>
              <w:spacing w:line="276" w:lineRule="auto"/>
              <w:jc w:val="center"/>
              <w:rPr>
                <w:rFonts w:ascii="Arial" w:hAnsi="Arial" w:cs="Arial"/>
                <w:sz w:val="22"/>
                <w:szCs w:val="22"/>
              </w:rPr>
            </w:pPr>
            <w:r>
              <w:rPr>
                <w:rFonts w:ascii="Arial" w:hAnsi="Arial" w:cs="Arial"/>
                <w:sz w:val="22"/>
                <w:szCs w:val="22"/>
              </w:rPr>
              <w:t>Võ Thành Phúc, Trương Nguyễn Thành Long</w:t>
            </w:r>
          </w:p>
        </w:tc>
      </w:tr>
      <w:tr w:rsidR="00A016C2" w:rsidRPr="004C3E86" w14:paraId="1222722C" w14:textId="77777777" w:rsidTr="00F92B8B">
        <w:tblPrEx>
          <w:tblW w:w="0" w:type="auto"/>
          <w:tblInd w:w="-12" w:type="dxa"/>
          <w:tblLayout w:type="fixed"/>
          <w:tblLook w:val="0000" w:firstRow="0" w:lastRow="0" w:firstColumn="0" w:lastColumn="0" w:noHBand="0" w:noVBand="0"/>
          <w:tblPrExChange w:id="2" w:author="TNT" w:date="2010-05-18T21:30:00Z">
            <w:tblPrEx>
              <w:tblW w:w="0" w:type="auto"/>
              <w:tblInd w:w="-12" w:type="dxa"/>
              <w:tblLayout w:type="fixed"/>
              <w:tblLook w:val="0000" w:firstRow="0" w:lastRow="0" w:firstColumn="0" w:lastColumn="0" w:noHBand="0" w:noVBand="0"/>
            </w:tblPrEx>
          </w:tblPrExChange>
        </w:tblPrEx>
        <w:trPr>
          <w:trHeight w:val="730"/>
          <w:trPrChange w:id="3" w:author="TNT" w:date="2010-05-18T21:30:00Z">
            <w:trPr>
              <w:trHeight w:val="730"/>
            </w:trPr>
          </w:trPrChange>
        </w:trPr>
        <w:tc>
          <w:tcPr>
            <w:tcW w:w="2304" w:type="dxa"/>
            <w:tcBorders>
              <w:top w:val="single" w:sz="4" w:space="0" w:color="000000"/>
              <w:left w:val="single" w:sz="4" w:space="0" w:color="000000"/>
              <w:bottom w:val="single" w:sz="4" w:space="0" w:color="000000"/>
            </w:tcBorders>
            <w:shd w:val="clear" w:color="auto" w:fill="auto"/>
            <w:vAlign w:val="center"/>
            <w:tcPrChange w:id="4" w:author="TNT" w:date="2010-05-18T21:30:00Z">
              <w:tcPr>
                <w:tcW w:w="2304" w:type="dxa"/>
                <w:tcBorders>
                  <w:top w:val="single" w:sz="4" w:space="0" w:color="000000"/>
                  <w:left w:val="single" w:sz="4" w:space="0" w:color="000000"/>
                  <w:bottom w:val="single" w:sz="4" w:space="0" w:color="auto"/>
                </w:tcBorders>
                <w:shd w:val="clear" w:color="auto" w:fill="auto"/>
                <w:vAlign w:val="center"/>
              </w:tcPr>
            </w:tcPrChange>
          </w:tcPr>
          <w:p w14:paraId="4F12FF41" w14:textId="77777777" w:rsidR="00A016C2" w:rsidRPr="004C3E86" w:rsidRDefault="00B86E84" w:rsidP="00B86E84">
            <w:pPr>
              <w:pStyle w:val="Tabletext"/>
              <w:snapToGrid w:val="0"/>
              <w:spacing w:line="276" w:lineRule="auto"/>
              <w:jc w:val="center"/>
              <w:rPr>
                <w:rFonts w:ascii="Arial" w:hAnsi="Arial" w:cs="Arial"/>
                <w:sz w:val="22"/>
                <w:szCs w:val="22"/>
              </w:rPr>
            </w:pPr>
            <w:r>
              <w:rPr>
                <w:rFonts w:ascii="Arial" w:hAnsi="Arial" w:cs="Arial"/>
                <w:sz w:val="22"/>
                <w:szCs w:val="22"/>
              </w:rPr>
              <w:t>20/04/2010</w:t>
            </w:r>
          </w:p>
        </w:tc>
        <w:tc>
          <w:tcPr>
            <w:tcW w:w="1390" w:type="dxa"/>
            <w:tcBorders>
              <w:top w:val="single" w:sz="4" w:space="0" w:color="000000"/>
              <w:left w:val="single" w:sz="4" w:space="0" w:color="000000"/>
              <w:bottom w:val="single" w:sz="4" w:space="0" w:color="000000"/>
            </w:tcBorders>
            <w:shd w:val="clear" w:color="auto" w:fill="auto"/>
            <w:vAlign w:val="center"/>
            <w:tcPrChange w:id="5" w:author="TNT" w:date="2010-05-18T21:30:00Z">
              <w:tcPr>
                <w:tcW w:w="1390" w:type="dxa"/>
                <w:tcBorders>
                  <w:top w:val="single" w:sz="4" w:space="0" w:color="000000"/>
                  <w:left w:val="single" w:sz="4" w:space="0" w:color="000000"/>
                  <w:bottom w:val="single" w:sz="4" w:space="0" w:color="auto"/>
                </w:tcBorders>
                <w:shd w:val="clear" w:color="auto" w:fill="auto"/>
                <w:vAlign w:val="center"/>
              </w:tcPr>
            </w:tcPrChange>
          </w:tcPr>
          <w:p w14:paraId="26D752F5" w14:textId="77777777" w:rsidR="00A016C2" w:rsidRPr="004C3E86" w:rsidRDefault="00F3696C" w:rsidP="00B86E84">
            <w:pPr>
              <w:pStyle w:val="Tabletext"/>
              <w:snapToGrid w:val="0"/>
              <w:spacing w:line="276" w:lineRule="auto"/>
              <w:jc w:val="center"/>
              <w:rPr>
                <w:rFonts w:ascii="Arial" w:hAnsi="Arial" w:cs="Arial"/>
                <w:sz w:val="22"/>
                <w:szCs w:val="22"/>
              </w:rPr>
            </w:pPr>
            <w:r>
              <w:rPr>
                <w:rFonts w:ascii="Arial" w:hAnsi="Arial" w:cs="Arial"/>
                <w:sz w:val="22"/>
                <w:szCs w:val="22"/>
              </w:rPr>
              <w:t>1.0</w:t>
            </w:r>
          </w:p>
        </w:tc>
        <w:tc>
          <w:tcPr>
            <w:tcW w:w="3960" w:type="dxa"/>
            <w:tcBorders>
              <w:top w:val="single" w:sz="4" w:space="0" w:color="000000"/>
              <w:left w:val="single" w:sz="4" w:space="0" w:color="000000"/>
              <w:bottom w:val="single" w:sz="4" w:space="0" w:color="000000"/>
            </w:tcBorders>
            <w:shd w:val="clear" w:color="auto" w:fill="auto"/>
            <w:vAlign w:val="center"/>
            <w:tcPrChange w:id="6" w:author="TNT" w:date="2010-05-18T21:30:00Z">
              <w:tcPr>
                <w:tcW w:w="3960" w:type="dxa"/>
                <w:tcBorders>
                  <w:top w:val="single" w:sz="4" w:space="0" w:color="000000"/>
                  <w:left w:val="single" w:sz="4" w:space="0" w:color="000000"/>
                  <w:bottom w:val="single" w:sz="4" w:space="0" w:color="auto"/>
                </w:tcBorders>
                <w:shd w:val="clear" w:color="auto" w:fill="auto"/>
                <w:vAlign w:val="center"/>
              </w:tcPr>
            </w:tcPrChange>
          </w:tcPr>
          <w:p w14:paraId="2D963B86" w14:textId="77777777" w:rsidR="00A016C2" w:rsidRPr="004C3E86" w:rsidRDefault="00B86E84" w:rsidP="00B86E84">
            <w:pPr>
              <w:pStyle w:val="Tabletext"/>
              <w:snapToGrid w:val="0"/>
              <w:spacing w:line="276" w:lineRule="auto"/>
              <w:jc w:val="both"/>
              <w:rPr>
                <w:rFonts w:ascii="Arial" w:hAnsi="Arial" w:cs="Arial"/>
                <w:sz w:val="22"/>
                <w:szCs w:val="22"/>
              </w:rPr>
            </w:pPr>
            <w:r>
              <w:rPr>
                <w:rFonts w:ascii="Arial" w:hAnsi="Arial" w:cs="Arial"/>
                <w:sz w:val="22"/>
                <w:szCs w:val="22"/>
              </w:rPr>
              <w:t>Hoàn tất phần Use Case</w:t>
            </w:r>
          </w:p>
        </w:tc>
        <w:tc>
          <w:tcPr>
            <w:tcW w:w="2700" w:type="dxa"/>
            <w:tcBorders>
              <w:top w:val="single" w:sz="4" w:space="0" w:color="000000"/>
              <w:left w:val="single" w:sz="4" w:space="0" w:color="000000"/>
              <w:bottom w:val="single" w:sz="4" w:space="0" w:color="000000"/>
              <w:right w:val="single" w:sz="4" w:space="0" w:color="000000"/>
            </w:tcBorders>
            <w:shd w:val="clear" w:color="auto" w:fill="auto"/>
            <w:vAlign w:val="center"/>
            <w:tcPrChange w:id="7" w:author="TNT" w:date="2010-05-18T21:30:00Z">
              <w:tcPr>
                <w:tcW w:w="2700" w:type="dxa"/>
                <w:tcBorders>
                  <w:top w:val="single" w:sz="4" w:space="0" w:color="000000"/>
                  <w:left w:val="single" w:sz="4" w:space="0" w:color="000000"/>
                  <w:bottom w:val="single" w:sz="4" w:space="0" w:color="auto"/>
                  <w:right w:val="single" w:sz="4" w:space="0" w:color="000000"/>
                </w:tcBorders>
                <w:shd w:val="clear" w:color="auto" w:fill="auto"/>
                <w:vAlign w:val="center"/>
              </w:tcPr>
            </w:tcPrChange>
          </w:tcPr>
          <w:p w14:paraId="77765832" w14:textId="77777777" w:rsidR="00A016C2" w:rsidRPr="004C3E86" w:rsidRDefault="00B86E84" w:rsidP="00B86E84">
            <w:pPr>
              <w:pStyle w:val="Tabletext"/>
              <w:snapToGrid w:val="0"/>
              <w:spacing w:line="276" w:lineRule="auto"/>
              <w:jc w:val="center"/>
              <w:rPr>
                <w:rFonts w:ascii="Arial" w:hAnsi="Arial" w:cs="Arial"/>
                <w:sz w:val="22"/>
                <w:szCs w:val="22"/>
              </w:rPr>
            </w:pPr>
            <w:r>
              <w:rPr>
                <w:rFonts w:ascii="Arial" w:hAnsi="Arial" w:cs="Arial"/>
                <w:sz w:val="22"/>
                <w:szCs w:val="22"/>
              </w:rPr>
              <w:t>Nguyễn Hoàng Minh</w:t>
            </w:r>
          </w:p>
        </w:tc>
      </w:tr>
      <w:tr w:rsidR="00F92B8B" w:rsidRPr="004C3E86" w14:paraId="7856C6A2" w14:textId="77777777" w:rsidTr="00E543A9">
        <w:trPr>
          <w:trHeight w:val="730"/>
          <w:ins w:id="8" w:author="TNT" w:date="2010-05-18T21:30:00Z"/>
        </w:trPr>
        <w:tc>
          <w:tcPr>
            <w:tcW w:w="2304" w:type="dxa"/>
            <w:tcBorders>
              <w:top w:val="single" w:sz="4" w:space="0" w:color="000000"/>
              <w:left w:val="single" w:sz="4" w:space="0" w:color="000000"/>
              <w:bottom w:val="single" w:sz="4" w:space="0" w:color="auto"/>
            </w:tcBorders>
            <w:shd w:val="clear" w:color="auto" w:fill="auto"/>
            <w:vAlign w:val="center"/>
          </w:tcPr>
          <w:p w14:paraId="4E82CD23" w14:textId="77777777" w:rsidR="00F92B8B" w:rsidRDefault="00F92B8B" w:rsidP="00B86E84">
            <w:pPr>
              <w:pStyle w:val="Tabletext"/>
              <w:snapToGrid w:val="0"/>
              <w:spacing w:line="276" w:lineRule="auto"/>
              <w:jc w:val="center"/>
              <w:rPr>
                <w:ins w:id="9" w:author="TNT" w:date="2010-05-18T21:30:00Z"/>
                <w:rFonts w:ascii="Arial" w:hAnsi="Arial" w:cs="Arial"/>
                <w:sz w:val="22"/>
                <w:szCs w:val="22"/>
              </w:rPr>
            </w:pPr>
            <w:ins w:id="10" w:author="TNT" w:date="2010-05-18T21:30:00Z">
              <w:r>
                <w:rPr>
                  <w:rFonts w:ascii="Arial" w:hAnsi="Arial" w:cs="Arial"/>
                  <w:sz w:val="22"/>
                  <w:szCs w:val="22"/>
                </w:rPr>
                <w:t>18/5/2010</w:t>
              </w:r>
            </w:ins>
          </w:p>
        </w:tc>
        <w:tc>
          <w:tcPr>
            <w:tcW w:w="1390" w:type="dxa"/>
            <w:tcBorders>
              <w:top w:val="single" w:sz="4" w:space="0" w:color="000000"/>
              <w:left w:val="single" w:sz="4" w:space="0" w:color="000000"/>
              <w:bottom w:val="single" w:sz="4" w:space="0" w:color="auto"/>
            </w:tcBorders>
            <w:shd w:val="clear" w:color="auto" w:fill="auto"/>
            <w:vAlign w:val="center"/>
          </w:tcPr>
          <w:p w14:paraId="0B0498AD" w14:textId="77777777" w:rsidR="00F92B8B" w:rsidRDefault="00F92B8B" w:rsidP="00B86E84">
            <w:pPr>
              <w:pStyle w:val="Tabletext"/>
              <w:snapToGrid w:val="0"/>
              <w:spacing w:line="276" w:lineRule="auto"/>
              <w:jc w:val="center"/>
              <w:rPr>
                <w:ins w:id="11" w:author="TNT" w:date="2010-05-18T21:30:00Z"/>
                <w:rFonts w:ascii="Arial" w:hAnsi="Arial" w:cs="Arial"/>
                <w:sz w:val="22"/>
                <w:szCs w:val="22"/>
              </w:rPr>
            </w:pPr>
            <w:ins w:id="12" w:author="TNT" w:date="2010-05-18T21:30:00Z">
              <w:r>
                <w:rPr>
                  <w:rFonts w:ascii="Arial" w:hAnsi="Arial" w:cs="Arial"/>
                  <w:sz w:val="22"/>
                  <w:szCs w:val="22"/>
                </w:rPr>
                <w:t>1.</w:t>
              </w:r>
            </w:ins>
            <w:ins w:id="13" w:author="TNT" w:date="2010-05-18T21:31:00Z">
              <w:r>
                <w:rPr>
                  <w:rFonts w:ascii="Arial" w:hAnsi="Arial" w:cs="Arial"/>
                  <w:sz w:val="22"/>
                  <w:szCs w:val="22"/>
                </w:rPr>
                <w:t>1.0</w:t>
              </w:r>
            </w:ins>
          </w:p>
        </w:tc>
        <w:tc>
          <w:tcPr>
            <w:tcW w:w="3960" w:type="dxa"/>
            <w:tcBorders>
              <w:top w:val="single" w:sz="4" w:space="0" w:color="000000"/>
              <w:left w:val="single" w:sz="4" w:space="0" w:color="000000"/>
              <w:bottom w:val="single" w:sz="4" w:space="0" w:color="auto"/>
            </w:tcBorders>
            <w:shd w:val="clear" w:color="auto" w:fill="auto"/>
            <w:vAlign w:val="center"/>
          </w:tcPr>
          <w:p w14:paraId="4A61D9F9" w14:textId="77777777" w:rsidR="00F92B8B" w:rsidRDefault="00F92B8B" w:rsidP="00B86E84">
            <w:pPr>
              <w:pStyle w:val="Tabletext"/>
              <w:snapToGrid w:val="0"/>
              <w:spacing w:line="276" w:lineRule="auto"/>
              <w:jc w:val="both"/>
              <w:rPr>
                <w:ins w:id="14" w:author="TNT" w:date="2010-05-18T21:30:00Z"/>
                <w:rFonts w:ascii="Arial" w:hAnsi="Arial" w:cs="Arial"/>
                <w:sz w:val="22"/>
                <w:szCs w:val="22"/>
              </w:rPr>
            </w:pPr>
            <w:ins w:id="15" w:author="TNT" w:date="2010-05-18T21:31:00Z">
              <w:r>
                <w:rPr>
                  <w:rFonts w:ascii="Arial" w:hAnsi="Arial" w:cs="Arial"/>
                  <w:sz w:val="22"/>
                  <w:szCs w:val="22"/>
                </w:rPr>
                <w:t>Chỉnh sửa 1 số chức năng không phù hợp với nội dung bài học lớp 8</w:t>
              </w:r>
            </w:ins>
          </w:p>
        </w:tc>
        <w:tc>
          <w:tcPr>
            <w:tcW w:w="2700" w:type="dxa"/>
            <w:tcBorders>
              <w:top w:val="single" w:sz="4" w:space="0" w:color="000000"/>
              <w:left w:val="single" w:sz="4" w:space="0" w:color="000000"/>
              <w:bottom w:val="single" w:sz="4" w:space="0" w:color="auto"/>
              <w:right w:val="single" w:sz="4" w:space="0" w:color="000000"/>
            </w:tcBorders>
            <w:shd w:val="clear" w:color="auto" w:fill="auto"/>
            <w:vAlign w:val="center"/>
          </w:tcPr>
          <w:p w14:paraId="26F3F6FB" w14:textId="77777777" w:rsidR="00F92B8B" w:rsidRDefault="00F92B8B" w:rsidP="00B86E84">
            <w:pPr>
              <w:pStyle w:val="Tabletext"/>
              <w:snapToGrid w:val="0"/>
              <w:spacing w:line="276" w:lineRule="auto"/>
              <w:jc w:val="center"/>
              <w:rPr>
                <w:ins w:id="16" w:author="TNT" w:date="2010-05-18T21:30:00Z"/>
                <w:rFonts w:ascii="Arial" w:hAnsi="Arial" w:cs="Arial"/>
                <w:sz w:val="22"/>
                <w:szCs w:val="22"/>
              </w:rPr>
            </w:pPr>
            <w:ins w:id="17" w:author="TNT" w:date="2010-05-18T21:31:00Z">
              <w:r>
                <w:rPr>
                  <w:rFonts w:ascii="Arial" w:hAnsi="Arial" w:cs="Arial"/>
                  <w:sz w:val="22"/>
                  <w:szCs w:val="22"/>
                </w:rPr>
                <w:t>Trương Ngọc Tuấn</w:t>
              </w:r>
            </w:ins>
          </w:p>
        </w:tc>
      </w:tr>
    </w:tbl>
    <w:p w14:paraId="340F31AF" w14:textId="77777777" w:rsidR="006A310F" w:rsidRDefault="006A310F" w:rsidP="006A310F">
      <w:pPr>
        <w:pStyle w:val="Header"/>
        <w:pBdr>
          <w:bottom w:val="none" w:sz="0" w:space="0" w:color="auto"/>
        </w:pBdr>
        <w:spacing w:after="0"/>
        <w:rPr>
          <w:sz w:val="16"/>
        </w:rPr>
      </w:pPr>
    </w:p>
    <w:p w14:paraId="45F1D194" w14:textId="77777777" w:rsidR="006A310F" w:rsidRDefault="006A310F" w:rsidP="006A310F">
      <w:pPr>
        <w:pStyle w:val="BlockText"/>
        <w:jc w:val="right"/>
        <w:rPr>
          <w:noProof/>
          <w:sz w:val="20"/>
        </w:rPr>
      </w:pPr>
    </w:p>
    <w:p w14:paraId="6901EDC9" w14:textId="77777777" w:rsidR="00EA376E" w:rsidRDefault="00EA376E">
      <w:pPr>
        <w:spacing w:after="200" w:line="276" w:lineRule="auto"/>
        <w:ind w:left="720"/>
        <w:rPr>
          <w:noProof/>
          <w:sz w:val="20"/>
        </w:rPr>
      </w:pPr>
      <w:r>
        <w:rPr>
          <w:noProof/>
          <w:sz w:val="20"/>
        </w:rPr>
        <w:br w:type="page"/>
      </w:r>
    </w:p>
    <w:sdt>
      <w:sdtPr>
        <w:rPr>
          <w:rFonts w:ascii="Arial" w:eastAsia="Times New Roman" w:hAnsi="Arial" w:cs="Times New Roman"/>
          <w:b w:val="0"/>
          <w:bCs w:val="0"/>
          <w:color w:val="auto"/>
          <w:sz w:val="22"/>
          <w:szCs w:val="20"/>
        </w:rPr>
        <w:id w:val="2709972"/>
        <w:docPartObj>
          <w:docPartGallery w:val="Table of Contents"/>
          <w:docPartUnique/>
        </w:docPartObj>
      </w:sdtPr>
      <w:sdtContent>
        <w:p w14:paraId="0A0C1BC1" w14:textId="77777777" w:rsidR="00EA376E" w:rsidRDefault="00EA376E">
          <w:pPr>
            <w:pStyle w:val="TOCHeading"/>
          </w:pPr>
          <w:r>
            <w:t>Mục lục</w:t>
          </w:r>
        </w:p>
        <w:p w14:paraId="0D916587" w14:textId="77777777" w:rsidR="00EA376E" w:rsidRPr="00EA376E" w:rsidRDefault="00EA376E" w:rsidP="00EA376E"/>
        <w:p w14:paraId="1DF0982E" w14:textId="77777777" w:rsidR="00F92B8B" w:rsidRDefault="00376A34">
          <w:pPr>
            <w:pStyle w:val="TOC1"/>
            <w:tabs>
              <w:tab w:val="left" w:pos="440"/>
              <w:tab w:val="right" w:leader="dot" w:pos="10214"/>
            </w:tabs>
            <w:rPr>
              <w:ins w:id="18" w:author="TNT" w:date="2010-05-18T21:30:00Z"/>
              <w:rFonts w:asciiTheme="minorHAnsi" w:eastAsiaTheme="minorEastAsia" w:hAnsiTheme="minorHAnsi" w:cstheme="minorBidi"/>
              <w:noProof/>
              <w:szCs w:val="22"/>
            </w:rPr>
          </w:pPr>
          <w:r>
            <w:fldChar w:fldCharType="begin"/>
          </w:r>
          <w:r w:rsidR="00EA376E">
            <w:instrText xml:space="preserve"> TOC \o "1-3" \h \z \u </w:instrText>
          </w:r>
          <w:r>
            <w:fldChar w:fldCharType="separate"/>
          </w:r>
          <w:ins w:id="19" w:author="TNT" w:date="2010-05-18T21:30:00Z">
            <w:r w:rsidR="00F92B8B" w:rsidRPr="001D7438">
              <w:rPr>
                <w:rStyle w:val="Hyperlink"/>
                <w:noProof/>
              </w:rPr>
              <w:fldChar w:fldCharType="begin"/>
            </w:r>
            <w:r w:rsidR="00F92B8B" w:rsidRPr="001D7438">
              <w:rPr>
                <w:rStyle w:val="Hyperlink"/>
                <w:noProof/>
              </w:rPr>
              <w:instrText xml:space="preserve"> </w:instrText>
            </w:r>
            <w:r w:rsidR="00F92B8B">
              <w:rPr>
                <w:noProof/>
              </w:rPr>
              <w:instrText>HYPERLINK \l "_Toc261981534"</w:instrText>
            </w:r>
            <w:r w:rsidR="00F92B8B" w:rsidRPr="001D7438">
              <w:rPr>
                <w:rStyle w:val="Hyperlink"/>
                <w:noProof/>
              </w:rPr>
              <w:instrText xml:space="preserve"> </w:instrText>
            </w:r>
            <w:r w:rsidR="00F92B8B" w:rsidRPr="001D7438">
              <w:rPr>
                <w:rStyle w:val="Hyperlink"/>
                <w:noProof/>
              </w:rPr>
            </w:r>
            <w:r w:rsidR="00F92B8B" w:rsidRPr="001D7438">
              <w:rPr>
                <w:rStyle w:val="Hyperlink"/>
                <w:noProof/>
              </w:rPr>
              <w:fldChar w:fldCharType="separate"/>
            </w:r>
            <w:r w:rsidR="00F92B8B" w:rsidRPr="001D7438">
              <w:rPr>
                <w:rStyle w:val="Hyperlink"/>
                <w:rFonts w:cs="Arial"/>
                <w:noProof/>
              </w:rPr>
              <w:t>1</w:t>
            </w:r>
            <w:r w:rsidR="00F92B8B">
              <w:rPr>
                <w:rFonts w:asciiTheme="minorHAnsi" w:eastAsiaTheme="minorEastAsia" w:hAnsiTheme="minorHAnsi" w:cstheme="minorBidi"/>
                <w:noProof/>
                <w:szCs w:val="22"/>
              </w:rPr>
              <w:tab/>
            </w:r>
            <w:r w:rsidR="00F92B8B" w:rsidRPr="001D7438">
              <w:rPr>
                <w:rStyle w:val="Hyperlink"/>
                <w:rFonts w:cs="Arial"/>
                <w:noProof/>
              </w:rPr>
              <w:t>Giới thiệu</w:t>
            </w:r>
            <w:r w:rsidR="00F92B8B">
              <w:rPr>
                <w:noProof/>
                <w:webHidden/>
              </w:rPr>
              <w:tab/>
            </w:r>
            <w:r w:rsidR="00F92B8B">
              <w:rPr>
                <w:noProof/>
                <w:webHidden/>
              </w:rPr>
              <w:fldChar w:fldCharType="begin"/>
            </w:r>
            <w:r w:rsidR="00F92B8B">
              <w:rPr>
                <w:noProof/>
                <w:webHidden/>
              </w:rPr>
              <w:instrText xml:space="preserve"> PAGEREF _Toc261981534 \h </w:instrText>
            </w:r>
            <w:r w:rsidR="00F92B8B">
              <w:rPr>
                <w:noProof/>
                <w:webHidden/>
              </w:rPr>
            </w:r>
          </w:ins>
          <w:r w:rsidR="00F92B8B">
            <w:rPr>
              <w:noProof/>
              <w:webHidden/>
            </w:rPr>
            <w:fldChar w:fldCharType="separate"/>
          </w:r>
          <w:ins w:id="20" w:author="TNT" w:date="2010-05-18T21:30:00Z">
            <w:r w:rsidR="00F92B8B">
              <w:rPr>
                <w:noProof/>
                <w:webHidden/>
              </w:rPr>
              <w:t>1-4</w:t>
            </w:r>
            <w:r w:rsidR="00F92B8B">
              <w:rPr>
                <w:noProof/>
                <w:webHidden/>
              </w:rPr>
              <w:fldChar w:fldCharType="end"/>
            </w:r>
            <w:r w:rsidR="00F92B8B" w:rsidRPr="001D7438">
              <w:rPr>
                <w:rStyle w:val="Hyperlink"/>
                <w:noProof/>
              </w:rPr>
              <w:fldChar w:fldCharType="end"/>
            </w:r>
          </w:ins>
        </w:p>
        <w:p w14:paraId="320ACFAA" w14:textId="77777777" w:rsidR="00F92B8B" w:rsidRDefault="00F92B8B">
          <w:pPr>
            <w:pStyle w:val="TOC1"/>
            <w:tabs>
              <w:tab w:val="left" w:pos="440"/>
              <w:tab w:val="right" w:leader="dot" w:pos="10214"/>
            </w:tabs>
            <w:rPr>
              <w:ins w:id="21" w:author="TNT" w:date="2010-05-18T21:30:00Z"/>
              <w:rFonts w:asciiTheme="minorHAnsi" w:eastAsiaTheme="minorEastAsia" w:hAnsiTheme="minorHAnsi" w:cstheme="minorBidi"/>
              <w:noProof/>
              <w:szCs w:val="22"/>
            </w:rPr>
          </w:pPr>
          <w:ins w:id="22" w:author="TNT" w:date="2010-05-18T21:30:00Z">
            <w:r w:rsidRPr="001D7438">
              <w:rPr>
                <w:rStyle w:val="Hyperlink"/>
                <w:noProof/>
              </w:rPr>
              <w:fldChar w:fldCharType="begin"/>
            </w:r>
            <w:r w:rsidRPr="001D7438">
              <w:rPr>
                <w:rStyle w:val="Hyperlink"/>
                <w:noProof/>
              </w:rPr>
              <w:instrText xml:space="preserve"> </w:instrText>
            </w:r>
            <w:r>
              <w:rPr>
                <w:noProof/>
              </w:rPr>
              <w:instrText>HYPERLINK \l "_Toc261981535"</w:instrText>
            </w:r>
            <w:r w:rsidRPr="001D7438">
              <w:rPr>
                <w:rStyle w:val="Hyperlink"/>
                <w:noProof/>
              </w:rPr>
              <w:instrText xml:space="preserve"> </w:instrText>
            </w:r>
            <w:r w:rsidRPr="001D7438">
              <w:rPr>
                <w:rStyle w:val="Hyperlink"/>
                <w:noProof/>
              </w:rPr>
            </w:r>
            <w:r w:rsidRPr="001D7438">
              <w:rPr>
                <w:rStyle w:val="Hyperlink"/>
                <w:noProof/>
              </w:rPr>
              <w:fldChar w:fldCharType="separate"/>
            </w:r>
            <w:r w:rsidRPr="001D7438">
              <w:rPr>
                <w:rStyle w:val="Hyperlink"/>
                <w:rFonts w:cs="Arial"/>
                <w:noProof/>
              </w:rPr>
              <w:t>2</w:t>
            </w:r>
            <w:r>
              <w:rPr>
                <w:rFonts w:asciiTheme="minorHAnsi" w:eastAsiaTheme="minorEastAsia" w:hAnsiTheme="minorHAnsi" w:cstheme="minorBidi"/>
                <w:noProof/>
                <w:szCs w:val="22"/>
              </w:rPr>
              <w:tab/>
            </w:r>
            <w:r w:rsidRPr="001D7438">
              <w:rPr>
                <w:rStyle w:val="Hyperlink"/>
                <w:rFonts w:cs="Arial"/>
                <w:noProof/>
              </w:rPr>
              <w:t>Tầm quan trọng</w:t>
            </w:r>
            <w:r>
              <w:rPr>
                <w:noProof/>
                <w:webHidden/>
              </w:rPr>
              <w:tab/>
            </w:r>
            <w:r>
              <w:rPr>
                <w:noProof/>
                <w:webHidden/>
              </w:rPr>
              <w:fldChar w:fldCharType="begin"/>
            </w:r>
            <w:r>
              <w:rPr>
                <w:noProof/>
                <w:webHidden/>
              </w:rPr>
              <w:instrText xml:space="preserve"> PAGEREF _Toc261981535 \h </w:instrText>
            </w:r>
            <w:r>
              <w:rPr>
                <w:noProof/>
                <w:webHidden/>
              </w:rPr>
            </w:r>
          </w:ins>
          <w:r>
            <w:rPr>
              <w:noProof/>
              <w:webHidden/>
            </w:rPr>
            <w:fldChar w:fldCharType="separate"/>
          </w:r>
          <w:ins w:id="23" w:author="TNT" w:date="2010-05-18T21:30:00Z">
            <w:r>
              <w:rPr>
                <w:noProof/>
                <w:webHidden/>
              </w:rPr>
              <w:t>2-4</w:t>
            </w:r>
            <w:r>
              <w:rPr>
                <w:noProof/>
                <w:webHidden/>
              </w:rPr>
              <w:fldChar w:fldCharType="end"/>
            </w:r>
            <w:r w:rsidRPr="001D7438">
              <w:rPr>
                <w:rStyle w:val="Hyperlink"/>
                <w:noProof/>
              </w:rPr>
              <w:fldChar w:fldCharType="end"/>
            </w:r>
          </w:ins>
        </w:p>
        <w:p w14:paraId="63CD7403" w14:textId="77777777" w:rsidR="00F92B8B" w:rsidRDefault="00F92B8B">
          <w:pPr>
            <w:pStyle w:val="TOC1"/>
            <w:tabs>
              <w:tab w:val="left" w:pos="440"/>
              <w:tab w:val="right" w:leader="dot" w:pos="10214"/>
            </w:tabs>
            <w:rPr>
              <w:ins w:id="24" w:author="TNT" w:date="2010-05-18T21:30:00Z"/>
              <w:rFonts w:asciiTheme="minorHAnsi" w:eastAsiaTheme="minorEastAsia" w:hAnsiTheme="minorHAnsi" w:cstheme="minorBidi"/>
              <w:noProof/>
              <w:szCs w:val="22"/>
            </w:rPr>
          </w:pPr>
          <w:ins w:id="25" w:author="TNT" w:date="2010-05-18T21:30:00Z">
            <w:r w:rsidRPr="001D7438">
              <w:rPr>
                <w:rStyle w:val="Hyperlink"/>
                <w:noProof/>
              </w:rPr>
              <w:fldChar w:fldCharType="begin"/>
            </w:r>
            <w:r w:rsidRPr="001D7438">
              <w:rPr>
                <w:rStyle w:val="Hyperlink"/>
                <w:noProof/>
              </w:rPr>
              <w:instrText xml:space="preserve"> </w:instrText>
            </w:r>
            <w:r>
              <w:rPr>
                <w:noProof/>
              </w:rPr>
              <w:instrText>HYPERLINK \l "_Toc261981536"</w:instrText>
            </w:r>
            <w:r w:rsidRPr="001D7438">
              <w:rPr>
                <w:rStyle w:val="Hyperlink"/>
                <w:noProof/>
              </w:rPr>
              <w:instrText xml:space="preserve"> </w:instrText>
            </w:r>
            <w:r w:rsidRPr="001D7438">
              <w:rPr>
                <w:rStyle w:val="Hyperlink"/>
                <w:noProof/>
              </w:rPr>
            </w:r>
            <w:r w:rsidRPr="001D7438">
              <w:rPr>
                <w:rStyle w:val="Hyperlink"/>
                <w:noProof/>
              </w:rPr>
              <w:fldChar w:fldCharType="separate"/>
            </w:r>
            <w:r w:rsidRPr="001D7438">
              <w:rPr>
                <w:rStyle w:val="Hyperlink"/>
                <w:rFonts w:cs="Arial"/>
                <w:noProof/>
                <w:lang w:val="vi-VN"/>
              </w:rPr>
              <w:t>3</w:t>
            </w:r>
            <w:r>
              <w:rPr>
                <w:rFonts w:asciiTheme="minorHAnsi" w:eastAsiaTheme="minorEastAsia" w:hAnsiTheme="minorHAnsi" w:cstheme="minorBidi"/>
                <w:noProof/>
                <w:szCs w:val="22"/>
              </w:rPr>
              <w:tab/>
            </w:r>
            <w:r w:rsidRPr="001D7438">
              <w:rPr>
                <w:rStyle w:val="Hyperlink"/>
                <w:rFonts w:cs="Arial"/>
                <w:noProof/>
                <w:lang w:val="vi-VN"/>
              </w:rPr>
              <w:t>Phạm vi và môi trường</w:t>
            </w:r>
            <w:r>
              <w:rPr>
                <w:noProof/>
                <w:webHidden/>
              </w:rPr>
              <w:tab/>
            </w:r>
            <w:r>
              <w:rPr>
                <w:noProof/>
                <w:webHidden/>
              </w:rPr>
              <w:fldChar w:fldCharType="begin"/>
            </w:r>
            <w:r>
              <w:rPr>
                <w:noProof/>
                <w:webHidden/>
              </w:rPr>
              <w:instrText xml:space="preserve"> PAGEREF _Toc261981536 \h </w:instrText>
            </w:r>
            <w:r>
              <w:rPr>
                <w:noProof/>
                <w:webHidden/>
              </w:rPr>
            </w:r>
          </w:ins>
          <w:r>
            <w:rPr>
              <w:noProof/>
              <w:webHidden/>
            </w:rPr>
            <w:fldChar w:fldCharType="separate"/>
          </w:r>
          <w:ins w:id="26" w:author="TNT" w:date="2010-05-18T21:30:00Z">
            <w:r>
              <w:rPr>
                <w:noProof/>
                <w:webHidden/>
              </w:rPr>
              <w:t>3-4</w:t>
            </w:r>
            <w:r>
              <w:rPr>
                <w:noProof/>
                <w:webHidden/>
              </w:rPr>
              <w:fldChar w:fldCharType="end"/>
            </w:r>
            <w:r w:rsidRPr="001D7438">
              <w:rPr>
                <w:rStyle w:val="Hyperlink"/>
                <w:noProof/>
              </w:rPr>
              <w:fldChar w:fldCharType="end"/>
            </w:r>
          </w:ins>
        </w:p>
        <w:p w14:paraId="5BE88D53" w14:textId="77777777" w:rsidR="00F92B8B" w:rsidRDefault="00F92B8B">
          <w:pPr>
            <w:pStyle w:val="TOC1"/>
            <w:tabs>
              <w:tab w:val="left" w:pos="440"/>
              <w:tab w:val="right" w:leader="dot" w:pos="10214"/>
            </w:tabs>
            <w:rPr>
              <w:ins w:id="27" w:author="TNT" w:date="2010-05-18T21:30:00Z"/>
              <w:rFonts w:asciiTheme="minorHAnsi" w:eastAsiaTheme="minorEastAsia" w:hAnsiTheme="minorHAnsi" w:cstheme="minorBidi"/>
              <w:noProof/>
              <w:szCs w:val="22"/>
            </w:rPr>
          </w:pPr>
          <w:ins w:id="28" w:author="TNT" w:date="2010-05-18T21:30:00Z">
            <w:r w:rsidRPr="001D7438">
              <w:rPr>
                <w:rStyle w:val="Hyperlink"/>
                <w:noProof/>
              </w:rPr>
              <w:fldChar w:fldCharType="begin"/>
            </w:r>
            <w:r w:rsidRPr="001D7438">
              <w:rPr>
                <w:rStyle w:val="Hyperlink"/>
                <w:noProof/>
              </w:rPr>
              <w:instrText xml:space="preserve"> </w:instrText>
            </w:r>
            <w:r>
              <w:rPr>
                <w:noProof/>
              </w:rPr>
              <w:instrText>HYPERLINK \l "_Toc261981537"</w:instrText>
            </w:r>
            <w:r w:rsidRPr="001D7438">
              <w:rPr>
                <w:rStyle w:val="Hyperlink"/>
                <w:noProof/>
              </w:rPr>
              <w:instrText xml:space="preserve"> </w:instrText>
            </w:r>
            <w:r w:rsidRPr="001D7438">
              <w:rPr>
                <w:rStyle w:val="Hyperlink"/>
                <w:noProof/>
              </w:rPr>
            </w:r>
            <w:r w:rsidRPr="001D7438">
              <w:rPr>
                <w:rStyle w:val="Hyperlink"/>
                <w:noProof/>
              </w:rPr>
              <w:fldChar w:fldCharType="separate"/>
            </w:r>
            <w:r w:rsidRPr="001D7438">
              <w:rPr>
                <w:rStyle w:val="Hyperlink"/>
                <w:rFonts w:eastAsia="Arial"/>
                <w:noProof/>
                <w:lang w:val="vi-VN"/>
              </w:rPr>
              <w:t>4</w:t>
            </w:r>
            <w:r>
              <w:rPr>
                <w:rFonts w:asciiTheme="minorHAnsi" w:eastAsiaTheme="minorEastAsia" w:hAnsiTheme="minorHAnsi" w:cstheme="minorBidi"/>
                <w:noProof/>
                <w:szCs w:val="22"/>
              </w:rPr>
              <w:tab/>
            </w:r>
            <w:r w:rsidRPr="001D7438">
              <w:rPr>
                <w:rStyle w:val="Hyperlink"/>
                <w:rFonts w:eastAsia="Arial"/>
                <w:noProof/>
                <w:lang w:val="vi-VN"/>
              </w:rPr>
              <w:t>Tham khảo và nhận xét các phần mềm cùng chức năng.</w:t>
            </w:r>
            <w:r>
              <w:rPr>
                <w:noProof/>
                <w:webHidden/>
              </w:rPr>
              <w:tab/>
            </w:r>
            <w:r>
              <w:rPr>
                <w:noProof/>
                <w:webHidden/>
              </w:rPr>
              <w:fldChar w:fldCharType="begin"/>
            </w:r>
            <w:r>
              <w:rPr>
                <w:noProof/>
                <w:webHidden/>
              </w:rPr>
              <w:instrText xml:space="preserve"> PAGEREF _Toc261981537 \h </w:instrText>
            </w:r>
            <w:r>
              <w:rPr>
                <w:noProof/>
                <w:webHidden/>
              </w:rPr>
            </w:r>
          </w:ins>
          <w:r>
            <w:rPr>
              <w:noProof/>
              <w:webHidden/>
            </w:rPr>
            <w:fldChar w:fldCharType="separate"/>
          </w:r>
          <w:ins w:id="29" w:author="TNT" w:date="2010-05-18T21:30:00Z">
            <w:r>
              <w:rPr>
                <w:noProof/>
                <w:webHidden/>
              </w:rPr>
              <w:t>4-4</w:t>
            </w:r>
            <w:r>
              <w:rPr>
                <w:noProof/>
                <w:webHidden/>
              </w:rPr>
              <w:fldChar w:fldCharType="end"/>
            </w:r>
            <w:r w:rsidRPr="001D7438">
              <w:rPr>
                <w:rStyle w:val="Hyperlink"/>
                <w:noProof/>
              </w:rPr>
              <w:fldChar w:fldCharType="end"/>
            </w:r>
          </w:ins>
        </w:p>
        <w:p w14:paraId="03829B1F" w14:textId="77777777" w:rsidR="00F92B8B" w:rsidRDefault="00F92B8B">
          <w:pPr>
            <w:pStyle w:val="TOC1"/>
            <w:tabs>
              <w:tab w:val="left" w:pos="440"/>
              <w:tab w:val="right" w:leader="dot" w:pos="10214"/>
            </w:tabs>
            <w:rPr>
              <w:ins w:id="30" w:author="TNT" w:date="2010-05-18T21:30:00Z"/>
              <w:rFonts w:asciiTheme="minorHAnsi" w:eastAsiaTheme="minorEastAsia" w:hAnsiTheme="minorHAnsi" w:cstheme="minorBidi"/>
              <w:noProof/>
              <w:szCs w:val="22"/>
            </w:rPr>
          </w:pPr>
          <w:ins w:id="31" w:author="TNT" w:date="2010-05-18T21:30:00Z">
            <w:r w:rsidRPr="001D7438">
              <w:rPr>
                <w:rStyle w:val="Hyperlink"/>
                <w:noProof/>
              </w:rPr>
              <w:fldChar w:fldCharType="begin"/>
            </w:r>
            <w:r w:rsidRPr="001D7438">
              <w:rPr>
                <w:rStyle w:val="Hyperlink"/>
                <w:noProof/>
              </w:rPr>
              <w:instrText xml:space="preserve"> </w:instrText>
            </w:r>
            <w:r>
              <w:rPr>
                <w:noProof/>
              </w:rPr>
              <w:instrText>HYPERLINK \l "_Toc261981538"</w:instrText>
            </w:r>
            <w:r w:rsidRPr="001D7438">
              <w:rPr>
                <w:rStyle w:val="Hyperlink"/>
                <w:noProof/>
              </w:rPr>
              <w:instrText xml:space="preserve"> </w:instrText>
            </w:r>
            <w:r w:rsidRPr="001D7438">
              <w:rPr>
                <w:rStyle w:val="Hyperlink"/>
                <w:noProof/>
              </w:rPr>
            </w:r>
            <w:r w:rsidRPr="001D7438">
              <w:rPr>
                <w:rStyle w:val="Hyperlink"/>
                <w:noProof/>
              </w:rPr>
              <w:fldChar w:fldCharType="separate"/>
            </w:r>
            <w:r w:rsidRPr="001D7438">
              <w:rPr>
                <w:rStyle w:val="Hyperlink"/>
                <w:noProof/>
              </w:rPr>
              <w:t>5</w:t>
            </w:r>
            <w:r>
              <w:rPr>
                <w:rFonts w:asciiTheme="minorHAnsi" w:eastAsiaTheme="minorEastAsia" w:hAnsiTheme="minorHAnsi" w:cstheme="minorBidi"/>
                <w:noProof/>
                <w:szCs w:val="22"/>
              </w:rPr>
              <w:tab/>
            </w:r>
            <w:r w:rsidRPr="001D7438">
              <w:rPr>
                <w:rStyle w:val="Hyperlink"/>
                <w:noProof/>
              </w:rPr>
              <w:t xml:space="preserve">Miêu tả </w:t>
            </w:r>
            <w:r w:rsidRPr="001D7438">
              <w:rPr>
                <w:rStyle w:val="Hyperlink"/>
                <w:noProof/>
                <w:lang w:val="vi-VN"/>
              </w:rPr>
              <w:t>Stakeholder và người dùng.</w:t>
            </w:r>
            <w:r>
              <w:rPr>
                <w:noProof/>
                <w:webHidden/>
              </w:rPr>
              <w:tab/>
            </w:r>
            <w:r>
              <w:rPr>
                <w:noProof/>
                <w:webHidden/>
              </w:rPr>
              <w:fldChar w:fldCharType="begin"/>
            </w:r>
            <w:r>
              <w:rPr>
                <w:noProof/>
                <w:webHidden/>
              </w:rPr>
              <w:instrText xml:space="preserve"> PAGEREF _Toc261981538 \h </w:instrText>
            </w:r>
            <w:r>
              <w:rPr>
                <w:noProof/>
                <w:webHidden/>
              </w:rPr>
            </w:r>
          </w:ins>
          <w:r>
            <w:rPr>
              <w:noProof/>
              <w:webHidden/>
            </w:rPr>
            <w:fldChar w:fldCharType="separate"/>
          </w:r>
          <w:ins w:id="32" w:author="TNT" w:date="2010-05-18T21:30:00Z">
            <w:r>
              <w:rPr>
                <w:noProof/>
                <w:webHidden/>
              </w:rPr>
              <w:t>5-4</w:t>
            </w:r>
            <w:r>
              <w:rPr>
                <w:noProof/>
                <w:webHidden/>
              </w:rPr>
              <w:fldChar w:fldCharType="end"/>
            </w:r>
            <w:r w:rsidRPr="001D7438">
              <w:rPr>
                <w:rStyle w:val="Hyperlink"/>
                <w:noProof/>
              </w:rPr>
              <w:fldChar w:fldCharType="end"/>
            </w:r>
          </w:ins>
        </w:p>
        <w:p w14:paraId="4485B24D" w14:textId="77777777" w:rsidR="00F92B8B" w:rsidRDefault="00F92B8B">
          <w:pPr>
            <w:pStyle w:val="TOC2"/>
            <w:tabs>
              <w:tab w:val="left" w:pos="880"/>
              <w:tab w:val="right" w:leader="dot" w:pos="10214"/>
            </w:tabs>
            <w:rPr>
              <w:ins w:id="33" w:author="TNT" w:date="2010-05-18T21:30:00Z"/>
              <w:rFonts w:asciiTheme="minorHAnsi" w:eastAsiaTheme="minorEastAsia" w:hAnsiTheme="minorHAnsi" w:cstheme="minorBidi"/>
              <w:noProof/>
              <w:szCs w:val="22"/>
            </w:rPr>
          </w:pPr>
          <w:ins w:id="34" w:author="TNT" w:date="2010-05-18T21:30:00Z">
            <w:r w:rsidRPr="001D7438">
              <w:rPr>
                <w:rStyle w:val="Hyperlink"/>
                <w:noProof/>
              </w:rPr>
              <w:fldChar w:fldCharType="begin"/>
            </w:r>
            <w:r w:rsidRPr="001D7438">
              <w:rPr>
                <w:rStyle w:val="Hyperlink"/>
                <w:noProof/>
              </w:rPr>
              <w:instrText xml:space="preserve"> </w:instrText>
            </w:r>
            <w:r>
              <w:rPr>
                <w:noProof/>
              </w:rPr>
              <w:instrText>HYPERLINK \l "_Toc261981539"</w:instrText>
            </w:r>
            <w:r w:rsidRPr="001D7438">
              <w:rPr>
                <w:rStyle w:val="Hyperlink"/>
                <w:noProof/>
              </w:rPr>
              <w:instrText xml:space="preserve"> </w:instrText>
            </w:r>
            <w:r w:rsidRPr="001D7438">
              <w:rPr>
                <w:rStyle w:val="Hyperlink"/>
                <w:noProof/>
              </w:rPr>
            </w:r>
            <w:r w:rsidRPr="001D7438">
              <w:rPr>
                <w:rStyle w:val="Hyperlink"/>
                <w:noProof/>
              </w:rPr>
              <w:fldChar w:fldCharType="separate"/>
            </w:r>
            <w:r w:rsidRPr="001D7438">
              <w:rPr>
                <w:rStyle w:val="Hyperlink"/>
                <w:noProof/>
                <w:lang w:val="vi-VN"/>
              </w:rPr>
              <w:t>5.1</w:t>
            </w:r>
            <w:r>
              <w:rPr>
                <w:rFonts w:asciiTheme="minorHAnsi" w:eastAsiaTheme="minorEastAsia" w:hAnsiTheme="minorHAnsi" w:cstheme="minorBidi"/>
                <w:noProof/>
                <w:szCs w:val="22"/>
              </w:rPr>
              <w:tab/>
            </w:r>
            <w:r w:rsidRPr="001D7438">
              <w:rPr>
                <w:rStyle w:val="Hyperlink"/>
                <w:noProof/>
                <w:lang w:val="vi-VN"/>
              </w:rPr>
              <w:t>Stakeholder</w:t>
            </w:r>
            <w:r>
              <w:rPr>
                <w:noProof/>
                <w:webHidden/>
              </w:rPr>
              <w:tab/>
            </w:r>
            <w:r>
              <w:rPr>
                <w:noProof/>
                <w:webHidden/>
              </w:rPr>
              <w:fldChar w:fldCharType="begin"/>
            </w:r>
            <w:r>
              <w:rPr>
                <w:noProof/>
                <w:webHidden/>
              </w:rPr>
              <w:instrText xml:space="preserve"> PAGEREF _Toc261981539 \h </w:instrText>
            </w:r>
            <w:r>
              <w:rPr>
                <w:noProof/>
                <w:webHidden/>
              </w:rPr>
            </w:r>
          </w:ins>
          <w:r>
            <w:rPr>
              <w:noProof/>
              <w:webHidden/>
            </w:rPr>
            <w:fldChar w:fldCharType="separate"/>
          </w:r>
          <w:ins w:id="35" w:author="TNT" w:date="2010-05-18T21:30:00Z">
            <w:r>
              <w:rPr>
                <w:noProof/>
                <w:webHidden/>
              </w:rPr>
              <w:t>5-4</w:t>
            </w:r>
            <w:r>
              <w:rPr>
                <w:noProof/>
                <w:webHidden/>
              </w:rPr>
              <w:fldChar w:fldCharType="end"/>
            </w:r>
            <w:r w:rsidRPr="001D7438">
              <w:rPr>
                <w:rStyle w:val="Hyperlink"/>
                <w:noProof/>
              </w:rPr>
              <w:fldChar w:fldCharType="end"/>
            </w:r>
          </w:ins>
        </w:p>
        <w:p w14:paraId="58161D19" w14:textId="77777777" w:rsidR="00F92B8B" w:rsidRDefault="00F92B8B">
          <w:pPr>
            <w:pStyle w:val="TOC2"/>
            <w:tabs>
              <w:tab w:val="left" w:pos="880"/>
              <w:tab w:val="right" w:leader="dot" w:pos="10214"/>
            </w:tabs>
            <w:rPr>
              <w:ins w:id="36" w:author="TNT" w:date="2010-05-18T21:30:00Z"/>
              <w:rFonts w:asciiTheme="minorHAnsi" w:eastAsiaTheme="minorEastAsia" w:hAnsiTheme="minorHAnsi" w:cstheme="minorBidi"/>
              <w:noProof/>
              <w:szCs w:val="22"/>
            </w:rPr>
          </w:pPr>
          <w:ins w:id="37" w:author="TNT" w:date="2010-05-18T21:30:00Z">
            <w:r w:rsidRPr="001D7438">
              <w:rPr>
                <w:rStyle w:val="Hyperlink"/>
                <w:noProof/>
              </w:rPr>
              <w:fldChar w:fldCharType="begin"/>
            </w:r>
            <w:r w:rsidRPr="001D7438">
              <w:rPr>
                <w:rStyle w:val="Hyperlink"/>
                <w:noProof/>
              </w:rPr>
              <w:instrText xml:space="preserve"> </w:instrText>
            </w:r>
            <w:r>
              <w:rPr>
                <w:noProof/>
              </w:rPr>
              <w:instrText>HYPERLINK \l "_Toc261981540"</w:instrText>
            </w:r>
            <w:r w:rsidRPr="001D7438">
              <w:rPr>
                <w:rStyle w:val="Hyperlink"/>
                <w:noProof/>
              </w:rPr>
              <w:instrText xml:space="preserve"> </w:instrText>
            </w:r>
            <w:r w:rsidRPr="001D7438">
              <w:rPr>
                <w:rStyle w:val="Hyperlink"/>
                <w:noProof/>
              </w:rPr>
            </w:r>
            <w:r w:rsidRPr="001D7438">
              <w:rPr>
                <w:rStyle w:val="Hyperlink"/>
                <w:noProof/>
              </w:rPr>
              <w:fldChar w:fldCharType="separate"/>
            </w:r>
            <w:r w:rsidRPr="001D7438">
              <w:rPr>
                <w:rStyle w:val="Hyperlink"/>
                <w:noProof/>
              </w:rPr>
              <w:t>5.2</w:t>
            </w:r>
            <w:r>
              <w:rPr>
                <w:rFonts w:asciiTheme="minorHAnsi" w:eastAsiaTheme="minorEastAsia" w:hAnsiTheme="minorHAnsi" w:cstheme="minorBidi"/>
                <w:noProof/>
                <w:szCs w:val="22"/>
              </w:rPr>
              <w:tab/>
            </w:r>
            <w:r w:rsidRPr="001D7438">
              <w:rPr>
                <w:rStyle w:val="Hyperlink"/>
                <w:noProof/>
                <w:lang w:val="vi-VN"/>
              </w:rPr>
              <w:t>Ngư</w:t>
            </w:r>
            <w:r w:rsidRPr="001D7438">
              <w:rPr>
                <w:rStyle w:val="Hyperlink"/>
                <w:noProof/>
              </w:rPr>
              <w:t>ời dùng</w:t>
            </w:r>
            <w:r>
              <w:rPr>
                <w:noProof/>
                <w:webHidden/>
              </w:rPr>
              <w:tab/>
            </w:r>
            <w:r>
              <w:rPr>
                <w:noProof/>
                <w:webHidden/>
              </w:rPr>
              <w:fldChar w:fldCharType="begin"/>
            </w:r>
            <w:r>
              <w:rPr>
                <w:noProof/>
                <w:webHidden/>
              </w:rPr>
              <w:instrText xml:space="preserve"> PAGEREF _Toc261981540 \h </w:instrText>
            </w:r>
            <w:r>
              <w:rPr>
                <w:noProof/>
                <w:webHidden/>
              </w:rPr>
            </w:r>
          </w:ins>
          <w:r>
            <w:rPr>
              <w:noProof/>
              <w:webHidden/>
            </w:rPr>
            <w:fldChar w:fldCharType="separate"/>
          </w:r>
          <w:ins w:id="38" w:author="TNT" w:date="2010-05-18T21:30:00Z">
            <w:r>
              <w:rPr>
                <w:noProof/>
                <w:webHidden/>
              </w:rPr>
              <w:t>5-4</w:t>
            </w:r>
            <w:r>
              <w:rPr>
                <w:noProof/>
                <w:webHidden/>
              </w:rPr>
              <w:fldChar w:fldCharType="end"/>
            </w:r>
            <w:r w:rsidRPr="001D7438">
              <w:rPr>
                <w:rStyle w:val="Hyperlink"/>
                <w:noProof/>
              </w:rPr>
              <w:fldChar w:fldCharType="end"/>
            </w:r>
          </w:ins>
        </w:p>
        <w:p w14:paraId="63671BDA" w14:textId="77777777" w:rsidR="00F92B8B" w:rsidRDefault="00F92B8B">
          <w:pPr>
            <w:pStyle w:val="TOC2"/>
            <w:tabs>
              <w:tab w:val="left" w:pos="880"/>
              <w:tab w:val="right" w:leader="dot" w:pos="10214"/>
            </w:tabs>
            <w:rPr>
              <w:ins w:id="39" w:author="TNT" w:date="2010-05-18T21:30:00Z"/>
              <w:rFonts w:asciiTheme="minorHAnsi" w:eastAsiaTheme="minorEastAsia" w:hAnsiTheme="minorHAnsi" w:cstheme="minorBidi"/>
              <w:noProof/>
              <w:szCs w:val="22"/>
            </w:rPr>
          </w:pPr>
          <w:ins w:id="40" w:author="TNT" w:date="2010-05-18T21:30:00Z">
            <w:r w:rsidRPr="001D7438">
              <w:rPr>
                <w:rStyle w:val="Hyperlink"/>
                <w:noProof/>
              </w:rPr>
              <w:fldChar w:fldCharType="begin"/>
            </w:r>
            <w:r w:rsidRPr="001D7438">
              <w:rPr>
                <w:rStyle w:val="Hyperlink"/>
                <w:noProof/>
              </w:rPr>
              <w:instrText xml:space="preserve"> </w:instrText>
            </w:r>
            <w:r>
              <w:rPr>
                <w:noProof/>
              </w:rPr>
              <w:instrText>HYPERLINK \l "_Toc261981541"</w:instrText>
            </w:r>
            <w:r w:rsidRPr="001D7438">
              <w:rPr>
                <w:rStyle w:val="Hyperlink"/>
                <w:noProof/>
              </w:rPr>
              <w:instrText xml:space="preserve"> </w:instrText>
            </w:r>
            <w:r w:rsidRPr="001D7438">
              <w:rPr>
                <w:rStyle w:val="Hyperlink"/>
                <w:noProof/>
              </w:rPr>
            </w:r>
            <w:r w:rsidRPr="001D7438">
              <w:rPr>
                <w:rStyle w:val="Hyperlink"/>
                <w:noProof/>
              </w:rPr>
              <w:fldChar w:fldCharType="separate"/>
            </w:r>
            <w:r w:rsidRPr="001D7438">
              <w:rPr>
                <w:rStyle w:val="Hyperlink"/>
                <w:rFonts w:cs="Arial"/>
                <w:noProof/>
              </w:rPr>
              <w:t>5.3</w:t>
            </w:r>
            <w:r>
              <w:rPr>
                <w:rFonts w:asciiTheme="minorHAnsi" w:eastAsiaTheme="minorEastAsia" w:hAnsiTheme="minorHAnsi" w:cstheme="minorBidi"/>
                <w:noProof/>
                <w:szCs w:val="22"/>
              </w:rPr>
              <w:tab/>
            </w:r>
            <w:r w:rsidRPr="001D7438">
              <w:rPr>
                <w:rStyle w:val="Hyperlink"/>
                <w:rFonts w:cs="Arial"/>
                <w:noProof/>
              </w:rPr>
              <w:t>Stakeholder / User cần (User Needs)</w:t>
            </w:r>
            <w:r>
              <w:rPr>
                <w:noProof/>
                <w:webHidden/>
              </w:rPr>
              <w:tab/>
            </w:r>
            <w:r>
              <w:rPr>
                <w:noProof/>
                <w:webHidden/>
              </w:rPr>
              <w:fldChar w:fldCharType="begin"/>
            </w:r>
            <w:r>
              <w:rPr>
                <w:noProof/>
                <w:webHidden/>
              </w:rPr>
              <w:instrText xml:space="preserve"> PAGEREF _Toc261981541 \h </w:instrText>
            </w:r>
            <w:r>
              <w:rPr>
                <w:noProof/>
                <w:webHidden/>
              </w:rPr>
            </w:r>
          </w:ins>
          <w:r>
            <w:rPr>
              <w:noProof/>
              <w:webHidden/>
            </w:rPr>
            <w:fldChar w:fldCharType="separate"/>
          </w:r>
          <w:ins w:id="41" w:author="TNT" w:date="2010-05-18T21:30:00Z">
            <w:r>
              <w:rPr>
                <w:noProof/>
                <w:webHidden/>
              </w:rPr>
              <w:t>5-5</w:t>
            </w:r>
            <w:r>
              <w:rPr>
                <w:noProof/>
                <w:webHidden/>
              </w:rPr>
              <w:fldChar w:fldCharType="end"/>
            </w:r>
            <w:r w:rsidRPr="001D7438">
              <w:rPr>
                <w:rStyle w:val="Hyperlink"/>
                <w:noProof/>
              </w:rPr>
              <w:fldChar w:fldCharType="end"/>
            </w:r>
          </w:ins>
        </w:p>
        <w:p w14:paraId="05A456E3" w14:textId="77777777" w:rsidR="00F92B8B" w:rsidRDefault="00F92B8B">
          <w:pPr>
            <w:pStyle w:val="TOC1"/>
            <w:tabs>
              <w:tab w:val="left" w:pos="440"/>
              <w:tab w:val="right" w:leader="dot" w:pos="10214"/>
            </w:tabs>
            <w:rPr>
              <w:ins w:id="42" w:author="TNT" w:date="2010-05-18T21:30:00Z"/>
              <w:rFonts w:asciiTheme="minorHAnsi" w:eastAsiaTheme="minorEastAsia" w:hAnsiTheme="minorHAnsi" w:cstheme="minorBidi"/>
              <w:noProof/>
              <w:szCs w:val="22"/>
            </w:rPr>
          </w:pPr>
          <w:ins w:id="43" w:author="TNT" w:date="2010-05-18T21:30:00Z">
            <w:r w:rsidRPr="001D7438">
              <w:rPr>
                <w:rStyle w:val="Hyperlink"/>
                <w:noProof/>
              </w:rPr>
              <w:fldChar w:fldCharType="begin"/>
            </w:r>
            <w:r w:rsidRPr="001D7438">
              <w:rPr>
                <w:rStyle w:val="Hyperlink"/>
                <w:noProof/>
              </w:rPr>
              <w:instrText xml:space="preserve"> </w:instrText>
            </w:r>
            <w:r>
              <w:rPr>
                <w:noProof/>
              </w:rPr>
              <w:instrText>HYPERLINK \l "_Toc261981542"</w:instrText>
            </w:r>
            <w:r w:rsidRPr="001D7438">
              <w:rPr>
                <w:rStyle w:val="Hyperlink"/>
                <w:noProof/>
              </w:rPr>
              <w:instrText xml:space="preserve"> </w:instrText>
            </w:r>
            <w:r w:rsidRPr="001D7438">
              <w:rPr>
                <w:rStyle w:val="Hyperlink"/>
                <w:noProof/>
              </w:rPr>
            </w:r>
            <w:r w:rsidRPr="001D7438">
              <w:rPr>
                <w:rStyle w:val="Hyperlink"/>
                <w:noProof/>
              </w:rPr>
              <w:fldChar w:fldCharType="separate"/>
            </w:r>
            <w:r w:rsidRPr="001D7438">
              <w:rPr>
                <w:rStyle w:val="Hyperlink"/>
                <w:noProof/>
                <w:lang w:val="vi-VN"/>
              </w:rPr>
              <w:t>6</w:t>
            </w:r>
            <w:r>
              <w:rPr>
                <w:rFonts w:asciiTheme="minorHAnsi" w:eastAsiaTheme="minorEastAsia" w:hAnsiTheme="minorHAnsi" w:cstheme="minorBidi"/>
                <w:noProof/>
                <w:szCs w:val="22"/>
              </w:rPr>
              <w:tab/>
            </w:r>
            <w:r w:rsidRPr="001D7438">
              <w:rPr>
                <w:rStyle w:val="Hyperlink"/>
                <w:noProof/>
                <w:lang w:val="vi-VN"/>
              </w:rPr>
              <w:t>Kết quả phỏng vấn giáo viên dạy Toán 8</w:t>
            </w:r>
            <w:r>
              <w:rPr>
                <w:noProof/>
                <w:webHidden/>
              </w:rPr>
              <w:tab/>
            </w:r>
            <w:r>
              <w:rPr>
                <w:noProof/>
                <w:webHidden/>
              </w:rPr>
              <w:fldChar w:fldCharType="begin"/>
            </w:r>
            <w:r>
              <w:rPr>
                <w:noProof/>
                <w:webHidden/>
              </w:rPr>
              <w:instrText xml:space="preserve"> PAGEREF _Toc261981542 \h </w:instrText>
            </w:r>
            <w:r>
              <w:rPr>
                <w:noProof/>
                <w:webHidden/>
              </w:rPr>
            </w:r>
          </w:ins>
          <w:r>
            <w:rPr>
              <w:noProof/>
              <w:webHidden/>
            </w:rPr>
            <w:fldChar w:fldCharType="separate"/>
          </w:r>
          <w:ins w:id="44" w:author="TNT" w:date="2010-05-18T21:30:00Z">
            <w:r>
              <w:rPr>
                <w:noProof/>
                <w:webHidden/>
              </w:rPr>
              <w:t>6-6</w:t>
            </w:r>
            <w:r>
              <w:rPr>
                <w:noProof/>
                <w:webHidden/>
              </w:rPr>
              <w:fldChar w:fldCharType="end"/>
            </w:r>
            <w:r w:rsidRPr="001D7438">
              <w:rPr>
                <w:rStyle w:val="Hyperlink"/>
                <w:noProof/>
              </w:rPr>
              <w:fldChar w:fldCharType="end"/>
            </w:r>
          </w:ins>
        </w:p>
        <w:p w14:paraId="0CA5EA08" w14:textId="77777777" w:rsidR="00F92B8B" w:rsidRDefault="00F92B8B">
          <w:pPr>
            <w:pStyle w:val="TOC1"/>
            <w:tabs>
              <w:tab w:val="left" w:pos="440"/>
              <w:tab w:val="right" w:leader="dot" w:pos="10214"/>
            </w:tabs>
            <w:rPr>
              <w:ins w:id="45" w:author="TNT" w:date="2010-05-18T21:30:00Z"/>
              <w:rFonts w:asciiTheme="minorHAnsi" w:eastAsiaTheme="minorEastAsia" w:hAnsiTheme="minorHAnsi" w:cstheme="minorBidi"/>
              <w:noProof/>
              <w:szCs w:val="22"/>
            </w:rPr>
          </w:pPr>
          <w:ins w:id="46" w:author="TNT" w:date="2010-05-18T21:30:00Z">
            <w:r w:rsidRPr="001D7438">
              <w:rPr>
                <w:rStyle w:val="Hyperlink"/>
                <w:noProof/>
              </w:rPr>
              <w:fldChar w:fldCharType="begin"/>
            </w:r>
            <w:r w:rsidRPr="001D7438">
              <w:rPr>
                <w:rStyle w:val="Hyperlink"/>
                <w:noProof/>
              </w:rPr>
              <w:instrText xml:space="preserve"> </w:instrText>
            </w:r>
            <w:r>
              <w:rPr>
                <w:noProof/>
              </w:rPr>
              <w:instrText>HYPERLINK \l "_Toc261981543"</w:instrText>
            </w:r>
            <w:r w:rsidRPr="001D7438">
              <w:rPr>
                <w:rStyle w:val="Hyperlink"/>
                <w:noProof/>
              </w:rPr>
              <w:instrText xml:space="preserve"> </w:instrText>
            </w:r>
            <w:r w:rsidRPr="001D7438">
              <w:rPr>
                <w:rStyle w:val="Hyperlink"/>
                <w:noProof/>
              </w:rPr>
            </w:r>
            <w:r w:rsidRPr="001D7438">
              <w:rPr>
                <w:rStyle w:val="Hyperlink"/>
                <w:noProof/>
              </w:rPr>
              <w:fldChar w:fldCharType="separate"/>
            </w:r>
            <w:r w:rsidRPr="001D7438">
              <w:rPr>
                <w:rStyle w:val="Hyperlink"/>
                <w:rFonts w:cs="Arial"/>
                <w:noProof/>
              </w:rPr>
              <w:t>7</w:t>
            </w:r>
            <w:r>
              <w:rPr>
                <w:rFonts w:asciiTheme="minorHAnsi" w:eastAsiaTheme="minorEastAsia" w:hAnsiTheme="minorHAnsi" w:cstheme="minorBidi"/>
                <w:noProof/>
                <w:szCs w:val="22"/>
              </w:rPr>
              <w:tab/>
            </w:r>
            <w:r w:rsidRPr="001D7438">
              <w:rPr>
                <w:rStyle w:val="Hyperlink"/>
                <w:rFonts w:cs="Arial"/>
                <w:noProof/>
              </w:rPr>
              <w:t>Các yêu cầu người dùng</w:t>
            </w:r>
            <w:r>
              <w:rPr>
                <w:noProof/>
                <w:webHidden/>
              </w:rPr>
              <w:tab/>
            </w:r>
            <w:r>
              <w:rPr>
                <w:noProof/>
                <w:webHidden/>
              </w:rPr>
              <w:fldChar w:fldCharType="begin"/>
            </w:r>
            <w:r>
              <w:rPr>
                <w:noProof/>
                <w:webHidden/>
              </w:rPr>
              <w:instrText xml:space="preserve"> PAGEREF _Toc261981543 \h </w:instrText>
            </w:r>
            <w:r>
              <w:rPr>
                <w:noProof/>
                <w:webHidden/>
              </w:rPr>
            </w:r>
          </w:ins>
          <w:r>
            <w:rPr>
              <w:noProof/>
              <w:webHidden/>
            </w:rPr>
            <w:fldChar w:fldCharType="separate"/>
          </w:r>
          <w:ins w:id="47" w:author="TNT" w:date="2010-05-18T21:30:00Z">
            <w:r>
              <w:rPr>
                <w:noProof/>
                <w:webHidden/>
              </w:rPr>
              <w:t>7-7</w:t>
            </w:r>
            <w:r>
              <w:rPr>
                <w:noProof/>
                <w:webHidden/>
              </w:rPr>
              <w:fldChar w:fldCharType="end"/>
            </w:r>
            <w:r w:rsidRPr="001D7438">
              <w:rPr>
                <w:rStyle w:val="Hyperlink"/>
                <w:noProof/>
              </w:rPr>
              <w:fldChar w:fldCharType="end"/>
            </w:r>
          </w:ins>
        </w:p>
        <w:p w14:paraId="540FE4C9" w14:textId="77777777" w:rsidR="00F92B8B" w:rsidRDefault="00F92B8B">
          <w:pPr>
            <w:pStyle w:val="TOC2"/>
            <w:tabs>
              <w:tab w:val="left" w:pos="880"/>
              <w:tab w:val="right" w:leader="dot" w:pos="10214"/>
            </w:tabs>
            <w:rPr>
              <w:ins w:id="48" w:author="TNT" w:date="2010-05-18T21:30:00Z"/>
              <w:rFonts w:asciiTheme="minorHAnsi" w:eastAsiaTheme="minorEastAsia" w:hAnsiTheme="minorHAnsi" w:cstheme="minorBidi"/>
              <w:noProof/>
              <w:szCs w:val="22"/>
            </w:rPr>
          </w:pPr>
          <w:ins w:id="49" w:author="TNT" w:date="2010-05-18T21:30:00Z">
            <w:r w:rsidRPr="001D7438">
              <w:rPr>
                <w:rStyle w:val="Hyperlink"/>
                <w:noProof/>
              </w:rPr>
              <w:fldChar w:fldCharType="begin"/>
            </w:r>
            <w:r w:rsidRPr="001D7438">
              <w:rPr>
                <w:rStyle w:val="Hyperlink"/>
                <w:noProof/>
              </w:rPr>
              <w:instrText xml:space="preserve"> </w:instrText>
            </w:r>
            <w:r>
              <w:rPr>
                <w:noProof/>
              </w:rPr>
              <w:instrText>HYPERLINK \l "_Toc261981544"</w:instrText>
            </w:r>
            <w:r w:rsidRPr="001D7438">
              <w:rPr>
                <w:rStyle w:val="Hyperlink"/>
                <w:noProof/>
              </w:rPr>
              <w:instrText xml:space="preserve"> </w:instrText>
            </w:r>
            <w:r w:rsidRPr="001D7438">
              <w:rPr>
                <w:rStyle w:val="Hyperlink"/>
                <w:noProof/>
              </w:rPr>
            </w:r>
            <w:r w:rsidRPr="001D7438">
              <w:rPr>
                <w:rStyle w:val="Hyperlink"/>
                <w:noProof/>
              </w:rPr>
              <w:fldChar w:fldCharType="separate"/>
            </w:r>
            <w:r w:rsidRPr="001D7438">
              <w:rPr>
                <w:rStyle w:val="Hyperlink"/>
                <w:rFonts w:cs="Arial"/>
                <w:noProof/>
              </w:rPr>
              <w:t>7.1</w:t>
            </w:r>
            <w:r>
              <w:rPr>
                <w:rFonts w:asciiTheme="minorHAnsi" w:eastAsiaTheme="minorEastAsia" w:hAnsiTheme="minorHAnsi" w:cstheme="minorBidi"/>
                <w:noProof/>
                <w:szCs w:val="22"/>
              </w:rPr>
              <w:tab/>
            </w:r>
            <w:r w:rsidRPr="001D7438">
              <w:rPr>
                <w:rStyle w:val="Hyperlink"/>
                <w:rFonts w:cs="Arial"/>
                <w:noProof/>
              </w:rPr>
              <w:t>Yêu cầu chức năng</w:t>
            </w:r>
            <w:r>
              <w:rPr>
                <w:noProof/>
                <w:webHidden/>
              </w:rPr>
              <w:tab/>
            </w:r>
            <w:r>
              <w:rPr>
                <w:noProof/>
                <w:webHidden/>
              </w:rPr>
              <w:fldChar w:fldCharType="begin"/>
            </w:r>
            <w:r>
              <w:rPr>
                <w:noProof/>
                <w:webHidden/>
              </w:rPr>
              <w:instrText xml:space="preserve"> PAGEREF _Toc261981544 \h </w:instrText>
            </w:r>
            <w:r>
              <w:rPr>
                <w:noProof/>
                <w:webHidden/>
              </w:rPr>
            </w:r>
          </w:ins>
          <w:r>
            <w:rPr>
              <w:noProof/>
              <w:webHidden/>
            </w:rPr>
            <w:fldChar w:fldCharType="separate"/>
          </w:r>
          <w:ins w:id="50" w:author="TNT" w:date="2010-05-18T21:30:00Z">
            <w:r>
              <w:rPr>
                <w:noProof/>
                <w:webHidden/>
              </w:rPr>
              <w:t>7-7</w:t>
            </w:r>
            <w:r>
              <w:rPr>
                <w:noProof/>
                <w:webHidden/>
              </w:rPr>
              <w:fldChar w:fldCharType="end"/>
            </w:r>
            <w:r w:rsidRPr="001D7438">
              <w:rPr>
                <w:rStyle w:val="Hyperlink"/>
                <w:noProof/>
              </w:rPr>
              <w:fldChar w:fldCharType="end"/>
            </w:r>
          </w:ins>
        </w:p>
        <w:p w14:paraId="00C8CF7C" w14:textId="77777777" w:rsidR="00F92B8B" w:rsidRDefault="00F92B8B">
          <w:pPr>
            <w:pStyle w:val="TOC3"/>
            <w:tabs>
              <w:tab w:val="left" w:pos="1320"/>
              <w:tab w:val="right" w:leader="dot" w:pos="10214"/>
            </w:tabs>
            <w:rPr>
              <w:ins w:id="51" w:author="TNT" w:date="2010-05-18T21:30:00Z"/>
              <w:rFonts w:asciiTheme="minorHAnsi" w:eastAsiaTheme="minorEastAsia" w:hAnsiTheme="minorHAnsi" w:cstheme="minorBidi"/>
              <w:noProof/>
              <w:szCs w:val="22"/>
            </w:rPr>
          </w:pPr>
          <w:ins w:id="52" w:author="TNT" w:date="2010-05-18T21:30:00Z">
            <w:r w:rsidRPr="001D7438">
              <w:rPr>
                <w:rStyle w:val="Hyperlink"/>
                <w:noProof/>
              </w:rPr>
              <w:fldChar w:fldCharType="begin"/>
            </w:r>
            <w:r w:rsidRPr="001D7438">
              <w:rPr>
                <w:rStyle w:val="Hyperlink"/>
                <w:noProof/>
              </w:rPr>
              <w:instrText xml:space="preserve"> </w:instrText>
            </w:r>
            <w:r>
              <w:rPr>
                <w:noProof/>
              </w:rPr>
              <w:instrText>HYPERLINK \l "_Toc261981545"</w:instrText>
            </w:r>
            <w:r w:rsidRPr="001D7438">
              <w:rPr>
                <w:rStyle w:val="Hyperlink"/>
                <w:noProof/>
              </w:rPr>
              <w:instrText xml:space="preserve"> </w:instrText>
            </w:r>
            <w:r w:rsidRPr="001D7438">
              <w:rPr>
                <w:rStyle w:val="Hyperlink"/>
                <w:noProof/>
              </w:rPr>
            </w:r>
            <w:r w:rsidRPr="001D7438">
              <w:rPr>
                <w:rStyle w:val="Hyperlink"/>
                <w:noProof/>
              </w:rPr>
              <w:fldChar w:fldCharType="separate"/>
            </w:r>
            <w:r w:rsidRPr="001D7438">
              <w:rPr>
                <w:rStyle w:val="Hyperlink"/>
                <w:noProof/>
                <w:lang w:val="vi-VN"/>
              </w:rPr>
              <w:t>7.1.1</w:t>
            </w:r>
            <w:r>
              <w:rPr>
                <w:rFonts w:asciiTheme="minorHAnsi" w:eastAsiaTheme="minorEastAsia" w:hAnsiTheme="minorHAnsi" w:cstheme="minorBidi"/>
                <w:noProof/>
                <w:szCs w:val="22"/>
              </w:rPr>
              <w:tab/>
            </w:r>
            <w:r w:rsidRPr="001D7438">
              <w:rPr>
                <w:rStyle w:val="Hyperlink"/>
                <w:noProof/>
                <w:lang w:val="vi-VN"/>
              </w:rPr>
              <w:t>Các thao tác với tài khoản</w:t>
            </w:r>
            <w:r>
              <w:rPr>
                <w:noProof/>
                <w:webHidden/>
              </w:rPr>
              <w:tab/>
            </w:r>
            <w:r>
              <w:rPr>
                <w:noProof/>
                <w:webHidden/>
              </w:rPr>
              <w:fldChar w:fldCharType="begin"/>
            </w:r>
            <w:r>
              <w:rPr>
                <w:noProof/>
                <w:webHidden/>
              </w:rPr>
              <w:instrText xml:space="preserve"> PAGEREF _Toc261981545 \h </w:instrText>
            </w:r>
            <w:r>
              <w:rPr>
                <w:noProof/>
                <w:webHidden/>
              </w:rPr>
            </w:r>
          </w:ins>
          <w:r>
            <w:rPr>
              <w:noProof/>
              <w:webHidden/>
            </w:rPr>
            <w:fldChar w:fldCharType="separate"/>
          </w:r>
          <w:ins w:id="53" w:author="TNT" w:date="2010-05-18T21:30:00Z">
            <w:r>
              <w:rPr>
                <w:noProof/>
                <w:webHidden/>
              </w:rPr>
              <w:t>7-8</w:t>
            </w:r>
            <w:r>
              <w:rPr>
                <w:noProof/>
                <w:webHidden/>
              </w:rPr>
              <w:fldChar w:fldCharType="end"/>
            </w:r>
            <w:r w:rsidRPr="001D7438">
              <w:rPr>
                <w:rStyle w:val="Hyperlink"/>
                <w:noProof/>
              </w:rPr>
              <w:fldChar w:fldCharType="end"/>
            </w:r>
          </w:ins>
        </w:p>
        <w:p w14:paraId="32CC8112" w14:textId="77777777" w:rsidR="00F92B8B" w:rsidRDefault="00F92B8B">
          <w:pPr>
            <w:pStyle w:val="TOC3"/>
            <w:tabs>
              <w:tab w:val="left" w:pos="1320"/>
              <w:tab w:val="right" w:leader="dot" w:pos="10214"/>
            </w:tabs>
            <w:rPr>
              <w:ins w:id="54" w:author="TNT" w:date="2010-05-18T21:30:00Z"/>
              <w:rFonts w:asciiTheme="minorHAnsi" w:eastAsiaTheme="minorEastAsia" w:hAnsiTheme="minorHAnsi" w:cstheme="minorBidi"/>
              <w:noProof/>
              <w:szCs w:val="22"/>
            </w:rPr>
          </w:pPr>
          <w:ins w:id="55" w:author="TNT" w:date="2010-05-18T21:30:00Z">
            <w:r w:rsidRPr="001D7438">
              <w:rPr>
                <w:rStyle w:val="Hyperlink"/>
                <w:noProof/>
              </w:rPr>
              <w:fldChar w:fldCharType="begin"/>
            </w:r>
            <w:r w:rsidRPr="001D7438">
              <w:rPr>
                <w:rStyle w:val="Hyperlink"/>
                <w:noProof/>
              </w:rPr>
              <w:instrText xml:space="preserve"> </w:instrText>
            </w:r>
            <w:r>
              <w:rPr>
                <w:noProof/>
              </w:rPr>
              <w:instrText>HYPERLINK \l "_Toc261981546"</w:instrText>
            </w:r>
            <w:r w:rsidRPr="001D7438">
              <w:rPr>
                <w:rStyle w:val="Hyperlink"/>
                <w:noProof/>
              </w:rPr>
              <w:instrText xml:space="preserve"> </w:instrText>
            </w:r>
            <w:r w:rsidRPr="001D7438">
              <w:rPr>
                <w:rStyle w:val="Hyperlink"/>
                <w:noProof/>
              </w:rPr>
            </w:r>
            <w:r w:rsidRPr="001D7438">
              <w:rPr>
                <w:rStyle w:val="Hyperlink"/>
                <w:noProof/>
              </w:rPr>
              <w:fldChar w:fldCharType="separate"/>
            </w:r>
            <w:r w:rsidRPr="001D7438">
              <w:rPr>
                <w:rStyle w:val="Hyperlink"/>
                <w:noProof/>
              </w:rPr>
              <w:t>7.1.2</w:t>
            </w:r>
            <w:r>
              <w:rPr>
                <w:rFonts w:asciiTheme="minorHAnsi" w:eastAsiaTheme="minorEastAsia" w:hAnsiTheme="minorHAnsi" w:cstheme="minorBidi"/>
                <w:noProof/>
                <w:szCs w:val="22"/>
              </w:rPr>
              <w:tab/>
            </w:r>
            <w:r w:rsidRPr="001D7438">
              <w:rPr>
                <w:rStyle w:val="Hyperlink"/>
                <w:noProof/>
              </w:rPr>
              <w:t>Chức năng học tập</w:t>
            </w:r>
            <w:r>
              <w:rPr>
                <w:noProof/>
                <w:webHidden/>
              </w:rPr>
              <w:tab/>
            </w:r>
            <w:r>
              <w:rPr>
                <w:noProof/>
                <w:webHidden/>
              </w:rPr>
              <w:fldChar w:fldCharType="begin"/>
            </w:r>
            <w:r>
              <w:rPr>
                <w:noProof/>
                <w:webHidden/>
              </w:rPr>
              <w:instrText xml:space="preserve"> PAGEREF _Toc261981546 \h </w:instrText>
            </w:r>
            <w:r>
              <w:rPr>
                <w:noProof/>
                <w:webHidden/>
              </w:rPr>
            </w:r>
          </w:ins>
          <w:r>
            <w:rPr>
              <w:noProof/>
              <w:webHidden/>
            </w:rPr>
            <w:fldChar w:fldCharType="separate"/>
          </w:r>
          <w:ins w:id="56" w:author="TNT" w:date="2010-05-18T21:30:00Z">
            <w:r>
              <w:rPr>
                <w:noProof/>
                <w:webHidden/>
              </w:rPr>
              <w:t>7-10</w:t>
            </w:r>
            <w:r>
              <w:rPr>
                <w:noProof/>
                <w:webHidden/>
              </w:rPr>
              <w:fldChar w:fldCharType="end"/>
            </w:r>
            <w:r w:rsidRPr="001D7438">
              <w:rPr>
                <w:rStyle w:val="Hyperlink"/>
                <w:noProof/>
              </w:rPr>
              <w:fldChar w:fldCharType="end"/>
            </w:r>
          </w:ins>
        </w:p>
        <w:p w14:paraId="6A804BC8" w14:textId="77777777" w:rsidR="00F92B8B" w:rsidRDefault="00F92B8B">
          <w:pPr>
            <w:pStyle w:val="TOC3"/>
            <w:tabs>
              <w:tab w:val="left" w:pos="1320"/>
              <w:tab w:val="right" w:leader="dot" w:pos="10214"/>
            </w:tabs>
            <w:rPr>
              <w:ins w:id="57" w:author="TNT" w:date="2010-05-18T21:30:00Z"/>
              <w:rFonts w:asciiTheme="minorHAnsi" w:eastAsiaTheme="minorEastAsia" w:hAnsiTheme="minorHAnsi" w:cstheme="minorBidi"/>
              <w:noProof/>
              <w:szCs w:val="22"/>
            </w:rPr>
          </w:pPr>
          <w:ins w:id="58" w:author="TNT" w:date="2010-05-18T21:30:00Z">
            <w:r w:rsidRPr="001D7438">
              <w:rPr>
                <w:rStyle w:val="Hyperlink"/>
                <w:noProof/>
              </w:rPr>
              <w:fldChar w:fldCharType="begin"/>
            </w:r>
            <w:r w:rsidRPr="001D7438">
              <w:rPr>
                <w:rStyle w:val="Hyperlink"/>
                <w:noProof/>
              </w:rPr>
              <w:instrText xml:space="preserve"> </w:instrText>
            </w:r>
            <w:r>
              <w:rPr>
                <w:noProof/>
              </w:rPr>
              <w:instrText>HYPERLINK \l "_Toc261981547"</w:instrText>
            </w:r>
            <w:r w:rsidRPr="001D7438">
              <w:rPr>
                <w:rStyle w:val="Hyperlink"/>
                <w:noProof/>
              </w:rPr>
              <w:instrText xml:space="preserve"> </w:instrText>
            </w:r>
            <w:r w:rsidRPr="001D7438">
              <w:rPr>
                <w:rStyle w:val="Hyperlink"/>
                <w:noProof/>
              </w:rPr>
            </w:r>
            <w:r w:rsidRPr="001D7438">
              <w:rPr>
                <w:rStyle w:val="Hyperlink"/>
                <w:noProof/>
              </w:rPr>
              <w:fldChar w:fldCharType="separate"/>
            </w:r>
            <w:r w:rsidRPr="001D7438">
              <w:rPr>
                <w:rStyle w:val="Hyperlink"/>
                <w:noProof/>
                <w:lang w:val="vi-VN"/>
              </w:rPr>
              <w:t>7.1.3</w:t>
            </w:r>
            <w:r>
              <w:rPr>
                <w:rFonts w:asciiTheme="minorHAnsi" w:eastAsiaTheme="minorEastAsia" w:hAnsiTheme="minorHAnsi" w:cstheme="minorBidi"/>
                <w:noProof/>
                <w:szCs w:val="22"/>
              </w:rPr>
              <w:tab/>
            </w:r>
            <w:r w:rsidRPr="001D7438">
              <w:rPr>
                <w:rStyle w:val="Hyperlink"/>
                <w:noProof/>
                <w:lang w:val="vi-VN"/>
              </w:rPr>
              <w:t>Các thao tác với bài học/ bài tập (giống editor cho chương trình)</w:t>
            </w:r>
            <w:r>
              <w:rPr>
                <w:noProof/>
                <w:webHidden/>
              </w:rPr>
              <w:tab/>
            </w:r>
            <w:r>
              <w:rPr>
                <w:noProof/>
                <w:webHidden/>
              </w:rPr>
              <w:fldChar w:fldCharType="begin"/>
            </w:r>
            <w:r>
              <w:rPr>
                <w:noProof/>
                <w:webHidden/>
              </w:rPr>
              <w:instrText xml:space="preserve"> PAGEREF _Toc261981547 \h </w:instrText>
            </w:r>
            <w:r>
              <w:rPr>
                <w:noProof/>
                <w:webHidden/>
              </w:rPr>
            </w:r>
          </w:ins>
          <w:r>
            <w:rPr>
              <w:noProof/>
              <w:webHidden/>
            </w:rPr>
            <w:fldChar w:fldCharType="separate"/>
          </w:r>
          <w:ins w:id="59" w:author="TNT" w:date="2010-05-18T21:30:00Z">
            <w:r>
              <w:rPr>
                <w:noProof/>
                <w:webHidden/>
              </w:rPr>
              <w:t>7-13</w:t>
            </w:r>
            <w:r>
              <w:rPr>
                <w:noProof/>
                <w:webHidden/>
              </w:rPr>
              <w:fldChar w:fldCharType="end"/>
            </w:r>
            <w:r w:rsidRPr="001D7438">
              <w:rPr>
                <w:rStyle w:val="Hyperlink"/>
                <w:noProof/>
              </w:rPr>
              <w:fldChar w:fldCharType="end"/>
            </w:r>
          </w:ins>
        </w:p>
        <w:p w14:paraId="56E81E7F" w14:textId="77777777" w:rsidR="00F92B8B" w:rsidRDefault="00F92B8B">
          <w:pPr>
            <w:pStyle w:val="TOC3"/>
            <w:tabs>
              <w:tab w:val="left" w:pos="1320"/>
              <w:tab w:val="right" w:leader="dot" w:pos="10214"/>
            </w:tabs>
            <w:rPr>
              <w:ins w:id="60" w:author="TNT" w:date="2010-05-18T21:30:00Z"/>
              <w:rFonts w:asciiTheme="minorHAnsi" w:eastAsiaTheme="minorEastAsia" w:hAnsiTheme="minorHAnsi" w:cstheme="minorBidi"/>
              <w:noProof/>
              <w:szCs w:val="22"/>
            </w:rPr>
          </w:pPr>
          <w:ins w:id="61" w:author="TNT" w:date="2010-05-18T21:30:00Z">
            <w:r w:rsidRPr="001D7438">
              <w:rPr>
                <w:rStyle w:val="Hyperlink"/>
                <w:noProof/>
              </w:rPr>
              <w:fldChar w:fldCharType="begin"/>
            </w:r>
            <w:r w:rsidRPr="001D7438">
              <w:rPr>
                <w:rStyle w:val="Hyperlink"/>
                <w:noProof/>
              </w:rPr>
              <w:instrText xml:space="preserve"> </w:instrText>
            </w:r>
            <w:r>
              <w:rPr>
                <w:noProof/>
              </w:rPr>
              <w:instrText>HYPERLINK \l "_Toc261981548"</w:instrText>
            </w:r>
            <w:r w:rsidRPr="001D7438">
              <w:rPr>
                <w:rStyle w:val="Hyperlink"/>
                <w:noProof/>
              </w:rPr>
              <w:instrText xml:space="preserve"> </w:instrText>
            </w:r>
            <w:r w:rsidRPr="001D7438">
              <w:rPr>
                <w:rStyle w:val="Hyperlink"/>
                <w:noProof/>
              </w:rPr>
            </w:r>
            <w:r w:rsidRPr="001D7438">
              <w:rPr>
                <w:rStyle w:val="Hyperlink"/>
                <w:noProof/>
              </w:rPr>
              <w:fldChar w:fldCharType="separate"/>
            </w:r>
            <w:r w:rsidRPr="001D7438">
              <w:rPr>
                <w:rStyle w:val="Hyperlink"/>
                <w:noProof/>
              </w:rPr>
              <w:t>7.1.4</w:t>
            </w:r>
            <w:r>
              <w:rPr>
                <w:rFonts w:asciiTheme="minorHAnsi" w:eastAsiaTheme="minorEastAsia" w:hAnsiTheme="minorHAnsi" w:cstheme="minorBidi"/>
                <w:noProof/>
                <w:szCs w:val="22"/>
              </w:rPr>
              <w:tab/>
            </w:r>
            <w:r w:rsidRPr="001D7438">
              <w:rPr>
                <w:rStyle w:val="Hyperlink"/>
                <w:noProof/>
              </w:rPr>
              <w:t>Công cụ hỗ trợ giải bài tập</w:t>
            </w:r>
            <w:r>
              <w:rPr>
                <w:noProof/>
                <w:webHidden/>
              </w:rPr>
              <w:tab/>
            </w:r>
            <w:r>
              <w:rPr>
                <w:noProof/>
                <w:webHidden/>
              </w:rPr>
              <w:fldChar w:fldCharType="begin"/>
            </w:r>
            <w:r>
              <w:rPr>
                <w:noProof/>
                <w:webHidden/>
              </w:rPr>
              <w:instrText xml:space="preserve"> PAGEREF _Toc261981548 \h </w:instrText>
            </w:r>
            <w:r>
              <w:rPr>
                <w:noProof/>
                <w:webHidden/>
              </w:rPr>
            </w:r>
          </w:ins>
          <w:r>
            <w:rPr>
              <w:noProof/>
              <w:webHidden/>
            </w:rPr>
            <w:fldChar w:fldCharType="separate"/>
          </w:r>
          <w:ins w:id="62" w:author="TNT" w:date="2010-05-18T21:30:00Z">
            <w:r>
              <w:rPr>
                <w:noProof/>
                <w:webHidden/>
              </w:rPr>
              <w:t>7-14</w:t>
            </w:r>
            <w:r>
              <w:rPr>
                <w:noProof/>
                <w:webHidden/>
              </w:rPr>
              <w:fldChar w:fldCharType="end"/>
            </w:r>
            <w:r w:rsidRPr="001D7438">
              <w:rPr>
                <w:rStyle w:val="Hyperlink"/>
                <w:noProof/>
              </w:rPr>
              <w:fldChar w:fldCharType="end"/>
            </w:r>
          </w:ins>
        </w:p>
        <w:p w14:paraId="21E6C069" w14:textId="77777777" w:rsidR="00F92B8B" w:rsidRDefault="00F92B8B">
          <w:pPr>
            <w:pStyle w:val="TOC3"/>
            <w:tabs>
              <w:tab w:val="left" w:pos="1320"/>
              <w:tab w:val="right" w:leader="dot" w:pos="10214"/>
            </w:tabs>
            <w:rPr>
              <w:ins w:id="63" w:author="TNT" w:date="2010-05-18T21:30:00Z"/>
              <w:rFonts w:asciiTheme="minorHAnsi" w:eastAsiaTheme="minorEastAsia" w:hAnsiTheme="minorHAnsi" w:cstheme="minorBidi"/>
              <w:noProof/>
              <w:szCs w:val="22"/>
            </w:rPr>
          </w:pPr>
          <w:ins w:id="64" w:author="TNT" w:date="2010-05-18T21:30:00Z">
            <w:r w:rsidRPr="001D7438">
              <w:rPr>
                <w:rStyle w:val="Hyperlink"/>
                <w:noProof/>
              </w:rPr>
              <w:fldChar w:fldCharType="begin"/>
            </w:r>
            <w:r w:rsidRPr="001D7438">
              <w:rPr>
                <w:rStyle w:val="Hyperlink"/>
                <w:noProof/>
              </w:rPr>
              <w:instrText xml:space="preserve"> </w:instrText>
            </w:r>
            <w:r>
              <w:rPr>
                <w:noProof/>
              </w:rPr>
              <w:instrText>HYPERLINK \l "_Toc261981549"</w:instrText>
            </w:r>
            <w:r w:rsidRPr="001D7438">
              <w:rPr>
                <w:rStyle w:val="Hyperlink"/>
                <w:noProof/>
              </w:rPr>
              <w:instrText xml:space="preserve"> </w:instrText>
            </w:r>
            <w:r w:rsidRPr="001D7438">
              <w:rPr>
                <w:rStyle w:val="Hyperlink"/>
                <w:noProof/>
              </w:rPr>
            </w:r>
            <w:r w:rsidRPr="001D7438">
              <w:rPr>
                <w:rStyle w:val="Hyperlink"/>
                <w:noProof/>
              </w:rPr>
              <w:fldChar w:fldCharType="separate"/>
            </w:r>
            <w:r w:rsidRPr="001D7438">
              <w:rPr>
                <w:rStyle w:val="Hyperlink"/>
                <w:noProof/>
              </w:rPr>
              <w:t>7.1.5</w:t>
            </w:r>
            <w:r>
              <w:rPr>
                <w:rFonts w:asciiTheme="minorHAnsi" w:eastAsiaTheme="minorEastAsia" w:hAnsiTheme="minorHAnsi" w:cstheme="minorBidi"/>
                <w:noProof/>
                <w:szCs w:val="22"/>
              </w:rPr>
              <w:tab/>
            </w:r>
            <w:r w:rsidRPr="001D7438">
              <w:rPr>
                <w:rStyle w:val="Hyperlink"/>
                <w:noProof/>
              </w:rPr>
              <w:t>Các chức năng mở rộng khác</w:t>
            </w:r>
            <w:r>
              <w:rPr>
                <w:noProof/>
                <w:webHidden/>
              </w:rPr>
              <w:tab/>
            </w:r>
            <w:r>
              <w:rPr>
                <w:noProof/>
                <w:webHidden/>
              </w:rPr>
              <w:fldChar w:fldCharType="begin"/>
            </w:r>
            <w:r>
              <w:rPr>
                <w:noProof/>
                <w:webHidden/>
              </w:rPr>
              <w:instrText xml:space="preserve"> PAGEREF _Toc261981549 \h </w:instrText>
            </w:r>
            <w:r>
              <w:rPr>
                <w:noProof/>
                <w:webHidden/>
              </w:rPr>
            </w:r>
          </w:ins>
          <w:r>
            <w:rPr>
              <w:noProof/>
              <w:webHidden/>
            </w:rPr>
            <w:fldChar w:fldCharType="separate"/>
          </w:r>
          <w:ins w:id="65" w:author="TNT" w:date="2010-05-18T21:30:00Z">
            <w:r>
              <w:rPr>
                <w:noProof/>
                <w:webHidden/>
              </w:rPr>
              <w:t>7-15</w:t>
            </w:r>
            <w:r>
              <w:rPr>
                <w:noProof/>
                <w:webHidden/>
              </w:rPr>
              <w:fldChar w:fldCharType="end"/>
            </w:r>
            <w:r w:rsidRPr="001D7438">
              <w:rPr>
                <w:rStyle w:val="Hyperlink"/>
                <w:noProof/>
              </w:rPr>
              <w:fldChar w:fldCharType="end"/>
            </w:r>
          </w:ins>
        </w:p>
        <w:p w14:paraId="2C70408E" w14:textId="77777777" w:rsidR="00F92B8B" w:rsidRDefault="00F92B8B">
          <w:pPr>
            <w:pStyle w:val="TOC2"/>
            <w:tabs>
              <w:tab w:val="left" w:pos="880"/>
              <w:tab w:val="right" w:leader="dot" w:pos="10214"/>
            </w:tabs>
            <w:rPr>
              <w:ins w:id="66" w:author="TNT" w:date="2010-05-18T21:30:00Z"/>
              <w:rFonts w:asciiTheme="minorHAnsi" w:eastAsiaTheme="minorEastAsia" w:hAnsiTheme="minorHAnsi" w:cstheme="minorBidi"/>
              <w:noProof/>
              <w:szCs w:val="22"/>
            </w:rPr>
          </w:pPr>
          <w:ins w:id="67" w:author="TNT" w:date="2010-05-18T21:30:00Z">
            <w:r w:rsidRPr="001D7438">
              <w:rPr>
                <w:rStyle w:val="Hyperlink"/>
                <w:noProof/>
              </w:rPr>
              <w:fldChar w:fldCharType="begin"/>
            </w:r>
            <w:r w:rsidRPr="001D7438">
              <w:rPr>
                <w:rStyle w:val="Hyperlink"/>
                <w:noProof/>
              </w:rPr>
              <w:instrText xml:space="preserve"> </w:instrText>
            </w:r>
            <w:r>
              <w:rPr>
                <w:noProof/>
              </w:rPr>
              <w:instrText>HYPERLINK \l "_Toc261981550"</w:instrText>
            </w:r>
            <w:r w:rsidRPr="001D7438">
              <w:rPr>
                <w:rStyle w:val="Hyperlink"/>
                <w:noProof/>
              </w:rPr>
              <w:instrText xml:space="preserve"> </w:instrText>
            </w:r>
            <w:r w:rsidRPr="001D7438">
              <w:rPr>
                <w:rStyle w:val="Hyperlink"/>
                <w:noProof/>
              </w:rPr>
            </w:r>
            <w:r w:rsidRPr="001D7438">
              <w:rPr>
                <w:rStyle w:val="Hyperlink"/>
                <w:noProof/>
              </w:rPr>
              <w:fldChar w:fldCharType="separate"/>
            </w:r>
            <w:r w:rsidRPr="001D7438">
              <w:rPr>
                <w:rStyle w:val="Hyperlink"/>
                <w:rFonts w:cs="Arial"/>
                <w:noProof/>
                <w:lang w:val="vi-VN"/>
              </w:rPr>
              <w:t>7.2</w:t>
            </w:r>
            <w:r>
              <w:rPr>
                <w:rFonts w:asciiTheme="minorHAnsi" w:eastAsiaTheme="minorEastAsia" w:hAnsiTheme="minorHAnsi" w:cstheme="minorBidi"/>
                <w:noProof/>
                <w:szCs w:val="22"/>
              </w:rPr>
              <w:tab/>
            </w:r>
            <w:r w:rsidRPr="001D7438">
              <w:rPr>
                <w:rStyle w:val="Hyperlink"/>
                <w:rFonts w:cs="Arial"/>
                <w:noProof/>
                <w:lang w:val="vi-VN"/>
              </w:rPr>
              <w:t>Yêu cầu phi chức năng</w:t>
            </w:r>
            <w:r>
              <w:rPr>
                <w:noProof/>
                <w:webHidden/>
              </w:rPr>
              <w:tab/>
            </w:r>
            <w:r>
              <w:rPr>
                <w:noProof/>
                <w:webHidden/>
              </w:rPr>
              <w:fldChar w:fldCharType="begin"/>
            </w:r>
            <w:r>
              <w:rPr>
                <w:noProof/>
                <w:webHidden/>
              </w:rPr>
              <w:instrText xml:space="preserve"> PAGEREF _Toc261981550 \h </w:instrText>
            </w:r>
            <w:r>
              <w:rPr>
                <w:noProof/>
                <w:webHidden/>
              </w:rPr>
            </w:r>
          </w:ins>
          <w:r>
            <w:rPr>
              <w:noProof/>
              <w:webHidden/>
            </w:rPr>
            <w:fldChar w:fldCharType="separate"/>
          </w:r>
          <w:ins w:id="68" w:author="TNT" w:date="2010-05-18T21:30:00Z">
            <w:r>
              <w:rPr>
                <w:noProof/>
                <w:webHidden/>
              </w:rPr>
              <w:t>7-16</w:t>
            </w:r>
            <w:r>
              <w:rPr>
                <w:noProof/>
                <w:webHidden/>
              </w:rPr>
              <w:fldChar w:fldCharType="end"/>
            </w:r>
            <w:r w:rsidRPr="001D7438">
              <w:rPr>
                <w:rStyle w:val="Hyperlink"/>
                <w:noProof/>
              </w:rPr>
              <w:fldChar w:fldCharType="end"/>
            </w:r>
          </w:ins>
        </w:p>
        <w:p w14:paraId="69695B34" w14:textId="77777777" w:rsidR="00F92B8B" w:rsidRDefault="00F92B8B">
          <w:pPr>
            <w:pStyle w:val="TOC2"/>
            <w:tabs>
              <w:tab w:val="left" w:pos="880"/>
              <w:tab w:val="right" w:leader="dot" w:pos="10214"/>
            </w:tabs>
            <w:rPr>
              <w:ins w:id="69" w:author="TNT" w:date="2010-05-18T21:30:00Z"/>
              <w:rFonts w:asciiTheme="minorHAnsi" w:eastAsiaTheme="minorEastAsia" w:hAnsiTheme="minorHAnsi" w:cstheme="minorBidi"/>
              <w:noProof/>
              <w:szCs w:val="22"/>
            </w:rPr>
          </w:pPr>
          <w:ins w:id="70" w:author="TNT" w:date="2010-05-18T21:30:00Z">
            <w:r w:rsidRPr="001D7438">
              <w:rPr>
                <w:rStyle w:val="Hyperlink"/>
                <w:noProof/>
              </w:rPr>
              <w:fldChar w:fldCharType="begin"/>
            </w:r>
            <w:r w:rsidRPr="001D7438">
              <w:rPr>
                <w:rStyle w:val="Hyperlink"/>
                <w:noProof/>
              </w:rPr>
              <w:instrText xml:space="preserve"> </w:instrText>
            </w:r>
            <w:r>
              <w:rPr>
                <w:noProof/>
              </w:rPr>
              <w:instrText>HYPERLINK \l "_Toc261981551"</w:instrText>
            </w:r>
            <w:r w:rsidRPr="001D7438">
              <w:rPr>
                <w:rStyle w:val="Hyperlink"/>
                <w:noProof/>
              </w:rPr>
              <w:instrText xml:space="preserve"> </w:instrText>
            </w:r>
            <w:r w:rsidRPr="001D7438">
              <w:rPr>
                <w:rStyle w:val="Hyperlink"/>
                <w:noProof/>
              </w:rPr>
            </w:r>
            <w:r w:rsidRPr="001D7438">
              <w:rPr>
                <w:rStyle w:val="Hyperlink"/>
                <w:noProof/>
              </w:rPr>
              <w:fldChar w:fldCharType="separate"/>
            </w:r>
            <w:r w:rsidRPr="001D7438">
              <w:rPr>
                <w:rStyle w:val="Hyperlink"/>
                <w:rFonts w:ascii="Times New Roman" w:hAnsi="Times New Roman"/>
                <w:noProof/>
              </w:rPr>
              <w:t>7.3</w:t>
            </w:r>
            <w:r>
              <w:rPr>
                <w:rFonts w:asciiTheme="minorHAnsi" w:eastAsiaTheme="minorEastAsia" w:hAnsiTheme="minorHAnsi" w:cstheme="minorBidi"/>
                <w:noProof/>
                <w:szCs w:val="22"/>
              </w:rPr>
              <w:tab/>
            </w:r>
            <w:r w:rsidRPr="001D7438">
              <w:rPr>
                <w:rStyle w:val="Hyperlink"/>
                <w:noProof/>
              </w:rPr>
              <w:t>Yêu cầu hệ thống</w:t>
            </w:r>
            <w:r>
              <w:rPr>
                <w:noProof/>
                <w:webHidden/>
              </w:rPr>
              <w:tab/>
            </w:r>
            <w:r>
              <w:rPr>
                <w:noProof/>
                <w:webHidden/>
              </w:rPr>
              <w:fldChar w:fldCharType="begin"/>
            </w:r>
            <w:r>
              <w:rPr>
                <w:noProof/>
                <w:webHidden/>
              </w:rPr>
              <w:instrText xml:space="preserve"> PAGEREF _Toc261981551 \h </w:instrText>
            </w:r>
            <w:r>
              <w:rPr>
                <w:noProof/>
                <w:webHidden/>
              </w:rPr>
            </w:r>
          </w:ins>
          <w:r>
            <w:rPr>
              <w:noProof/>
              <w:webHidden/>
            </w:rPr>
            <w:fldChar w:fldCharType="separate"/>
          </w:r>
          <w:ins w:id="71" w:author="TNT" w:date="2010-05-18T21:30:00Z">
            <w:r>
              <w:rPr>
                <w:noProof/>
                <w:webHidden/>
              </w:rPr>
              <w:t>7-16</w:t>
            </w:r>
            <w:r>
              <w:rPr>
                <w:noProof/>
                <w:webHidden/>
              </w:rPr>
              <w:fldChar w:fldCharType="end"/>
            </w:r>
            <w:r w:rsidRPr="001D7438">
              <w:rPr>
                <w:rStyle w:val="Hyperlink"/>
                <w:noProof/>
              </w:rPr>
              <w:fldChar w:fldCharType="end"/>
            </w:r>
          </w:ins>
        </w:p>
        <w:p w14:paraId="09DCCF02" w14:textId="77777777" w:rsidR="00F92B8B" w:rsidRDefault="00F92B8B">
          <w:pPr>
            <w:pStyle w:val="TOC1"/>
            <w:tabs>
              <w:tab w:val="left" w:pos="440"/>
              <w:tab w:val="right" w:leader="dot" w:pos="10214"/>
            </w:tabs>
            <w:rPr>
              <w:ins w:id="72" w:author="TNT" w:date="2010-05-18T21:30:00Z"/>
              <w:rFonts w:asciiTheme="minorHAnsi" w:eastAsiaTheme="minorEastAsia" w:hAnsiTheme="minorHAnsi" w:cstheme="minorBidi"/>
              <w:noProof/>
              <w:szCs w:val="22"/>
            </w:rPr>
          </w:pPr>
          <w:ins w:id="73" w:author="TNT" w:date="2010-05-18T21:30:00Z">
            <w:r w:rsidRPr="001D7438">
              <w:rPr>
                <w:rStyle w:val="Hyperlink"/>
                <w:noProof/>
              </w:rPr>
              <w:fldChar w:fldCharType="begin"/>
            </w:r>
            <w:r w:rsidRPr="001D7438">
              <w:rPr>
                <w:rStyle w:val="Hyperlink"/>
                <w:noProof/>
              </w:rPr>
              <w:instrText xml:space="preserve"> </w:instrText>
            </w:r>
            <w:r>
              <w:rPr>
                <w:noProof/>
              </w:rPr>
              <w:instrText>HYPERLINK \l "_Toc261981552"</w:instrText>
            </w:r>
            <w:r w:rsidRPr="001D7438">
              <w:rPr>
                <w:rStyle w:val="Hyperlink"/>
                <w:noProof/>
              </w:rPr>
              <w:instrText xml:space="preserve"> </w:instrText>
            </w:r>
            <w:r w:rsidRPr="001D7438">
              <w:rPr>
                <w:rStyle w:val="Hyperlink"/>
                <w:noProof/>
              </w:rPr>
            </w:r>
            <w:r w:rsidRPr="001D7438">
              <w:rPr>
                <w:rStyle w:val="Hyperlink"/>
                <w:noProof/>
              </w:rPr>
              <w:fldChar w:fldCharType="separate"/>
            </w:r>
            <w:r w:rsidRPr="001D7438">
              <w:rPr>
                <w:rStyle w:val="Hyperlink"/>
                <w:noProof/>
              </w:rPr>
              <w:t>8</w:t>
            </w:r>
            <w:r>
              <w:rPr>
                <w:rFonts w:asciiTheme="minorHAnsi" w:eastAsiaTheme="minorEastAsia" w:hAnsiTheme="minorHAnsi" w:cstheme="minorBidi"/>
                <w:noProof/>
                <w:szCs w:val="22"/>
              </w:rPr>
              <w:tab/>
            </w:r>
            <w:r w:rsidRPr="001D7438">
              <w:rPr>
                <w:rStyle w:val="Hyperlink"/>
                <w:noProof/>
              </w:rPr>
              <w:t>Mô hình Use-case :</w:t>
            </w:r>
            <w:r>
              <w:rPr>
                <w:noProof/>
                <w:webHidden/>
              </w:rPr>
              <w:tab/>
            </w:r>
            <w:r>
              <w:rPr>
                <w:noProof/>
                <w:webHidden/>
              </w:rPr>
              <w:fldChar w:fldCharType="begin"/>
            </w:r>
            <w:r>
              <w:rPr>
                <w:noProof/>
                <w:webHidden/>
              </w:rPr>
              <w:instrText xml:space="preserve"> PAGEREF _Toc261981552 \h </w:instrText>
            </w:r>
            <w:r>
              <w:rPr>
                <w:noProof/>
                <w:webHidden/>
              </w:rPr>
            </w:r>
          </w:ins>
          <w:r>
            <w:rPr>
              <w:noProof/>
              <w:webHidden/>
            </w:rPr>
            <w:fldChar w:fldCharType="separate"/>
          </w:r>
          <w:ins w:id="74" w:author="TNT" w:date="2010-05-18T21:30:00Z">
            <w:r>
              <w:rPr>
                <w:noProof/>
                <w:webHidden/>
              </w:rPr>
              <w:t>8-17</w:t>
            </w:r>
            <w:r>
              <w:rPr>
                <w:noProof/>
                <w:webHidden/>
              </w:rPr>
              <w:fldChar w:fldCharType="end"/>
            </w:r>
            <w:r w:rsidRPr="001D7438">
              <w:rPr>
                <w:rStyle w:val="Hyperlink"/>
                <w:noProof/>
              </w:rPr>
              <w:fldChar w:fldCharType="end"/>
            </w:r>
          </w:ins>
        </w:p>
        <w:p w14:paraId="76FE2F87" w14:textId="77777777" w:rsidR="00F92B8B" w:rsidRDefault="00F92B8B">
          <w:pPr>
            <w:pStyle w:val="TOC2"/>
            <w:tabs>
              <w:tab w:val="left" w:pos="880"/>
              <w:tab w:val="right" w:leader="dot" w:pos="10214"/>
            </w:tabs>
            <w:rPr>
              <w:ins w:id="75" w:author="TNT" w:date="2010-05-18T21:30:00Z"/>
              <w:rFonts w:asciiTheme="minorHAnsi" w:eastAsiaTheme="minorEastAsia" w:hAnsiTheme="minorHAnsi" w:cstheme="minorBidi"/>
              <w:noProof/>
              <w:szCs w:val="22"/>
            </w:rPr>
          </w:pPr>
          <w:ins w:id="76" w:author="TNT" w:date="2010-05-18T21:30:00Z">
            <w:r w:rsidRPr="001D7438">
              <w:rPr>
                <w:rStyle w:val="Hyperlink"/>
                <w:noProof/>
              </w:rPr>
              <w:fldChar w:fldCharType="begin"/>
            </w:r>
            <w:r w:rsidRPr="001D7438">
              <w:rPr>
                <w:rStyle w:val="Hyperlink"/>
                <w:noProof/>
              </w:rPr>
              <w:instrText xml:space="preserve"> </w:instrText>
            </w:r>
            <w:r>
              <w:rPr>
                <w:noProof/>
              </w:rPr>
              <w:instrText>HYPERLINK \l "_Toc261981553"</w:instrText>
            </w:r>
            <w:r w:rsidRPr="001D7438">
              <w:rPr>
                <w:rStyle w:val="Hyperlink"/>
                <w:noProof/>
              </w:rPr>
              <w:instrText xml:space="preserve"> </w:instrText>
            </w:r>
            <w:r w:rsidRPr="001D7438">
              <w:rPr>
                <w:rStyle w:val="Hyperlink"/>
                <w:noProof/>
              </w:rPr>
            </w:r>
            <w:r w:rsidRPr="001D7438">
              <w:rPr>
                <w:rStyle w:val="Hyperlink"/>
                <w:noProof/>
              </w:rPr>
              <w:fldChar w:fldCharType="separate"/>
            </w:r>
            <w:r w:rsidRPr="001D7438">
              <w:rPr>
                <w:rStyle w:val="Hyperlink"/>
                <w:rFonts w:cs="Arial"/>
                <w:noProof/>
              </w:rPr>
              <w:t>8.1</w:t>
            </w:r>
            <w:r>
              <w:rPr>
                <w:rFonts w:asciiTheme="minorHAnsi" w:eastAsiaTheme="minorEastAsia" w:hAnsiTheme="minorHAnsi" w:cstheme="minorBidi"/>
                <w:noProof/>
                <w:szCs w:val="22"/>
              </w:rPr>
              <w:tab/>
            </w:r>
            <w:r w:rsidRPr="001D7438">
              <w:rPr>
                <w:rStyle w:val="Hyperlink"/>
                <w:rFonts w:cs="Arial"/>
                <w:noProof/>
              </w:rPr>
              <w:t>Tác nhân(Actor)</w:t>
            </w:r>
            <w:r>
              <w:rPr>
                <w:noProof/>
                <w:webHidden/>
              </w:rPr>
              <w:tab/>
            </w:r>
            <w:r>
              <w:rPr>
                <w:noProof/>
                <w:webHidden/>
              </w:rPr>
              <w:fldChar w:fldCharType="begin"/>
            </w:r>
            <w:r>
              <w:rPr>
                <w:noProof/>
                <w:webHidden/>
              </w:rPr>
              <w:instrText xml:space="preserve"> PAGEREF _Toc261981553 \h </w:instrText>
            </w:r>
            <w:r>
              <w:rPr>
                <w:noProof/>
                <w:webHidden/>
              </w:rPr>
            </w:r>
          </w:ins>
          <w:r>
            <w:rPr>
              <w:noProof/>
              <w:webHidden/>
            </w:rPr>
            <w:fldChar w:fldCharType="separate"/>
          </w:r>
          <w:ins w:id="77" w:author="TNT" w:date="2010-05-18T21:30:00Z">
            <w:r>
              <w:rPr>
                <w:noProof/>
                <w:webHidden/>
              </w:rPr>
              <w:t>8-17</w:t>
            </w:r>
            <w:r>
              <w:rPr>
                <w:noProof/>
                <w:webHidden/>
              </w:rPr>
              <w:fldChar w:fldCharType="end"/>
            </w:r>
            <w:r w:rsidRPr="001D7438">
              <w:rPr>
                <w:rStyle w:val="Hyperlink"/>
                <w:noProof/>
              </w:rPr>
              <w:fldChar w:fldCharType="end"/>
            </w:r>
          </w:ins>
        </w:p>
        <w:p w14:paraId="107249E7" w14:textId="77777777" w:rsidR="00F92B8B" w:rsidRDefault="00F92B8B">
          <w:pPr>
            <w:pStyle w:val="TOC2"/>
            <w:tabs>
              <w:tab w:val="left" w:pos="880"/>
              <w:tab w:val="right" w:leader="dot" w:pos="10214"/>
            </w:tabs>
            <w:rPr>
              <w:ins w:id="78" w:author="TNT" w:date="2010-05-18T21:30:00Z"/>
              <w:rFonts w:asciiTheme="minorHAnsi" w:eastAsiaTheme="minorEastAsia" w:hAnsiTheme="minorHAnsi" w:cstheme="minorBidi"/>
              <w:noProof/>
              <w:szCs w:val="22"/>
            </w:rPr>
          </w:pPr>
          <w:ins w:id="79" w:author="TNT" w:date="2010-05-18T21:30:00Z">
            <w:r w:rsidRPr="001D7438">
              <w:rPr>
                <w:rStyle w:val="Hyperlink"/>
                <w:noProof/>
              </w:rPr>
              <w:fldChar w:fldCharType="begin"/>
            </w:r>
            <w:r w:rsidRPr="001D7438">
              <w:rPr>
                <w:rStyle w:val="Hyperlink"/>
                <w:noProof/>
              </w:rPr>
              <w:instrText xml:space="preserve"> </w:instrText>
            </w:r>
            <w:r>
              <w:rPr>
                <w:noProof/>
              </w:rPr>
              <w:instrText>HYPERLINK \l "_Toc261981554"</w:instrText>
            </w:r>
            <w:r w:rsidRPr="001D7438">
              <w:rPr>
                <w:rStyle w:val="Hyperlink"/>
                <w:noProof/>
              </w:rPr>
              <w:instrText xml:space="preserve"> </w:instrText>
            </w:r>
            <w:r w:rsidRPr="001D7438">
              <w:rPr>
                <w:rStyle w:val="Hyperlink"/>
                <w:noProof/>
              </w:rPr>
            </w:r>
            <w:r w:rsidRPr="001D7438">
              <w:rPr>
                <w:rStyle w:val="Hyperlink"/>
                <w:noProof/>
              </w:rPr>
              <w:fldChar w:fldCharType="separate"/>
            </w:r>
            <w:r w:rsidRPr="001D7438">
              <w:rPr>
                <w:rStyle w:val="Hyperlink"/>
                <w:rFonts w:cs="Arial"/>
                <w:noProof/>
              </w:rPr>
              <w:t>8.2</w:t>
            </w:r>
            <w:r>
              <w:rPr>
                <w:rFonts w:asciiTheme="minorHAnsi" w:eastAsiaTheme="minorEastAsia" w:hAnsiTheme="minorHAnsi" w:cstheme="minorBidi"/>
                <w:noProof/>
                <w:szCs w:val="22"/>
              </w:rPr>
              <w:tab/>
            </w:r>
            <w:r w:rsidRPr="001D7438">
              <w:rPr>
                <w:rStyle w:val="Hyperlink"/>
                <w:rFonts w:cs="Arial"/>
                <w:noProof/>
              </w:rPr>
              <w:t>Sơ đồ Use-case</w:t>
            </w:r>
            <w:r>
              <w:rPr>
                <w:noProof/>
                <w:webHidden/>
              </w:rPr>
              <w:tab/>
            </w:r>
            <w:r>
              <w:rPr>
                <w:noProof/>
                <w:webHidden/>
              </w:rPr>
              <w:fldChar w:fldCharType="begin"/>
            </w:r>
            <w:r>
              <w:rPr>
                <w:noProof/>
                <w:webHidden/>
              </w:rPr>
              <w:instrText xml:space="preserve"> PAGEREF _Toc261981554 \h </w:instrText>
            </w:r>
            <w:r>
              <w:rPr>
                <w:noProof/>
                <w:webHidden/>
              </w:rPr>
            </w:r>
          </w:ins>
          <w:r>
            <w:rPr>
              <w:noProof/>
              <w:webHidden/>
            </w:rPr>
            <w:fldChar w:fldCharType="separate"/>
          </w:r>
          <w:ins w:id="80" w:author="TNT" w:date="2010-05-18T21:30:00Z">
            <w:r>
              <w:rPr>
                <w:noProof/>
                <w:webHidden/>
              </w:rPr>
              <w:t>8-18</w:t>
            </w:r>
            <w:r>
              <w:rPr>
                <w:noProof/>
                <w:webHidden/>
              </w:rPr>
              <w:fldChar w:fldCharType="end"/>
            </w:r>
            <w:r w:rsidRPr="001D7438">
              <w:rPr>
                <w:rStyle w:val="Hyperlink"/>
                <w:noProof/>
              </w:rPr>
              <w:fldChar w:fldCharType="end"/>
            </w:r>
          </w:ins>
        </w:p>
        <w:p w14:paraId="0B89E023" w14:textId="77777777" w:rsidR="00F92B8B" w:rsidRDefault="00F92B8B">
          <w:pPr>
            <w:pStyle w:val="TOC2"/>
            <w:tabs>
              <w:tab w:val="left" w:pos="880"/>
              <w:tab w:val="right" w:leader="dot" w:pos="10214"/>
            </w:tabs>
            <w:rPr>
              <w:ins w:id="81" w:author="TNT" w:date="2010-05-18T21:30:00Z"/>
              <w:rFonts w:asciiTheme="minorHAnsi" w:eastAsiaTheme="minorEastAsia" w:hAnsiTheme="minorHAnsi" w:cstheme="minorBidi"/>
              <w:noProof/>
              <w:szCs w:val="22"/>
            </w:rPr>
          </w:pPr>
          <w:ins w:id="82" w:author="TNT" w:date="2010-05-18T21:30:00Z">
            <w:r w:rsidRPr="001D7438">
              <w:rPr>
                <w:rStyle w:val="Hyperlink"/>
                <w:noProof/>
              </w:rPr>
              <w:fldChar w:fldCharType="begin"/>
            </w:r>
            <w:r w:rsidRPr="001D7438">
              <w:rPr>
                <w:rStyle w:val="Hyperlink"/>
                <w:noProof/>
              </w:rPr>
              <w:instrText xml:space="preserve"> </w:instrText>
            </w:r>
            <w:r>
              <w:rPr>
                <w:noProof/>
              </w:rPr>
              <w:instrText>HYPERLINK \l "_Toc261981555"</w:instrText>
            </w:r>
            <w:r w:rsidRPr="001D7438">
              <w:rPr>
                <w:rStyle w:val="Hyperlink"/>
                <w:noProof/>
              </w:rPr>
              <w:instrText xml:space="preserve"> </w:instrText>
            </w:r>
            <w:r w:rsidRPr="001D7438">
              <w:rPr>
                <w:rStyle w:val="Hyperlink"/>
                <w:noProof/>
              </w:rPr>
            </w:r>
            <w:r w:rsidRPr="001D7438">
              <w:rPr>
                <w:rStyle w:val="Hyperlink"/>
                <w:noProof/>
              </w:rPr>
              <w:fldChar w:fldCharType="separate"/>
            </w:r>
            <w:r w:rsidRPr="001D7438">
              <w:rPr>
                <w:rStyle w:val="Hyperlink"/>
                <w:rFonts w:cs="Arial"/>
                <w:noProof/>
              </w:rPr>
              <w:t>8.3</w:t>
            </w:r>
            <w:r>
              <w:rPr>
                <w:rFonts w:asciiTheme="minorHAnsi" w:eastAsiaTheme="minorEastAsia" w:hAnsiTheme="minorHAnsi" w:cstheme="minorBidi"/>
                <w:noProof/>
                <w:szCs w:val="22"/>
              </w:rPr>
              <w:tab/>
            </w:r>
            <w:r w:rsidRPr="001D7438">
              <w:rPr>
                <w:rStyle w:val="Hyperlink"/>
                <w:rFonts w:cs="Arial"/>
                <w:noProof/>
              </w:rPr>
              <w:t>Đặc tả Use-Case</w:t>
            </w:r>
            <w:r>
              <w:rPr>
                <w:noProof/>
                <w:webHidden/>
              </w:rPr>
              <w:tab/>
            </w:r>
            <w:r>
              <w:rPr>
                <w:noProof/>
                <w:webHidden/>
              </w:rPr>
              <w:fldChar w:fldCharType="begin"/>
            </w:r>
            <w:r>
              <w:rPr>
                <w:noProof/>
                <w:webHidden/>
              </w:rPr>
              <w:instrText xml:space="preserve"> PAGEREF _Toc261981555 \h </w:instrText>
            </w:r>
            <w:r>
              <w:rPr>
                <w:noProof/>
                <w:webHidden/>
              </w:rPr>
            </w:r>
          </w:ins>
          <w:r>
            <w:rPr>
              <w:noProof/>
              <w:webHidden/>
            </w:rPr>
            <w:fldChar w:fldCharType="separate"/>
          </w:r>
          <w:ins w:id="83" w:author="TNT" w:date="2010-05-18T21:30:00Z">
            <w:r>
              <w:rPr>
                <w:noProof/>
                <w:webHidden/>
              </w:rPr>
              <w:t>8-20</w:t>
            </w:r>
            <w:r>
              <w:rPr>
                <w:noProof/>
                <w:webHidden/>
              </w:rPr>
              <w:fldChar w:fldCharType="end"/>
            </w:r>
            <w:r w:rsidRPr="001D7438">
              <w:rPr>
                <w:rStyle w:val="Hyperlink"/>
                <w:noProof/>
              </w:rPr>
              <w:fldChar w:fldCharType="end"/>
            </w:r>
          </w:ins>
        </w:p>
        <w:p w14:paraId="4368618D" w14:textId="77777777" w:rsidR="00F92B8B" w:rsidRDefault="00F92B8B">
          <w:pPr>
            <w:pStyle w:val="TOC3"/>
            <w:tabs>
              <w:tab w:val="left" w:pos="1320"/>
              <w:tab w:val="right" w:leader="dot" w:pos="10214"/>
            </w:tabs>
            <w:rPr>
              <w:ins w:id="84" w:author="TNT" w:date="2010-05-18T21:30:00Z"/>
              <w:rFonts w:asciiTheme="minorHAnsi" w:eastAsiaTheme="minorEastAsia" w:hAnsiTheme="minorHAnsi" w:cstheme="minorBidi"/>
              <w:noProof/>
              <w:szCs w:val="22"/>
            </w:rPr>
          </w:pPr>
          <w:ins w:id="85" w:author="TNT" w:date="2010-05-18T21:30:00Z">
            <w:r w:rsidRPr="001D7438">
              <w:rPr>
                <w:rStyle w:val="Hyperlink"/>
                <w:noProof/>
              </w:rPr>
              <w:fldChar w:fldCharType="begin"/>
            </w:r>
            <w:r w:rsidRPr="001D7438">
              <w:rPr>
                <w:rStyle w:val="Hyperlink"/>
                <w:noProof/>
              </w:rPr>
              <w:instrText xml:space="preserve"> </w:instrText>
            </w:r>
            <w:r>
              <w:rPr>
                <w:noProof/>
              </w:rPr>
              <w:instrText>HYPERLINK \l "_Toc261981556"</w:instrText>
            </w:r>
            <w:r w:rsidRPr="001D7438">
              <w:rPr>
                <w:rStyle w:val="Hyperlink"/>
                <w:noProof/>
              </w:rPr>
              <w:instrText xml:space="preserve"> </w:instrText>
            </w:r>
            <w:r w:rsidRPr="001D7438">
              <w:rPr>
                <w:rStyle w:val="Hyperlink"/>
                <w:noProof/>
              </w:rPr>
            </w:r>
            <w:r w:rsidRPr="001D7438">
              <w:rPr>
                <w:rStyle w:val="Hyperlink"/>
                <w:noProof/>
              </w:rPr>
              <w:fldChar w:fldCharType="separate"/>
            </w:r>
            <w:r w:rsidRPr="001D7438">
              <w:rPr>
                <w:rStyle w:val="Hyperlink"/>
                <w:rFonts w:cs="Arial"/>
                <w:noProof/>
              </w:rPr>
              <w:t>8.3.1</w:t>
            </w:r>
            <w:r>
              <w:rPr>
                <w:rFonts w:asciiTheme="minorHAnsi" w:eastAsiaTheme="minorEastAsia" w:hAnsiTheme="minorHAnsi" w:cstheme="minorBidi"/>
                <w:noProof/>
                <w:szCs w:val="22"/>
              </w:rPr>
              <w:tab/>
            </w:r>
            <w:r w:rsidRPr="001D7438">
              <w:rPr>
                <w:rStyle w:val="Hyperlink"/>
                <w:rFonts w:cs="Arial"/>
                <w:noProof/>
              </w:rPr>
              <w:t>UC-00 : Đăng Nhập</w:t>
            </w:r>
            <w:r>
              <w:rPr>
                <w:noProof/>
                <w:webHidden/>
              </w:rPr>
              <w:tab/>
            </w:r>
            <w:r>
              <w:rPr>
                <w:noProof/>
                <w:webHidden/>
              </w:rPr>
              <w:fldChar w:fldCharType="begin"/>
            </w:r>
            <w:r>
              <w:rPr>
                <w:noProof/>
                <w:webHidden/>
              </w:rPr>
              <w:instrText xml:space="preserve"> PAGEREF _Toc261981556 \h </w:instrText>
            </w:r>
            <w:r>
              <w:rPr>
                <w:noProof/>
                <w:webHidden/>
              </w:rPr>
            </w:r>
          </w:ins>
          <w:r>
            <w:rPr>
              <w:noProof/>
              <w:webHidden/>
            </w:rPr>
            <w:fldChar w:fldCharType="separate"/>
          </w:r>
          <w:ins w:id="86" w:author="TNT" w:date="2010-05-18T21:30:00Z">
            <w:r>
              <w:rPr>
                <w:noProof/>
                <w:webHidden/>
              </w:rPr>
              <w:t>8-20</w:t>
            </w:r>
            <w:r>
              <w:rPr>
                <w:noProof/>
                <w:webHidden/>
              </w:rPr>
              <w:fldChar w:fldCharType="end"/>
            </w:r>
            <w:r w:rsidRPr="001D7438">
              <w:rPr>
                <w:rStyle w:val="Hyperlink"/>
                <w:noProof/>
              </w:rPr>
              <w:fldChar w:fldCharType="end"/>
            </w:r>
          </w:ins>
        </w:p>
        <w:p w14:paraId="167338F7" w14:textId="77777777" w:rsidR="00F92B8B" w:rsidRDefault="00F92B8B">
          <w:pPr>
            <w:pStyle w:val="TOC3"/>
            <w:tabs>
              <w:tab w:val="left" w:pos="1320"/>
              <w:tab w:val="right" w:leader="dot" w:pos="10214"/>
            </w:tabs>
            <w:rPr>
              <w:ins w:id="87" w:author="TNT" w:date="2010-05-18T21:30:00Z"/>
              <w:rFonts w:asciiTheme="minorHAnsi" w:eastAsiaTheme="minorEastAsia" w:hAnsiTheme="minorHAnsi" w:cstheme="minorBidi"/>
              <w:noProof/>
              <w:szCs w:val="22"/>
            </w:rPr>
          </w:pPr>
          <w:ins w:id="88" w:author="TNT" w:date="2010-05-18T21:30:00Z">
            <w:r w:rsidRPr="001D7438">
              <w:rPr>
                <w:rStyle w:val="Hyperlink"/>
                <w:noProof/>
              </w:rPr>
              <w:fldChar w:fldCharType="begin"/>
            </w:r>
            <w:r w:rsidRPr="001D7438">
              <w:rPr>
                <w:rStyle w:val="Hyperlink"/>
                <w:noProof/>
              </w:rPr>
              <w:instrText xml:space="preserve"> </w:instrText>
            </w:r>
            <w:r>
              <w:rPr>
                <w:noProof/>
              </w:rPr>
              <w:instrText>HYPERLINK \l "_Toc261981568"</w:instrText>
            </w:r>
            <w:r w:rsidRPr="001D7438">
              <w:rPr>
                <w:rStyle w:val="Hyperlink"/>
                <w:noProof/>
              </w:rPr>
              <w:instrText xml:space="preserve"> </w:instrText>
            </w:r>
            <w:r w:rsidRPr="001D7438">
              <w:rPr>
                <w:rStyle w:val="Hyperlink"/>
                <w:noProof/>
              </w:rPr>
            </w:r>
            <w:r w:rsidRPr="001D7438">
              <w:rPr>
                <w:rStyle w:val="Hyperlink"/>
                <w:noProof/>
              </w:rPr>
              <w:fldChar w:fldCharType="separate"/>
            </w:r>
            <w:r w:rsidRPr="001D7438">
              <w:rPr>
                <w:rStyle w:val="Hyperlink"/>
                <w:rFonts w:cs="Arial"/>
                <w:noProof/>
              </w:rPr>
              <w:t>8.3.2</w:t>
            </w:r>
            <w:r>
              <w:rPr>
                <w:rFonts w:asciiTheme="minorHAnsi" w:eastAsiaTheme="minorEastAsia" w:hAnsiTheme="minorHAnsi" w:cstheme="minorBidi"/>
                <w:noProof/>
                <w:szCs w:val="22"/>
              </w:rPr>
              <w:tab/>
            </w:r>
            <w:r w:rsidRPr="001D7438">
              <w:rPr>
                <w:rStyle w:val="Hyperlink"/>
                <w:rFonts w:cs="Arial"/>
                <w:noProof/>
              </w:rPr>
              <w:t>UC-01: Quản Lý Tài Khoản</w:t>
            </w:r>
            <w:r>
              <w:rPr>
                <w:noProof/>
                <w:webHidden/>
              </w:rPr>
              <w:tab/>
            </w:r>
            <w:r>
              <w:rPr>
                <w:noProof/>
                <w:webHidden/>
              </w:rPr>
              <w:fldChar w:fldCharType="begin"/>
            </w:r>
            <w:r>
              <w:rPr>
                <w:noProof/>
                <w:webHidden/>
              </w:rPr>
              <w:instrText xml:space="preserve"> PAGEREF _Toc261981568 \h </w:instrText>
            </w:r>
            <w:r>
              <w:rPr>
                <w:noProof/>
                <w:webHidden/>
              </w:rPr>
            </w:r>
          </w:ins>
          <w:r>
            <w:rPr>
              <w:noProof/>
              <w:webHidden/>
            </w:rPr>
            <w:fldChar w:fldCharType="separate"/>
          </w:r>
          <w:ins w:id="89" w:author="TNT" w:date="2010-05-18T21:30:00Z">
            <w:r>
              <w:rPr>
                <w:noProof/>
                <w:webHidden/>
              </w:rPr>
              <w:t>8-20</w:t>
            </w:r>
            <w:r>
              <w:rPr>
                <w:noProof/>
                <w:webHidden/>
              </w:rPr>
              <w:fldChar w:fldCharType="end"/>
            </w:r>
            <w:r w:rsidRPr="001D7438">
              <w:rPr>
                <w:rStyle w:val="Hyperlink"/>
                <w:noProof/>
              </w:rPr>
              <w:fldChar w:fldCharType="end"/>
            </w:r>
          </w:ins>
        </w:p>
        <w:p w14:paraId="5D5D0DEE" w14:textId="77777777" w:rsidR="00F92B8B" w:rsidRDefault="00F92B8B">
          <w:pPr>
            <w:pStyle w:val="TOC3"/>
            <w:tabs>
              <w:tab w:val="left" w:pos="1320"/>
              <w:tab w:val="right" w:leader="dot" w:pos="10214"/>
            </w:tabs>
            <w:rPr>
              <w:ins w:id="90" w:author="TNT" w:date="2010-05-18T21:30:00Z"/>
              <w:rFonts w:asciiTheme="minorHAnsi" w:eastAsiaTheme="minorEastAsia" w:hAnsiTheme="minorHAnsi" w:cstheme="minorBidi"/>
              <w:noProof/>
              <w:szCs w:val="22"/>
            </w:rPr>
          </w:pPr>
          <w:ins w:id="91" w:author="TNT" w:date="2010-05-18T21:30:00Z">
            <w:r w:rsidRPr="001D7438">
              <w:rPr>
                <w:rStyle w:val="Hyperlink"/>
                <w:noProof/>
              </w:rPr>
              <w:fldChar w:fldCharType="begin"/>
            </w:r>
            <w:r w:rsidRPr="001D7438">
              <w:rPr>
                <w:rStyle w:val="Hyperlink"/>
                <w:noProof/>
              </w:rPr>
              <w:instrText xml:space="preserve"> </w:instrText>
            </w:r>
            <w:r>
              <w:rPr>
                <w:noProof/>
              </w:rPr>
              <w:instrText>HYPERLINK \l "_Toc261981569"</w:instrText>
            </w:r>
            <w:r w:rsidRPr="001D7438">
              <w:rPr>
                <w:rStyle w:val="Hyperlink"/>
                <w:noProof/>
              </w:rPr>
              <w:instrText xml:space="preserve"> </w:instrText>
            </w:r>
            <w:r w:rsidRPr="001D7438">
              <w:rPr>
                <w:rStyle w:val="Hyperlink"/>
                <w:noProof/>
              </w:rPr>
            </w:r>
            <w:r w:rsidRPr="001D7438">
              <w:rPr>
                <w:rStyle w:val="Hyperlink"/>
                <w:noProof/>
              </w:rPr>
              <w:fldChar w:fldCharType="separate"/>
            </w:r>
            <w:r w:rsidRPr="001D7438">
              <w:rPr>
                <w:rStyle w:val="Hyperlink"/>
                <w:rFonts w:cs="Arial"/>
                <w:noProof/>
              </w:rPr>
              <w:t>8.3.3</w:t>
            </w:r>
            <w:r>
              <w:rPr>
                <w:rFonts w:asciiTheme="minorHAnsi" w:eastAsiaTheme="minorEastAsia" w:hAnsiTheme="minorHAnsi" w:cstheme="minorBidi"/>
                <w:noProof/>
                <w:szCs w:val="22"/>
              </w:rPr>
              <w:tab/>
            </w:r>
            <w:r w:rsidRPr="001D7438">
              <w:rPr>
                <w:rStyle w:val="Hyperlink"/>
                <w:rFonts w:cs="Arial"/>
                <w:noProof/>
              </w:rPr>
              <w:t>UC-02 : Nhập Tài Khoản Từ Tập Tin</w:t>
            </w:r>
            <w:r>
              <w:rPr>
                <w:noProof/>
                <w:webHidden/>
              </w:rPr>
              <w:tab/>
            </w:r>
            <w:r>
              <w:rPr>
                <w:noProof/>
                <w:webHidden/>
              </w:rPr>
              <w:fldChar w:fldCharType="begin"/>
            </w:r>
            <w:r>
              <w:rPr>
                <w:noProof/>
                <w:webHidden/>
              </w:rPr>
              <w:instrText xml:space="preserve"> PAGEREF _Toc261981569 \h </w:instrText>
            </w:r>
            <w:r>
              <w:rPr>
                <w:noProof/>
                <w:webHidden/>
              </w:rPr>
            </w:r>
          </w:ins>
          <w:r>
            <w:rPr>
              <w:noProof/>
              <w:webHidden/>
            </w:rPr>
            <w:fldChar w:fldCharType="separate"/>
          </w:r>
          <w:ins w:id="92" w:author="TNT" w:date="2010-05-18T21:30:00Z">
            <w:r>
              <w:rPr>
                <w:noProof/>
                <w:webHidden/>
              </w:rPr>
              <w:t>8-22</w:t>
            </w:r>
            <w:r>
              <w:rPr>
                <w:noProof/>
                <w:webHidden/>
              </w:rPr>
              <w:fldChar w:fldCharType="end"/>
            </w:r>
            <w:r w:rsidRPr="001D7438">
              <w:rPr>
                <w:rStyle w:val="Hyperlink"/>
                <w:noProof/>
              </w:rPr>
              <w:fldChar w:fldCharType="end"/>
            </w:r>
          </w:ins>
        </w:p>
        <w:p w14:paraId="55EC5820" w14:textId="77777777" w:rsidR="00F92B8B" w:rsidRDefault="00F92B8B">
          <w:pPr>
            <w:pStyle w:val="TOC3"/>
            <w:tabs>
              <w:tab w:val="left" w:pos="1320"/>
              <w:tab w:val="right" w:leader="dot" w:pos="10214"/>
            </w:tabs>
            <w:rPr>
              <w:ins w:id="93" w:author="TNT" w:date="2010-05-18T21:30:00Z"/>
              <w:rFonts w:asciiTheme="minorHAnsi" w:eastAsiaTheme="minorEastAsia" w:hAnsiTheme="minorHAnsi" w:cstheme="minorBidi"/>
              <w:noProof/>
              <w:szCs w:val="22"/>
            </w:rPr>
          </w:pPr>
          <w:ins w:id="94" w:author="TNT" w:date="2010-05-18T21:30:00Z">
            <w:r w:rsidRPr="001D7438">
              <w:rPr>
                <w:rStyle w:val="Hyperlink"/>
                <w:noProof/>
              </w:rPr>
              <w:fldChar w:fldCharType="begin"/>
            </w:r>
            <w:r w:rsidRPr="001D7438">
              <w:rPr>
                <w:rStyle w:val="Hyperlink"/>
                <w:noProof/>
              </w:rPr>
              <w:instrText xml:space="preserve"> </w:instrText>
            </w:r>
            <w:r>
              <w:rPr>
                <w:noProof/>
              </w:rPr>
              <w:instrText>HYPERLINK \l "_Toc261981572"</w:instrText>
            </w:r>
            <w:r w:rsidRPr="001D7438">
              <w:rPr>
                <w:rStyle w:val="Hyperlink"/>
                <w:noProof/>
              </w:rPr>
              <w:instrText xml:space="preserve"> </w:instrText>
            </w:r>
            <w:r w:rsidRPr="001D7438">
              <w:rPr>
                <w:rStyle w:val="Hyperlink"/>
                <w:noProof/>
              </w:rPr>
            </w:r>
            <w:r w:rsidRPr="001D7438">
              <w:rPr>
                <w:rStyle w:val="Hyperlink"/>
                <w:noProof/>
              </w:rPr>
              <w:fldChar w:fldCharType="separate"/>
            </w:r>
            <w:r w:rsidRPr="001D7438">
              <w:rPr>
                <w:rStyle w:val="Hyperlink"/>
                <w:rFonts w:cs="Arial"/>
                <w:noProof/>
              </w:rPr>
              <w:t>8.3.4</w:t>
            </w:r>
            <w:r>
              <w:rPr>
                <w:rFonts w:asciiTheme="minorHAnsi" w:eastAsiaTheme="minorEastAsia" w:hAnsiTheme="minorHAnsi" w:cstheme="minorBidi"/>
                <w:noProof/>
                <w:szCs w:val="22"/>
              </w:rPr>
              <w:tab/>
            </w:r>
            <w:r w:rsidRPr="001D7438">
              <w:rPr>
                <w:rStyle w:val="Hyperlink"/>
                <w:rFonts w:cs="Arial"/>
                <w:noProof/>
              </w:rPr>
              <w:t>UC-10:  Học Lý Thuyết</w:t>
            </w:r>
            <w:r>
              <w:rPr>
                <w:noProof/>
                <w:webHidden/>
              </w:rPr>
              <w:tab/>
            </w:r>
            <w:r>
              <w:rPr>
                <w:noProof/>
                <w:webHidden/>
              </w:rPr>
              <w:fldChar w:fldCharType="begin"/>
            </w:r>
            <w:r>
              <w:rPr>
                <w:noProof/>
                <w:webHidden/>
              </w:rPr>
              <w:instrText xml:space="preserve"> PAGEREF _Toc261981572 \h </w:instrText>
            </w:r>
            <w:r>
              <w:rPr>
                <w:noProof/>
                <w:webHidden/>
              </w:rPr>
            </w:r>
          </w:ins>
          <w:r>
            <w:rPr>
              <w:noProof/>
              <w:webHidden/>
            </w:rPr>
            <w:fldChar w:fldCharType="separate"/>
          </w:r>
          <w:ins w:id="95" w:author="TNT" w:date="2010-05-18T21:30:00Z">
            <w:r>
              <w:rPr>
                <w:noProof/>
                <w:webHidden/>
              </w:rPr>
              <w:t>8-23</w:t>
            </w:r>
            <w:r>
              <w:rPr>
                <w:noProof/>
                <w:webHidden/>
              </w:rPr>
              <w:fldChar w:fldCharType="end"/>
            </w:r>
            <w:r w:rsidRPr="001D7438">
              <w:rPr>
                <w:rStyle w:val="Hyperlink"/>
                <w:noProof/>
              </w:rPr>
              <w:fldChar w:fldCharType="end"/>
            </w:r>
          </w:ins>
        </w:p>
        <w:p w14:paraId="66FD9658" w14:textId="77777777" w:rsidR="00F92B8B" w:rsidRDefault="00F92B8B">
          <w:pPr>
            <w:pStyle w:val="TOC3"/>
            <w:tabs>
              <w:tab w:val="left" w:pos="1320"/>
              <w:tab w:val="right" w:leader="dot" w:pos="10214"/>
            </w:tabs>
            <w:rPr>
              <w:ins w:id="96" w:author="TNT" w:date="2010-05-18T21:30:00Z"/>
              <w:rFonts w:asciiTheme="minorHAnsi" w:eastAsiaTheme="minorEastAsia" w:hAnsiTheme="minorHAnsi" w:cstheme="minorBidi"/>
              <w:noProof/>
              <w:szCs w:val="22"/>
            </w:rPr>
          </w:pPr>
          <w:ins w:id="97" w:author="TNT" w:date="2010-05-18T21:30:00Z">
            <w:r w:rsidRPr="001D7438">
              <w:rPr>
                <w:rStyle w:val="Hyperlink"/>
                <w:noProof/>
              </w:rPr>
              <w:fldChar w:fldCharType="begin"/>
            </w:r>
            <w:r w:rsidRPr="001D7438">
              <w:rPr>
                <w:rStyle w:val="Hyperlink"/>
                <w:noProof/>
              </w:rPr>
              <w:instrText xml:space="preserve"> </w:instrText>
            </w:r>
            <w:r>
              <w:rPr>
                <w:noProof/>
              </w:rPr>
              <w:instrText>HYPERLINK \l "_Toc261981573"</w:instrText>
            </w:r>
            <w:r w:rsidRPr="001D7438">
              <w:rPr>
                <w:rStyle w:val="Hyperlink"/>
                <w:noProof/>
              </w:rPr>
              <w:instrText xml:space="preserve"> </w:instrText>
            </w:r>
            <w:r w:rsidRPr="001D7438">
              <w:rPr>
                <w:rStyle w:val="Hyperlink"/>
                <w:noProof/>
              </w:rPr>
            </w:r>
            <w:r w:rsidRPr="001D7438">
              <w:rPr>
                <w:rStyle w:val="Hyperlink"/>
                <w:noProof/>
              </w:rPr>
              <w:fldChar w:fldCharType="separate"/>
            </w:r>
            <w:r w:rsidRPr="001D7438">
              <w:rPr>
                <w:rStyle w:val="Hyperlink"/>
                <w:rFonts w:cs="Arial"/>
                <w:noProof/>
              </w:rPr>
              <w:t>8.3.5</w:t>
            </w:r>
            <w:r>
              <w:rPr>
                <w:rFonts w:asciiTheme="minorHAnsi" w:eastAsiaTheme="minorEastAsia" w:hAnsiTheme="minorHAnsi" w:cstheme="minorBidi"/>
                <w:noProof/>
                <w:szCs w:val="22"/>
              </w:rPr>
              <w:tab/>
            </w:r>
            <w:r w:rsidRPr="001D7438">
              <w:rPr>
                <w:rStyle w:val="Hyperlink"/>
                <w:rFonts w:cs="Arial"/>
                <w:noProof/>
                <w:lang w:val="vi-VN"/>
              </w:rPr>
              <w:t>UC-</w:t>
            </w:r>
            <w:r w:rsidRPr="001D7438">
              <w:rPr>
                <w:rStyle w:val="Hyperlink"/>
                <w:rFonts w:cs="Arial"/>
                <w:noProof/>
              </w:rPr>
              <w:t>20: Làm Bài Tập</w:t>
            </w:r>
            <w:r>
              <w:rPr>
                <w:noProof/>
                <w:webHidden/>
              </w:rPr>
              <w:tab/>
            </w:r>
            <w:r>
              <w:rPr>
                <w:noProof/>
                <w:webHidden/>
              </w:rPr>
              <w:fldChar w:fldCharType="begin"/>
            </w:r>
            <w:r>
              <w:rPr>
                <w:noProof/>
                <w:webHidden/>
              </w:rPr>
              <w:instrText xml:space="preserve"> PAGEREF _Toc261981573 \h </w:instrText>
            </w:r>
            <w:r>
              <w:rPr>
                <w:noProof/>
                <w:webHidden/>
              </w:rPr>
            </w:r>
          </w:ins>
          <w:r>
            <w:rPr>
              <w:noProof/>
              <w:webHidden/>
            </w:rPr>
            <w:fldChar w:fldCharType="separate"/>
          </w:r>
          <w:ins w:id="98" w:author="TNT" w:date="2010-05-18T21:30:00Z">
            <w:r>
              <w:rPr>
                <w:noProof/>
                <w:webHidden/>
              </w:rPr>
              <w:t>8-23</w:t>
            </w:r>
            <w:r>
              <w:rPr>
                <w:noProof/>
                <w:webHidden/>
              </w:rPr>
              <w:fldChar w:fldCharType="end"/>
            </w:r>
            <w:r w:rsidRPr="001D7438">
              <w:rPr>
                <w:rStyle w:val="Hyperlink"/>
                <w:noProof/>
              </w:rPr>
              <w:fldChar w:fldCharType="end"/>
            </w:r>
          </w:ins>
        </w:p>
        <w:p w14:paraId="297D9C31" w14:textId="77777777" w:rsidR="00F92B8B" w:rsidRDefault="00F92B8B">
          <w:pPr>
            <w:pStyle w:val="TOC3"/>
            <w:tabs>
              <w:tab w:val="left" w:pos="1320"/>
              <w:tab w:val="right" w:leader="dot" w:pos="10214"/>
            </w:tabs>
            <w:rPr>
              <w:ins w:id="99" w:author="TNT" w:date="2010-05-18T21:30:00Z"/>
              <w:rFonts w:asciiTheme="minorHAnsi" w:eastAsiaTheme="minorEastAsia" w:hAnsiTheme="minorHAnsi" w:cstheme="minorBidi"/>
              <w:noProof/>
              <w:szCs w:val="22"/>
            </w:rPr>
          </w:pPr>
          <w:ins w:id="100" w:author="TNT" w:date="2010-05-18T21:30:00Z">
            <w:r w:rsidRPr="001D7438">
              <w:rPr>
                <w:rStyle w:val="Hyperlink"/>
                <w:noProof/>
              </w:rPr>
              <w:fldChar w:fldCharType="begin"/>
            </w:r>
            <w:r w:rsidRPr="001D7438">
              <w:rPr>
                <w:rStyle w:val="Hyperlink"/>
                <w:noProof/>
              </w:rPr>
              <w:instrText xml:space="preserve"> </w:instrText>
            </w:r>
            <w:r>
              <w:rPr>
                <w:noProof/>
              </w:rPr>
              <w:instrText>HYPERLINK \l "_Toc261981574"</w:instrText>
            </w:r>
            <w:r w:rsidRPr="001D7438">
              <w:rPr>
                <w:rStyle w:val="Hyperlink"/>
                <w:noProof/>
              </w:rPr>
              <w:instrText xml:space="preserve"> </w:instrText>
            </w:r>
            <w:r w:rsidRPr="001D7438">
              <w:rPr>
                <w:rStyle w:val="Hyperlink"/>
                <w:noProof/>
              </w:rPr>
            </w:r>
            <w:r w:rsidRPr="001D7438">
              <w:rPr>
                <w:rStyle w:val="Hyperlink"/>
                <w:noProof/>
              </w:rPr>
              <w:fldChar w:fldCharType="separate"/>
            </w:r>
            <w:r w:rsidRPr="001D7438">
              <w:rPr>
                <w:rStyle w:val="Hyperlink"/>
                <w:rFonts w:cs="Arial"/>
                <w:noProof/>
              </w:rPr>
              <w:t>8.3.6</w:t>
            </w:r>
            <w:r>
              <w:rPr>
                <w:rFonts w:asciiTheme="minorHAnsi" w:eastAsiaTheme="minorEastAsia" w:hAnsiTheme="minorHAnsi" w:cstheme="minorBidi"/>
                <w:noProof/>
                <w:szCs w:val="22"/>
              </w:rPr>
              <w:tab/>
            </w:r>
            <w:r w:rsidRPr="001D7438">
              <w:rPr>
                <w:rStyle w:val="Hyperlink"/>
                <w:rFonts w:cs="Arial"/>
                <w:noProof/>
                <w:lang w:val="vi-VN"/>
              </w:rPr>
              <w:t>UC-</w:t>
            </w:r>
            <w:r w:rsidRPr="001D7438">
              <w:rPr>
                <w:rStyle w:val="Hyperlink"/>
                <w:rFonts w:cs="Arial"/>
                <w:noProof/>
              </w:rPr>
              <w:t>21: Làm Trắc Nghiệm</w:t>
            </w:r>
            <w:r>
              <w:rPr>
                <w:noProof/>
                <w:webHidden/>
              </w:rPr>
              <w:tab/>
            </w:r>
            <w:r>
              <w:rPr>
                <w:noProof/>
                <w:webHidden/>
              </w:rPr>
              <w:fldChar w:fldCharType="begin"/>
            </w:r>
            <w:r>
              <w:rPr>
                <w:noProof/>
                <w:webHidden/>
              </w:rPr>
              <w:instrText xml:space="preserve"> PAGEREF _Toc261981574 \h </w:instrText>
            </w:r>
            <w:r>
              <w:rPr>
                <w:noProof/>
                <w:webHidden/>
              </w:rPr>
            </w:r>
          </w:ins>
          <w:r>
            <w:rPr>
              <w:noProof/>
              <w:webHidden/>
            </w:rPr>
            <w:fldChar w:fldCharType="separate"/>
          </w:r>
          <w:ins w:id="101" w:author="TNT" w:date="2010-05-18T21:30:00Z">
            <w:r>
              <w:rPr>
                <w:noProof/>
                <w:webHidden/>
              </w:rPr>
              <w:t>8-24</w:t>
            </w:r>
            <w:r>
              <w:rPr>
                <w:noProof/>
                <w:webHidden/>
              </w:rPr>
              <w:fldChar w:fldCharType="end"/>
            </w:r>
            <w:r w:rsidRPr="001D7438">
              <w:rPr>
                <w:rStyle w:val="Hyperlink"/>
                <w:noProof/>
              </w:rPr>
              <w:fldChar w:fldCharType="end"/>
            </w:r>
          </w:ins>
        </w:p>
        <w:p w14:paraId="52DDBEB2" w14:textId="77777777" w:rsidR="00F92B8B" w:rsidRDefault="00F92B8B">
          <w:pPr>
            <w:pStyle w:val="TOC3"/>
            <w:tabs>
              <w:tab w:val="left" w:pos="1320"/>
              <w:tab w:val="right" w:leader="dot" w:pos="10214"/>
            </w:tabs>
            <w:rPr>
              <w:ins w:id="102" w:author="TNT" w:date="2010-05-18T21:30:00Z"/>
              <w:rFonts w:asciiTheme="minorHAnsi" w:eastAsiaTheme="minorEastAsia" w:hAnsiTheme="minorHAnsi" w:cstheme="minorBidi"/>
              <w:noProof/>
              <w:szCs w:val="22"/>
            </w:rPr>
          </w:pPr>
          <w:ins w:id="103" w:author="TNT" w:date="2010-05-18T21:30:00Z">
            <w:r w:rsidRPr="001D7438">
              <w:rPr>
                <w:rStyle w:val="Hyperlink"/>
                <w:noProof/>
              </w:rPr>
              <w:fldChar w:fldCharType="begin"/>
            </w:r>
            <w:r w:rsidRPr="001D7438">
              <w:rPr>
                <w:rStyle w:val="Hyperlink"/>
                <w:noProof/>
              </w:rPr>
              <w:instrText xml:space="preserve"> </w:instrText>
            </w:r>
            <w:r>
              <w:rPr>
                <w:noProof/>
              </w:rPr>
              <w:instrText>HYPERLINK \l "_Toc261981575"</w:instrText>
            </w:r>
            <w:r w:rsidRPr="001D7438">
              <w:rPr>
                <w:rStyle w:val="Hyperlink"/>
                <w:noProof/>
              </w:rPr>
              <w:instrText xml:space="preserve"> </w:instrText>
            </w:r>
            <w:r w:rsidRPr="001D7438">
              <w:rPr>
                <w:rStyle w:val="Hyperlink"/>
                <w:noProof/>
              </w:rPr>
            </w:r>
            <w:r w:rsidRPr="001D7438">
              <w:rPr>
                <w:rStyle w:val="Hyperlink"/>
                <w:noProof/>
              </w:rPr>
              <w:fldChar w:fldCharType="separate"/>
            </w:r>
            <w:r w:rsidRPr="001D7438">
              <w:rPr>
                <w:rStyle w:val="Hyperlink"/>
                <w:rFonts w:cs="Arial"/>
                <w:noProof/>
                <w:lang w:val="vi-VN"/>
              </w:rPr>
              <w:t>8.3.7</w:t>
            </w:r>
            <w:r>
              <w:rPr>
                <w:rFonts w:asciiTheme="minorHAnsi" w:eastAsiaTheme="minorEastAsia" w:hAnsiTheme="minorHAnsi" w:cstheme="minorBidi"/>
                <w:noProof/>
                <w:szCs w:val="22"/>
              </w:rPr>
              <w:tab/>
            </w:r>
            <w:r w:rsidRPr="001D7438">
              <w:rPr>
                <w:rStyle w:val="Hyperlink"/>
                <w:rFonts w:cs="Arial"/>
                <w:noProof/>
                <w:lang w:val="vi-VN"/>
              </w:rPr>
              <w:t>UC-22 : Làm Bài Kiểm</w:t>
            </w:r>
            <w:r>
              <w:rPr>
                <w:noProof/>
                <w:webHidden/>
              </w:rPr>
              <w:tab/>
            </w:r>
            <w:r>
              <w:rPr>
                <w:noProof/>
                <w:webHidden/>
              </w:rPr>
              <w:fldChar w:fldCharType="begin"/>
            </w:r>
            <w:r>
              <w:rPr>
                <w:noProof/>
                <w:webHidden/>
              </w:rPr>
              <w:instrText xml:space="preserve"> PAGEREF _Toc261981575 \h </w:instrText>
            </w:r>
            <w:r>
              <w:rPr>
                <w:noProof/>
                <w:webHidden/>
              </w:rPr>
            </w:r>
          </w:ins>
          <w:r>
            <w:rPr>
              <w:noProof/>
              <w:webHidden/>
            </w:rPr>
            <w:fldChar w:fldCharType="separate"/>
          </w:r>
          <w:ins w:id="104" w:author="TNT" w:date="2010-05-18T21:30:00Z">
            <w:r>
              <w:rPr>
                <w:noProof/>
                <w:webHidden/>
              </w:rPr>
              <w:t>8-24</w:t>
            </w:r>
            <w:r>
              <w:rPr>
                <w:noProof/>
                <w:webHidden/>
              </w:rPr>
              <w:fldChar w:fldCharType="end"/>
            </w:r>
            <w:r w:rsidRPr="001D7438">
              <w:rPr>
                <w:rStyle w:val="Hyperlink"/>
                <w:noProof/>
              </w:rPr>
              <w:fldChar w:fldCharType="end"/>
            </w:r>
          </w:ins>
        </w:p>
        <w:p w14:paraId="1FE983AA" w14:textId="77777777" w:rsidR="00F92B8B" w:rsidRDefault="00F92B8B">
          <w:pPr>
            <w:pStyle w:val="TOC3"/>
            <w:tabs>
              <w:tab w:val="left" w:pos="1320"/>
              <w:tab w:val="right" w:leader="dot" w:pos="10214"/>
            </w:tabs>
            <w:rPr>
              <w:ins w:id="105" w:author="TNT" w:date="2010-05-18T21:30:00Z"/>
              <w:rFonts w:asciiTheme="minorHAnsi" w:eastAsiaTheme="minorEastAsia" w:hAnsiTheme="minorHAnsi" w:cstheme="minorBidi"/>
              <w:noProof/>
              <w:szCs w:val="22"/>
            </w:rPr>
          </w:pPr>
          <w:ins w:id="106" w:author="TNT" w:date="2010-05-18T21:30:00Z">
            <w:r w:rsidRPr="001D7438">
              <w:rPr>
                <w:rStyle w:val="Hyperlink"/>
                <w:noProof/>
              </w:rPr>
              <w:fldChar w:fldCharType="begin"/>
            </w:r>
            <w:r w:rsidRPr="001D7438">
              <w:rPr>
                <w:rStyle w:val="Hyperlink"/>
                <w:noProof/>
              </w:rPr>
              <w:instrText xml:space="preserve"> </w:instrText>
            </w:r>
            <w:r>
              <w:rPr>
                <w:noProof/>
              </w:rPr>
              <w:instrText>HYPERLINK \l "_Toc261981576"</w:instrText>
            </w:r>
            <w:r w:rsidRPr="001D7438">
              <w:rPr>
                <w:rStyle w:val="Hyperlink"/>
                <w:noProof/>
              </w:rPr>
              <w:instrText xml:space="preserve"> </w:instrText>
            </w:r>
            <w:r w:rsidRPr="001D7438">
              <w:rPr>
                <w:rStyle w:val="Hyperlink"/>
                <w:noProof/>
              </w:rPr>
            </w:r>
            <w:r w:rsidRPr="001D7438">
              <w:rPr>
                <w:rStyle w:val="Hyperlink"/>
                <w:noProof/>
              </w:rPr>
              <w:fldChar w:fldCharType="separate"/>
            </w:r>
            <w:r w:rsidRPr="001D7438">
              <w:rPr>
                <w:rStyle w:val="Hyperlink"/>
                <w:rFonts w:cs="Arial"/>
                <w:noProof/>
                <w:lang w:val="vi-VN"/>
              </w:rPr>
              <w:t>8.3.8</w:t>
            </w:r>
            <w:r>
              <w:rPr>
                <w:rFonts w:asciiTheme="minorHAnsi" w:eastAsiaTheme="minorEastAsia" w:hAnsiTheme="minorHAnsi" w:cstheme="minorBidi"/>
                <w:noProof/>
                <w:szCs w:val="22"/>
              </w:rPr>
              <w:tab/>
            </w:r>
            <w:r w:rsidRPr="001D7438">
              <w:rPr>
                <w:rStyle w:val="Hyperlink"/>
                <w:rFonts w:cs="Arial"/>
                <w:noProof/>
                <w:lang w:val="vi-VN"/>
              </w:rPr>
              <w:t>UC-23 : Soạn Bài Kiểm</w:t>
            </w:r>
            <w:r>
              <w:rPr>
                <w:noProof/>
                <w:webHidden/>
              </w:rPr>
              <w:tab/>
            </w:r>
            <w:r>
              <w:rPr>
                <w:noProof/>
                <w:webHidden/>
              </w:rPr>
              <w:fldChar w:fldCharType="begin"/>
            </w:r>
            <w:r>
              <w:rPr>
                <w:noProof/>
                <w:webHidden/>
              </w:rPr>
              <w:instrText xml:space="preserve"> PAGEREF _Toc261981576 \h </w:instrText>
            </w:r>
            <w:r>
              <w:rPr>
                <w:noProof/>
                <w:webHidden/>
              </w:rPr>
            </w:r>
          </w:ins>
          <w:r>
            <w:rPr>
              <w:noProof/>
              <w:webHidden/>
            </w:rPr>
            <w:fldChar w:fldCharType="separate"/>
          </w:r>
          <w:ins w:id="107" w:author="TNT" w:date="2010-05-18T21:30:00Z">
            <w:r>
              <w:rPr>
                <w:noProof/>
                <w:webHidden/>
              </w:rPr>
              <w:t>8-25</w:t>
            </w:r>
            <w:r>
              <w:rPr>
                <w:noProof/>
                <w:webHidden/>
              </w:rPr>
              <w:fldChar w:fldCharType="end"/>
            </w:r>
            <w:r w:rsidRPr="001D7438">
              <w:rPr>
                <w:rStyle w:val="Hyperlink"/>
                <w:noProof/>
              </w:rPr>
              <w:fldChar w:fldCharType="end"/>
            </w:r>
          </w:ins>
        </w:p>
        <w:p w14:paraId="5C6CD1CB" w14:textId="77777777" w:rsidR="00F92B8B" w:rsidRDefault="00F92B8B">
          <w:pPr>
            <w:pStyle w:val="TOC3"/>
            <w:tabs>
              <w:tab w:val="left" w:pos="1320"/>
              <w:tab w:val="right" w:leader="dot" w:pos="10214"/>
            </w:tabs>
            <w:rPr>
              <w:ins w:id="108" w:author="TNT" w:date="2010-05-18T21:30:00Z"/>
              <w:rFonts w:asciiTheme="minorHAnsi" w:eastAsiaTheme="minorEastAsia" w:hAnsiTheme="minorHAnsi" w:cstheme="minorBidi"/>
              <w:noProof/>
              <w:szCs w:val="22"/>
            </w:rPr>
          </w:pPr>
          <w:ins w:id="109" w:author="TNT" w:date="2010-05-18T21:30:00Z">
            <w:r w:rsidRPr="001D7438">
              <w:rPr>
                <w:rStyle w:val="Hyperlink"/>
                <w:noProof/>
              </w:rPr>
              <w:fldChar w:fldCharType="begin"/>
            </w:r>
            <w:r w:rsidRPr="001D7438">
              <w:rPr>
                <w:rStyle w:val="Hyperlink"/>
                <w:noProof/>
              </w:rPr>
              <w:instrText xml:space="preserve"> </w:instrText>
            </w:r>
            <w:r>
              <w:rPr>
                <w:noProof/>
              </w:rPr>
              <w:instrText>HYPERLINK \l "_Toc261981577"</w:instrText>
            </w:r>
            <w:r w:rsidRPr="001D7438">
              <w:rPr>
                <w:rStyle w:val="Hyperlink"/>
                <w:noProof/>
              </w:rPr>
              <w:instrText xml:space="preserve"> </w:instrText>
            </w:r>
            <w:r w:rsidRPr="001D7438">
              <w:rPr>
                <w:rStyle w:val="Hyperlink"/>
                <w:noProof/>
              </w:rPr>
            </w:r>
            <w:r w:rsidRPr="001D7438">
              <w:rPr>
                <w:rStyle w:val="Hyperlink"/>
                <w:noProof/>
              </w:rPr>
              <w:fldChar w:fldCharType="separate"/>
            </w:r>
            <w:r w:rsidRPr="001D7438">
              <w:rPr>
                <w:rStyle w:val="Hyperlink"/>
                <w:rFonts w:cs="Arial"/>
                <w:noProof/>
                <w:lang w:val="vi-VN"/>
              </w:rPr>
              <w:t>8.3.9</w:t>
            </w:r>
            <w:r>
              <w:rPr>
                <w:rFonts w:asciiTheme="minorHAnsi" w:eastAsiaTheme="minorEastAsia" w:hAnsiTheme="minorHAnsi" w:cstheme="minorBidi"/>
                <w:noProof/>
                <w:szCs w:val="22"/>
              </w:rPr>
              <w:tab/>
            </w:r>
            <w:r w:rsidRPr="001D7438">
              <w:rPr>
                <w:rStyle w:val="Hyperlink"/>
                <w:rFonts w:cs="Arial"/>
                <w:noProof/>
                <w:lang w:val="vi-VN"/>
              </w:rPr>
              <w:t>UC-24 : Chấm Điểm</w:t>
            </w:r>
            <w:r>
              <w:rPr>
                <w:noProof/>
                <w:webHidden/>
              </w:rPr>
              <w:tab/>
            </w:r>
            <w:r>
              <w:rPr>
                <w:noProof/>
                <w:webHidden/>
              </w:rPr>
              <w:fldChar w:fldCharType="begin"/>
            </w:r>
            <w:r>
              <w:rPr>
                <w:noProof/>
                <w:webHidden/>
              </w:rPr>
              <w:instrText xml:space="preserve"> PAGEREF _Toc261981577 \h </w:instrText>
            </w:r>
            <w:r>
              <w:rPr>
                <w:noProof/>
                <w:webHidden/>
              </w:rPr>
            </w:r>
          </w:ins>
          <w:r>
            <w:rPr>
              <w:noProof/>
              <w:webHidden/>
            </w:rPr>
            <w:fldChar w:fldCharType="separate"/>
          </w:r>
          <w:ins w:id="110" w:author="TNT" w:date="2010-05-18T21:30:00Z">
            <w:r>
              <w:rPr>
                <w:noProof/>
                <w:webHidden/>
              </w:rPr>
              <w:t>8-25</w:t>
            </w:r>
            <w:r>
              <w:rPr>
                <w:noProof/>
                <w:webHidden/>
              </w:rPr>
              <w:fldChar w:fldCharType="end"/>
            </w:r>
            <w:r w:rsidRPr="001D7438">
              <w:rPr>
                <w:rStyle w:val="Hyperlink"/>
                <w:noProof/>
              </w:rPr>
              <w:fldChar w:fldCharType="end"/>
            </w:r>
          </w:ins>
        </w:p>
        <w:p w14:paraId="55B94C0F" w14:textId="77777777" w:rsidR="00F92B8B" w:rsidRDefault="00F92B8B">
          <w:pPr>
            <w:pStyle w:val="TOC3"/>
            <w:tabs>
              <w:tab w:val="left" w:pos="1320"/>
              <w:tab w:val="right" w:leader="dot" w:pos="10214"/>
            </w:tabs>
            <w:rPr>
              <w:ins w:id="111" w:author="TNT" w:date="2010-05-18T21:30:00Z"/>
              <w:rFonts w:asciiTheme="minorHAnsi" w:eastAsiaTheme="minorEastAsia" w:hAnsiTheme="minorHAnsi" w:cstheme="minorBidi"/>
              <w:noProof/>
              <w:szCs w:val="22"/>
            </w:rPr>
          </w:pPr>
          <w:ins w:id="112" w:author="TNT" w:date="2010-05-18T21:30:00Z">
            <w:r w:rsidRPr="001D7438">
              <w:rPr>
                <w:rStyle w:val="Hyperlink"/>
                <w:noProof/>
              </w:rPr>
              <w:fldChar w:fldCharType="begin"/>
            </w:r>
            <w:r w:rsidRPr="001D7438">
              <w:rPr>
                <w:rStyle w:val="Hyperlink"/>
                <w:noProof/>
              </w:rPr>
              <w:instrText xml:space="preserve"> </w:instrText>
            </w:r>
            <w:r>
              <w:rPr>
                <w:noProof/>
              </w:rPr>
              <w:instrText>HYPERLINK \l "_Toc261981578"</w:instrText>
            </w:r>
            <w:r w:rsidRPr="001D7438">
              <w:rPr>
                <w:rStyle w:val="Hyperlink"/>
                <w:noProof/>
              </w:rPr>
              <w:instrText xml:space="preserve"> </w:instrText>
            </w:r>
            <w:r w:rsidRPr="001D7438">
              <w:rPr>
                <w:rStyle w:val="Hyperlink"/>
                <w:noProof/>
              </w:rPr>
            </w:r>
            <w:r w:rsidRPr="001D7438">
              <w:rPr>
                <w:rStyle w:val="Hyperlink"/>
                <w:noProof/>
              </w:rPr>
              <w:fldChar w:fldCharType="separate"/>
            </w:r>
            <w:r w:rsidRPr="001D7438">
              <w:rPr>
                <w:rStyle w:val="Hyperlink"/>
                <w:rFonts w:cs="Arial"/>
                <w:noProof/>
              </w:rPr>
              <w:t>8.3.10</w:t>
            </w:r>
            <w:r>
              <w:rPr>
                <w:rFonts w:asciiTheme="minorHAnsi" w:eastAsiaTheme="minorEastAsia" w:hAnsiTheme="minorHAnsi" w:cstheme="minorBidi"/>
                <w:noProof/>
                <w:szCs w:val="22"/>
              </w:rPr>
              <w:tab/>
            </w:r>
            <w:r w:rsidRPr="001D7438">
              <w:rPr>
                <w:rStyle w:val="Hyperlink"/>
                <w:rFonts w:cs="Arial"/>
                <w:noProof/>
                <w:lang w:val="vi-VN"/>
              </w:rPr>
              <w:t>UC-</w:t>
            </w:r>
            <w:r w:rsidRPr="001D7438">
              <w:rPr>
                <w:rStyle w:val="Hyperlink"/>
                <w:rFonts w:cs="Arial"/>
                <w:noProof/>
              </w:rPr>
              <w:t>30:  Xem Bài Làm</w:t>
            </w:r>
            <w:r>
              <w:rPr>
                <w:noProof/>
                <w:webHidden/>
              </w:rPr>
              <w:tab/>
            </w:r>
            <w:r>
              <w:rPr>
                <w:noProof/>
                <w:webHidden/>
              </w:rPr>
              <w:fldChar w:fldCharType="begin"/>
            </w:r>
            <w:r>
              <w:rPr>
                <w:noProof/>
                <w:webHidden/>
              </w:rPr>
              <w:instrText xml:space="preserve"> PAGEREF _Toc261981578 \h </w:instrText>
            </w:r>
            <w:r>
              <w:rPr>
                <w:noProof/>
                <w:webHidden/>
              </w:rPr>
            </w:r>
          </w:ins>
          <w:r>
            <w:rPr>
              <w:noProof/>
              <w:webHidden/>
            </w:rPr>
            <w:fldChar w:fldCharType="separate"/>
          </w:r>
          <w:ins w:id="113" w:author="TNT" w:date="2010-05-18T21:30:00Z">
            <w:r>
              <w:rPr>
                <w:noProof/>
                <w:webHidden/>
              </w:rPr>
              <w:t>8-26</w:t>
            </w:r>
            <w:r>
              <w:rPr>
                <w:noProof/>
                <w:webHidden/>
              </w:rPr>
              <w:fldChar w:fldCharType="end"/>
            </w:r>
            <w:r w:rsidRPr="001D7438">
              <w:rPr>
                <w:rStyle w:val="Hyperlink"/>
                <w:noProof/>
              </w:rPr>
              <w:fldChar w:fldCharType="end"/>
            </w:r>
          </w:ins>
        </w:p>
        <w:p w14:paraId="40A7CA32" w14:textId="77777777" w:rsidR="00F92B8B" w:rsidRDefault="00F92B8B">
          <w:pPr>
            <w:pStyle w:val="TOC3"/>
            <w:tabs>
              <w:tab w:val="left" w:pos="1320"/>
              <w:tab w:val="right" w:leader="dot" w:pos="10214"/>
            </w:tabs>
            <w:rPr>
              <w:ins w:id="114" w:author="TNT" w:date="2010-05-18T21:30:00Z"/>
              <w:rFonts w:asciiTheme="minorHAnsi" w:eastAsiaTheme="minorEastAsia" w:hAnsiTheme="minorHAnsi" w:cstheme="minorBidi"/>
              <w:noProof/>
              <w:szCs w:val="22"/>
            </w:rPr>
          </w:pPr>
          <w:ins w:id="115" w:author="TNT" w:date="2010-05-18T21:30:00Z">
            <w:r w:rsidRPr="001D7438">
              <w:rPr>
                <w:rStyle w:val="Hyperlink"/>
                <w:noProof/>
              </w:rPr>
              <w:fldChar w:fldCharType="begin"/>
            </w:r>
            <w:r w:rsidRPr="001D7438">
              <w:rPr>
                <w:rStyle w:val="Hyperlink"/>
                <w:noProof/>
              </w:rPr>
              <w:instrText xml:space="preserve"> </w:instrText>
            </w:r>
            <w:r>
              <w:rPr>
                <w:noProof/>
              </w:rPr>
              <w:instrText>HYPERLINK \l "_Toc261981579"</w:instrText>
            </w:r>
            <w:r w:rsidRPr="001D7438">
              <w:rPr>
                <w:rStyle w:val="Hyperlink"/>
                <w:noProof/>
              </w:rPr>
              <w:instrText xml:space="preserve"> </w:instrText>
            </w:r>
            <w:r w:rsidRPr="001D7438">
              <w:rPr>
                <w:rStyle w:val="Hyperlink"/>
                <w:noProof/>
              </w:rPr>
            </w:r>
            <w:r w:rsidRPr="001D7438">
              <w:rPr>
                <w:rStyle w:val="Hyperlink"/>
                <w:noProof/>
              </w:rPr>
              <w:fldChar w:fldCharType="separate"/>
            </w:r>
            <w:r w:rsidRPr="001D7438">
              <w:rPr>
                <w:rStyle w:val="Hyperlink"/>
                <w:rFonts w:cs="Arial"/>
                <w:noProof/>
              </w:rPr>
              <w:t>8.3.11</w:t>
            </w:r>
            <w:r>
              <w:rPr>
                <w:rFonts w:asciiTheme="minorHAnsi" w:eastAsiaTheme="minorEastAsia" w:hAnsiTheme="minorHAnsi" w:cstheme="minorBidi"/>
                <w:noProof/>
                <w:szCs w:val="22"/>
              </w:rPr>
              <w:tab/>
            </w:r>
            <w:r w:rsidRPr="001D7438">
              <w:rPr>
                <w:rStyle w:val="Hyperlink"/>
                <w:rFonts w:cs="Arial"/>
                <w:noProof/>
                <w:lang w:val="vi-VN"/>
              </w:rPr>
              <w:t>UC-</w:t>
            </w:r>
            <w:r w:rsidRPr="001D7438">
              <w:rPr>
                <w:rStyle w:val="Hyperlink"/>
                <w:rFonts w:cs="Arial"/>
                <w:noProof/>
              </w:rPr>
              <w:t>31: Xem Bảng Điểm</w:t>
            </w:r>
            <w:r>
              <w:rPr>
                <w:noProof/>
                <w:webHidden/>
              </w:rPr>
              <w:tab/>
            </w:r>
            <w:r>
              <w:rPr>
                <w:noProof/>
                <w:webHidden/>
              </w:rPr>
              <w:fldChar w:fldCharType="begin"/>
            </w:r>
            <w:r>
              <w:rPr>
                <w:noProof/>
                <w:webHidden/>
              </w:rPr>
              <w:instrText xml:space="preserve"> PAGEREF _Toc261981579 \h </w:instrText>
            </w:r>
            <w:r>
              <w:rPr>
                <w:noProof/>
                <w:webHidden/>
              </w:rPr>
            </w:r>
          </w:ins>
          <w:r>
            <w:rPr>
              <w:noProof/>
              <w:webHidden/>
            </w:rPr>
            <w:fldChar w:fldCharType="separate"/>
          </w:r>
          <w:ins w:id="116" w:author="TNT" w:date="2010-05-18T21:30:00Z">
            <w:r>
              <w:rPr>
                <w:noProof/>
                <w:webHidden/>
              </w:rPr>
              <w:t>8-26</w:t>
            </w:r>
            <w:r>
              <w:rPr>
                <w:noProof/>
                <w:webHidden/>
              </w:rPr>
              <w:fldChar w:fldCharType="end"/>
            </w:r>
            <w:r w:rsidRPr="001D7438">
              <w:rPr>
                <w:rStyle w:val="Hyperlink"/>
                <w:noProof/>
              </w:rPr>
              <w:fldChar w:fldCharType="end"/>
            </w:r>
          </w:ins>
        </w:p>
        <w:p w14:paraId="0004A57A" w14:textId="77777777" w:rsidR="00F92B8B" w:rsidRDefault="00F92B8B">
          <w:pPr>
            <w:pStyle w:val="TOC3"/>
            <w:tabs>
              <w:tab w:val="left" w:pos="1320"/>
              <w:tab w:val="right" w:leader="dot" w:pos="10214"/>
            </w:tabs>
            <w:rPr>
              <w:ins w:id="117" w:author="TNT" w:date="2010-05-18T21:30:00Z"/>
              <w:rFonts w:asciiTheme="minorHAnsi" w:eastAsiaTheme="minorEastAsia" w:hAnsiTheme="minorHAnsi" w:cstheme="minorBidi"/>
              <w:noProof/>
              <w:szCs w:val="22"/>
            </w:rPr>
          </w:pPr>
          <w:ins w:id="118" w:author="TNT" w:date="2010-05-18T21:30:00Z">
            <w:r w:rsidRPr="001D7438">
              <w:rPr>
                <w:rStyle w:val="Hyperlink"/>
                <w:noProof/>
              </w:rPr>
              <w:fldChar w:fldCharType="begin"/>
            </w:r>
            <w:r w:rsidRPr="001D7438">
              <w:rPr>
                <w:rStyle w:val="Hyperlink"/>
                <w:noProof/>
              </w:rPr>
              <w:instrText xml:space="preserve"> </w:instrText>
            </w:r>
            <w:r>
              <w:rPr>
                <w:noProof/>
              </w:rPr>
              <w:instrText>HYPERLINK \l "_Toc261981580"</w:instrText>
            </w:r>
            <w:r w:rsidRPr="001D7438">
              <w:rPr>
                <w:rStyle w:val="Hyperlink"/>
                <w:noProof/>
              </w:rPr>
              <w:instrText xml:space="preserve"> </w:instrText>
            </w:r>
            <w:r w:rsidRPr="001D7438">
              <w:rPr>
                <w:rStyle w:val="Hyperlink"/>
                <w:noProof/>
              </w:rPr>
            </w:r>
            <w:r w:rsidRPr="001D7438">
              <w:rPr>
                <w:rStyle w:val="Hyperlink"/>
                <w:noProof/>
              </w:rPr>
              <w:fldChar w:fldCharType="separate"/>
            </w:r>
            <w:r w:rsidRPr="001D7438">
              <w:rPr>
                <w:rStyle w:val="Hyperlink"/>
                <w:rFonts w:cs="Arial"/>
                <w:noProof/>
                <w:lang w:val="vi-VN"/>
              </w:rPr>
              <w:t>8.3.12</w:t>
            </w:r>
            <w:r>
              <w:rPr>
                <w:rFonts w:asciiTheme="minorHAnsi" w:eastAsiaTheme="minorEastAsia" w:hAnsiTheme="minorHAnsi" w:cstheme="minorBidi"/>
                <w:noProof/>
                <w:szCs w:val="22"/>
              </w:rPr>
              <w:tab/>
            </w:r>
            <w:r w:rsidRPr="001D7438">
              <w:rPr>
                <w:rStyle w:val="Hyperlink"/>
                <w:rFonts w:cs="Arial"/>
                <w:noProof/>
                <w:lang w:val="vi-VN"/>
              </w:rPr>
              <w:t>UC-32: Xem Bài Làm Lớp</w:t>
            </w:r>
            <w:r>
              <w:rPr>
                <w:noProof/>
                <w:webHidden/>
              </w:rPr>
              <w:tab/>
            </w:r>
            <w:r>
              <w:rPr>
                <w:noProof/>
                <w:webHidden/>
              </w:rPr>
              <w:fldChar w:fldCharType="begin"/>
            </w:r>
            <w:r>
              <w:rPr>
                <w:noProof/>
                <w:webHidden/>
              </w:rPr>
              <w:instrText xml:space="preserve"> PAGEREF _Toc261981580 \h </w:instrText>
            </w:r>
            <w:r>
              <w:rPr>
                <w:noProof/>
                <w:webHidden/>
              </w:rPr>
            </w:r>
          </w:ins>
          <w:r>
            <w:rPr>
              <w:noProof/>
              <w:webHidden/>
            </w:rPr>
            <w:fldChar w:fldCharType="separate"/>
          </w:r>
          <w:ins w:id="119" w:author="TNT" w:date="2010-05-18T21:30:00Z">
            <w:r>
              <w:rPr>
                <w:noProof/>
                <w:webHidden/>
              </w:rPr>
              <w:t>8-27</w:t>
            </w:r>
            <w:r>
              <w:rPr>
                <w:noProof/>
                <w:webHidden/>
              </w:rPr>
              <w:fldChar w:fldCharType="end"/>
            </w:r>
            <w:r w:rsidRPr="001D7438">
              <w:rPr>
                <w:rStyle w:val="Hyperlink"/>
                <w:noProof/>
              </w:rPr>
              <w:fldChar w:fldCharType="end"/>
            </w:r>
          </w:ins>
        </w:p>
        <w:p w14:paraId="4D4CED78" w14:textId="77777777" w:rsidR="00F92B8B" w:rsidRDefault="00F92B8B">
          <w:pPr>
            <w:pStyle w:val="TOC3"/>
            <w:tabs>
              <w:tab w:val="left" w:pos="1320"/>
              <w:tab w:val="right" w:leader="dot" w:pos="10214"/>
            </w:tabs>
            <w:rPr>
              <w:ins w:id="120" w:author="TNT" w:date="2010-05-18T21:30:00Z"/>
              <w:rFonts w:asciiTheme="minorHAnsi" w:eastAsiaTheme="minorEastAsia" w:hAnsiTheme="minorHAnsi" w:cstheme="minorBidi"/>
              <w:noProof/>
              <w:szCs w:val="22"/>
            </w:rPr>
          </w:pPr>
          <w:ins w:id="121" w:author="TNT" w:date="2010-05-18T21:30:00Z">
            <w:r w:rsidRPr="001D7438">
              <w:rPr>
                <w:rStyle w:val="Hyperlink"/>
                <w:noProof/>
              </w:rPr>
              <w:fldChar w:fldCharType="begin"/>
            </w:r>
            <w:r w:rsidRPr="001D7438">
              <w:rPr>
                <w:rStyle w:val="Hyperlink"/>
                <w:noProof/>
              </w:rPr>
              <w:instrText xml:space="preserve"> </w:instrText>
            </w:r>
            <w:r>
              <w:rPr>
                <w:noProof/>
              </w:rPr>
              <w:instrText>HYPERLINK \l "_Toc261981581"</w:instrText>
            </w:r>
            <w:r w:rsidRPr="001D7438">
              <w:rPr>
                <w:rStyle w:val="Hyperlink"/>
                <w:noProof/>
              </w:rPr>
              <w:instrText xml:space="preserve"> </w:instrText>
            </w:r>
            <w:r w:rsidRPr="001D7438">
              <w:rPr>
                <w:rStyle w:val="Hyperlink"/>
                <w:noProof/>
              </w:rPr>
            </w:r>
            <w:r w:rsidRPr="001D7438">
              <w:rPr>
                <w:rStyle w:val="Hyperlink"/>
                <w:noProof/>
              </w:rPr>
              <w:fldChar w:fldCharType="separate"/>
            </w:r>
            <w:r w:rsidRPr="001D7438">
              <w:rPr>
                <w:rStyle w:val="Hyperlink"/>
                <w:rFonts w:cs="Arial"/>
                <w:noProof/>
                <w:lang w:val="vi-VN"/>
              </w:rPr>
              <w:t>8.3.13</w:t>
            </w:r>
            <w:r>
              <w:rPr>
                <w:rFonts w:asciiTheme="minorHAnsi" w:eastAsiaTheme="minorEastAsia" w:hAnsiTheme="minorHAnsi" w:cstheme="minorBidi"/>
                <w:noProof/>
                <w:szCs w:val="22"/>
              </w:rPr>
              <w:tab/>
            </w:r>
            <w:r w:rsidRPr="001D7438">
              <w:rPr>
                <w:rStyle w:val="Hyperlink"/>
                <w:rFonts w:cs="Arial"/>
                <w:noProof/>
                <w:lang w:val="vi-VN"/>
              </w:rPr>
              <w:t>UC-33: Xem Bảng Điểm Lớp</w:t>
            </w:r>
            <w:r>
              <w:rPr>
                <w:noProof/>
                <w:webHidden/>
              </w:rPr>
              <w:tab/>
            </w:r>
            <w:r>
              <w:rPr>
                <w:noProof/>
                <w:webHidden/>
              </w:rPr>
              <w:fldChar w:fldCharType="begin"/>
            </w:r>
            <w:r>
              <w:rPr>
                <w:noProof/>
                <w:webHidden/>
              </w:rPr>
              <w:instrText xml:space="preserve"> PAGEREF _Toc261981581 \h </w:instrText>
            </w:r>
            <w:r>
              <w:rPr>
                <w:noProof/>
                <w:webHidden/>
              </w:rPr>
            </w:r>
          </w:ins>
          <w:r>
            <w:rPr>
              <w:noProof/>
              <w:webHidden/>
            </w:rPr>
            <w:fldChar w:fldCharType="separate"/>
          </w:r>
          <w:ins w:id="122" w:author="TNT" w:date="2010-05-18T21:30:00Z">
            <w:r>
              <w:rPr>
                <w:noProof/>
                <w:webHidden/>
              </w:rPr>
              <w:t>8-28</w:t>
            </w:r>
            <w:r>
              <w:rPr>
                <w:noProof/>
                <w:webHidden/>
              </w:rPr>
              <w:fldChar w:fldCharType="end"/>
            </w:r>
            <w:r w:rsidRPr="001D7438">
              <w:rPr>
                <w:rStyle w:val="Hyperlink"/>
                <w:noProof/>
              </w:rPr>
              <w:fldChar w:fldCharType="end"/>
            </w:r>
          </w:ins>
        </w:p>
        <w:p w14:paraId="1B3EFE9F" w14:textId="77777777" w:rsidR="00F92B8B" w:rsidRDefault="00F92B8B">
          <w:pPr>
            <w:pStyle w:val="TOC3"/>
            <w:tabs>
              <w:tab w:val="left" w:pos="1320"/>
              <w:tab w:val="right" w:leader="dot" w:pos="10214"/>
            </w:tabs>
            <w:rPr>
              <w:ins w:id="123" w:author="TNT" w:date="2010-05-18T21:30:00Z"/>
              <w:rFonts w:asciiTheme="minorHAnsi" w:eastAsiaTheme="minorEastAsia" w:hAnsiTheme="minorHAnsi" w:cstheme="minorBidi"/>
              <w:noProof/>
              <w:szCs w:val="22"/>
            </w:rPr>
          </w:pPr>
          <w:ins w:id="124" w:author="TNT" w:date="2010-05-18T21:30:00Z">
            <w:r w:rsidRPr="001D7438">
              <w:rPr>
                <w:rStyle w:val="Hyperlink"/>
                <w:noProof/>
              </w:rPr>
              <w:fldChar w:fldCharType="begin"/>
            </w:r>
            <w:r w:rsidRPr="001D7438">
              <w:rPr>
                <w:rStyle w:val="Hyperlink"/>
                <w:noProof/>
              </w:rPr>
              <w:instrText xml:space="preserve"> </w:instrText>
            </w:r>
            <w:r>
              <w:rPr>
                <w:noProof/>
              </w:rPr>
              <w:instrText>HYPERLINK \l "_Toc261981582"</w:instrText>
            </w:r>
            <w:r w:rsidRPr="001D7438">
              <w:rPr>
                <w:rStyle w:val="Hyperlink"/>
                <w:noProof/>
              </w:rPr>
              <w:instrText xml:space="preserve"> </w:instrText>
            </w:r>
            <w:r w:rsidRPr="001D7438">
              <w:rPr>
                <w:rStyle w:val="Hyperlink"/>
                <w:noProof/>
              </w:rPr>
            </w:r>
            <w:r w:rsidRPr="001D7438">
              <w:rPr>
                <w:rStyle w:val="Hyperlink"/>
                <w:noProof/>
              </w:rPr>
              <w:fldChar w:fldCharType="separate"/>
            </w:r>
            <w:r w:rsidRPr="001D7438">
              <w:rPr>
                <w:rStyle w:val="Hyperlink"/>
                <w:rFonts w:cs="Arial"/>
                <w:noProof/>
                <w:lang w:val="vi-VN"/>
              </w:rPr>
              <w:t>8.3.14</w:t>
            </w:r>
            <w:r>
              <w:rPr>
                <w:rFonts w:asciiTheme="minorHAnsi" w:eastAsiaTheme="minorEastAsia" w:hAnsiTheme="minorHAnsi" w:cstheme="minorBidi"/>
                <w:noProof/>
                <w:szCs w:val="22"/>
              </w:rPr>
              <w:tab/>
            </w:r>
            <w:r w:rsidRPr="001D7438">
              <w:rPr>
                <w:rStyle w:val="Hyperlink"/>
                <w:rFonts w:cs="Arial"/>
                <w:noProof/>
                <w:lang w:val="vi-VN"/>
              </w:rPr>
              <w:t>UC-34: Xem Bảng Thống Kê</w:t>
            </w:r>
            <w:r>
              <w:rPr>
                <w:noProof/>
                <w:webHidden/>
              </w:rPr>
              <w:tab/>
            </w:r>
            <w:r>
              <w:rPr>
                <w:noProof/>
                <w:webHidden/>
              </w:rPr>
              <w:fldChar w:fldCharType="begin"/>
            </w:r>
            <w:r>
              <w:rPr>
                <w:noProof/>
                <w:webHidden/>
              </w:rPr>
              <w:instrText xml:space="preserve"> PAGEREF _Toc261981582 \h </w:instrText>
            </w:r>
            <w:r>
              <w:rPr>
                <w:noProof/>
                <w:webHidden/>
              </w:rPr>
            </w:r>
          </w:ins>
          <w:r>
            <w:rPr>
              <w:noProof/>
              <w:webHidden/>
            </w:rPr>
            <w:fldChar w:fldCharType="separate"/>
          </w:r>
          <w:ins w:id="125" w:author="TNT" w:date="2010-05-18T21:30:00Z">
            <w:r>
              <w:rPr>
                <w:noProof/>
                <w:webHidden/>
              </w:rPr>
              <w:t>8-28</w:t>
            </w:r>
            <w:r>
              <w:rPr>
                <w:noProof/>
                <w:webHidden/>
              </w:rPr>
              <w:fldChar w:fldCharType="end"/>
            </w:r>
            <w:r w:rsidRPr="001D7438">
              <w:rPr>
                <w:rStyle w:val="Hyperlink"/>
                <w:noProof/>
              </w:rPr>
              <w:fldChar w:fldCharType="end"/>
            </w:r>
          </w:ins>
        </w:p>
        <w:p w14:paraId="5ABADBEC" w14:textId="77777777" w:rsidR="00F92B8B" w:rsidRDefault="00F92B8B">
          <w:pPr>
            <w:pStyle w:val="TOC3"/>
            <w:tabs>
              <w:tab w:val="left" w:pos="1320"/>
              <w:tab w:val="right" w:leader="dot" w:pos="10214"/>
            </w:tabs>
            <w:rPr>
              <w:ins w:id="126" w:author="TNT" w:date="2010-05-18T21:30:00Z"/>
              <w:rFonts w:asciiTheme="minorHAnsi" w:eastAsiaTheme="minorEastAsia" w:hAnsiTheme="minorHAnsi" w:cstheme="minorBidi"/>
              <w:noProof/>
              <w:szCs w:val="22"/>
            </w:rPr>
          </w:pPr>
          <w:ins w:id="127" w:author="TNT" w:date="2010-05-18T21:30:00Z">
            <w:r w:rsidRPr="001D7438">
              <w:rPr>
                <w:rStyle w:val="Hyperlink"/>
                <w:noProof/>
              </w:rPr>
              <w:fldChar w:fldCharType="begin"/>
            </w:r>
            <w:r w:rsidRPr="001D7438">
              <w:rPr>
                <w:rStyle w:val="Hyperlink"/>
                <w:noProof/>
              </w:rPr>
              <w:instrText xml:space="preserve"> </w:instrText>
            </w:r>
            <w:r>
              <w:rPr>
                <w:noProof/>
              </w:rPr>
              <w:instrText>HYPERLINK \l "_Toc261981583"</w:instrText>
            </w:r>
            <w:r w:rsidRPr="001D7438">
              <w:rPr>
                <w:rStyle w:val="Hyperlink"/>
                <w:noProof/>
              </w:rPr>
              <w:instrText xml:space="preserve"> </w:instrText>
            </w:r>
            <w:r w:rsidRPr="001D7438">
              <w:rPr>
                <w:rStyle w:val="Hyperlink"/>
                <w:noProof/>
              </w:rPr>
            </w:r>
            <w:r w:rsidRPr="001D7438">
              <w:rPr>
                <w:rStyle w:val="Hyperlink"/>
                <w:noProof/>
              </w:rPr>
              <w:fldChar w:fldCharType="separate"/>
            </w:r>
            <w:r w:rsidRPr="001D7438">
              <w:rPr>
                <w:rStyle w:val="Hyperlink"/>
                <w:rFonts w:cs="Arial"/>
                <w:noProof/>
                <w:lang w:val="vi-VN"/>
              </w:rPr>
              <w:t>8.3.15</w:t>
            </w:r>
            <w:r>
              <w:rPr>
                <w:rFonts w:asciiTheme="minorHAnsi" w:eastAsiaTheme="minorEastAsia" w:hAnsiTheme="minorHAnsi" w:cstheme="minorBidi"/>
                <w:noProof/>
                <w:szCs w:val="22"/>
              </w:rPr>
              <w:tab/>
            </w:r>
            <w:r w:rsidRPr="001D7438">
              <w:rPr>
                <w:rStyle w:val="Hyperlink"/>
                <w:rFonts w:cs="Arial"/>
                <w:noProof/>
                <w:lang w:val="vi-VN"/>
              </w:rPr>
              <w:t>UC-</w:t>
            </w:r>
            <w:r w:rsidRPr="001D7438">
              <w:rPr>
                <w:rStyle w:val="Hyperlink"/>
                <w:rFonts w:cs="Arial"/>
                <w:noProof/>
              </w:rPr>
              <w:t>40</w:t>
            </w:r>
            <w:r w:rsidRPr="001D7438">
              <w:rPr>
                <w:rStyle w:val="Hyperlink"/>
                <w:rFonts w:cs="Arial"/>
                <w:noProof/>
                <w:lang w:val="vi-VN"/>
              </w:rPr>
              <w:t xml:space="preserve">: </w:t>
            </w:r>
            <w:r w:rsidRPr="001D7438">
              <w:rPr>
                <w:rStyle w:val="Hyperlink"/>
                <w:rFonts w:cs="Arial"/>
                <w:noProof/>
              </w:rPr>
              <w:t>Giải Trí</w:t>
            </w:r>
            <w:r>
              <w:rPr>
                <w:noProof/>
                <w:webHidden/>
              </w:rPr>
              <w:tab/>
            </w:r>
            <w:r>
              <w:rPr>
                <w:noProof/>
                <w:webHidden/>
              </w:rPr>
              <w:fldChar w:fldCharType="begin"/>
            </w:r>
            <w:r>
              <w:rPr>
                <w:noProof/>
                <w:webHidden/>
              </w:rPr>
              <w:instrText xml:space="preserve"> PAGEREF _Toc261981583 \h </w:instrText>
            </w:r>
            <w:r>
              <w:rPr>
                <w:noProof/>
                <w:webHidden/>
              </w:rPr>
            </w:r>
          </w:ins>
          <w:r>
            <w:rPr>
              <w:noProof/>
              <w:webHidden/>
            </w:rPr>
            <w:fldChar w:fldCharType="separate"/>
          </w:r>
          <w:ins w:id="128" w:author="TNT" w:date="2010-05-18T21:30:00Z">
            <w:r>
              <w:rPr>
                <w:noProof/>
                <w:webHidden/>
              </w:rPr>
              <w:t>8-29</w:t>
            </w:r>
            <w:r>
              <w:rPr>
                <w:noProof/>
                <w:webHidden/>
              </w:rPr>
              <w:fldChar w:fldCharType="end"/>
            </w:r>
            <w:r w:rsidRPr="001D7438">
              <w:rPr>
                <w:rStyle w:val="Hyperlink"/>
                <w:noProof/>
              </w:rPr>
              <w:fldChar w:fldCharType="end"/>
            </w:r>
          </w:ins>
        </w:p>
        <w:p w14:paraId="4D93D57C" w14:textId="77777777" w:rsidR="00F92B8B" w:rsidRDefault="00F92B8B">
          <w:pPr>
            <w:pStyle w:val="TOC1"/>
            <w:tabs>
              <w:tab w:val="left" w:pos="440"/>
              <w:tab w:val="right" w:leader="dot" w:pos="10214"/>
            </w:tabs>
            <w:rPr>
              <w:ins w:id="129" w:author="TNT" w:date="2010-05-18T21:30:00Z"/>
              <w:rFonts w:asciiTheme="minorHAnsi" w:eastAsiaTheme="minorEastAsia" w:hAnsiTheme="minorHAnsi" w:cstheme="minorBidi"/>
              <w:noProof/>
              <w:szCs w:val="22"/>
            </w:rPr>
          </w:pPr>
          <w:ins w:id="130" w:author="TNT" w:date="2010-05-18T21:30:00Z">
            <w:r w:rsidRPr="001D7438">
              <w:rPr>
                <w:rStyle w:val="Hyperlink"/>
                <w:noProof/>
              </w:rPr>
              <w:lastRenderedPageBreak/>
              <w:fldChar w:fldCharType="begin"/>
            </w:r>
            <w:r w:rsidRPr="001D7438">
              <w:rPr>
                <w:rStyle w:val="Hyperlink"/>
                <w:noProof/>
              </w:rPr>
              <w:instrText xml:space="preserve"> </w:instrText>
            </w:r>
            <w:r>
              <w:rPr>
                <w:noProof/>
              </w:rPr>
              <w:instrText>HYPERLINK \l "_Toc261981584"</w:instrText>
            </w:r>
            <w:r w:rsidRPr="001D7438">
              <w:rPr>
                <w:rStyle w:val="Hyperlink"/>
                <w:noProof/>
              </w:rPr>
              <w:instrText xml:space="preserve"> </w:instrText>
            </w:r>
            <w:r w:rsidRPr="001D7438">
              <w:rPr>
                <w:rStyle w:val="Hyperlink"/>
                <w:noProof/>
              </w:rPr>
            </w:r>
            <w:r w:rsidRPr="001D7438">
              <w:rPr>
                <w:rStyle w:val="Hyperlink"/>
                <w:noProof/>
              </w:rPr>
              <w:fldChar w:fldCharType="separate"/>
            </w:r>
            <w:r w:rsidRPr="001D7438">
              <w:rPr>
                <w:rStyle w:val="Hyperlink"/>
                <w:noProof/>
              </w:rPr>
              <w:t>9</w:t>
            </w:r>
            <w:r>
              <w:rPr>
                <w:rFonts w:asciiTheme="minorHAnsi" w:eastAsiaTheme="minorEastAsia" w:hAnsiTheme="minorHAnsi" w:cstheme="minorBidi"/>
                <w:noProof/>
                <w:szCs w:val="22"/>
              </w:rPr>
              <w:tab/>
            </w:r>
            <w:r w:rsidRPr="001D7438">
              <w:rPr>
                <w:rStyle w:val="Hyperlink"/>
                <w:noProof/>
              </w:rPr>
              <w:t>Giao diện người dùng</w:t>
            </w:r>
            <w:r>
              <w:rPr>
                <w:noProof/>
                <w:webHidden/>
              </w:rPr>
              <w:tab/>
            </w:r>
            <w:r>
              <w:rPr>
                <w:noProof/>
                <w:webHidden/>
              </w:rPr>
              <w:fldChar w:fldCharType="begin"/>
            </w:r>
            <w:r>
              <w:rPr>
                <w:noProof/>
                <w:webHidden/>
              </w:rPr>
              <w:instrText xml:space="preserve"> PAGEREF _Toc261981584 \h </w:instrText>
            </w:r>
            <w:r>
              <w:rPr>
                <w:noProof/>
                <w:webHidden/>
              </w:rPr>
            </w:r>
          </w:ins>
          <w:r>
            <w:rPr>
              <w:noProof/>
              <w:webHidden/>
            </w:rPr>
            <w:fldChar w:fldCharType="separate"/>
          </w:r>
          <w:ins w:id="131" w:author="TNT" w:date="2010-05-18T21:30:00Z">
            <w:r>
              <w:rPr>
                <w:noProof/>
                <w:webHidden/>
              </w:rPr>
              <w:t>9-29</w:t>
            </w:r>
            <w:r>
              <w:rPr>
                <w:noProof/>
                <w:webHidden/>
              </w:rPr>
              <w:fldChar w:fldCharType="end"/>
            </w:r>
            <w:r w:rsidRPr="001D7438">
              <w:rPr>
                <w:rStyle w:val="Hyperlink"/>
                <w:noProof/>
              </w:rPr>
              <w:fldChar w:fldCharType="end"/>
            </w:r>
          </w:ins>
        </w:p>
        <w:p w14:paraId="3B71CD57" w14:textId="77777777" w:rsidR="00F871B5" w:rsidDel="00F92B8B" w:rsidRDefault="00F871B5">
          <w:pPr>
            <w:pStyle w:val="TOC1"/>
            <w:tabs>
              <w:tab w:val="left" w:pos="440"/>
              <w:tab w:val="right" w:leader="dot" w:pos="10214"/>
            </w:tabs>
            <w:rPr>
              <w:del w:id="132" w:author="TNT" w:date="2010-05-18T21:30:00Z"/>
              <w:rFonts w:asciiTheme="minorHAnsi" w:eastAsiaTheme="minorEastAsia" w:hAnsiTheme="minorHAnsi" w:cstheme="minorBidi"/>
              <w:noProof/>
              <w:szCs w:val="22"/>
              <w:lang w:val="vi-VN" w:eastAsia="vi-VN"/>
            </w:rPr>
          </w:pPr>
          <w:del w:id="133" w:author="TNT" w:date="2010-05-18T21:30:00Z">
            <w:r w:rsidRPr="00F92B8B" w:rsidDel="00F92B8B">
              <w:rPr>
                <w:rFonts w:cs="Arial"/>
                <w:noProof/>
                <w:rPrChange w:id="134" w:author="TNT" w:date="2010-05-18T21:30:00Z">
                  <w:rPr>
                    <w:rStyle w:val="Hyperlink"/>
                    <w:rFonts w:cs="Arial"/>
                    <w:noProof/>
                  </w:rPr>
                </w:rPrChange>
              </w:rPr>
              <w:delText>1</w:delText>
            </w:r>
            <w:r w:rsidDel="00F92B8B">
              <w:rPr>
                <w:rFonts w:asciiTheme="minorHAnsi" w:eastAsiaTheme="minorEastAsia" w:hAnsiTheme="minorHAnsi" w:cstheme="minorBidi"/>
                <w:noProof/>
                <w:szCs w:val="22"/>
                <w:lang w:val="vi-VN" w:eastAsia="vi-VN"/>
              </w:rPr>
              <w:tab/>
            </w:r>
            <w:r w:rsidRPr="00F92B8B" w:rsidDel="00F92B8B">
              <w:rPr>
                <w:rFonts w:cs="Arial"/>
                <w:noProof/>
                <w:rPrChange w:id="135" w:author="TNT" w:date="2010-05-18T21:30:00Z">
                  <w:rPr>
                    <w:rStyle w:val="Hyperlink"/>
                    <w:rFonts w:cs="Arial"/>
                    <w:noProof/>
                  </w:rPr>
                </w:rPrChange>
              </w:rPr>
              <w:delText>Giới thiệu</w:delText>
            </w:r>
            <w:r w:rsidDel="00F92B8B">
              <w:rPr>
                <w:noProof/>
                <w:webHidden/>
              </w:rPr>
              <w:tab/>
              <w:delText>1-3</w:delText>
            </w:r>
          </w:del>
        </w:p>
        <w:p w14:paraId="17DF4D89" w14:textId="77777777" w:rsidR="00F871B5" w:rsidDel="00F92B8B" w:rsidRDefault="00F871B5">
          <w:pPr>
            <w:pStyle w:val="TOC1"/>
            <w:tabs>
              <w:tab w:val="left" w:pos="440"/>
              <w:tab w:val="right" w:leader="dot" w:pos="10214"/>
            </w:tabs>
            <w:rPr>
              <w:del w:id="136" w:author="TNT" w:date="2010-05-18T21:30:00Z"/>
              <w:rFonts w:asciiTheme="minorHAnsi" w:eastAsiaTheme="minorEastAsia" w:hAnsiTheme="minorHAnsi" w:cstheme="minorBidi"/>
              <w:noProof/>
              <w:szCs w:val="22"/>
              <w:lang w:val="vi-VN" w:eastAsia="vi-VN"/>
            </w:rPr>
          </w:pPr>
          <w:del w:id="137" w:author="TNT" w:date="2010-05-18T21:30:00Z">
            <w:r w:rsidRPr="00F92B8B" w:rsidDel="00F92B8B">
              <w:rPr>
                <w:rFonts w:cs="Arial"/>
                <w:noProof/>
                <w:rPrChange w:id="138" w:author="TNT" w:date="2010-05-18T21:30:00Z">
                  <w:rPr>
                    <w:rStyle w:val="Hyperlink"/>
                    <w:rFonts w:cs="Arial"/>
                    <w:noProof/>
                  </w:rPr>
                </w:rPrChange>
              </w:rPr>
              <w:delText>2</w:delText>
            </w:r>
            <w:r w:rsidDel="00F92B8B">
              <w:rPr>
                <w:rFonts w:asciiTheme="minorHAnsi" w:eastAsiaTheme="minorEastAsia" w:hAnsiTheme="minorHAnsi" w:cstheme="minorBidi"/>
                <w:noProof/>
                <w:szCs w:val="22"/>
                <w:lang w:val="vi-VN" w:eastAsia="vi-VN"/>
              </w:rPr>
              <w:tab/>
            </w:r>
            <w:r w:rsidRPr="00F92B8B" w:rsidDel="00F92B8B">
              <w:rPr>
                <w:rFonts w:cs="Arial"/>
                <w:noProof/>
                <w:rPrChange w:id="139" w:author="TNT" w:date="2010-05-18T21:30:00Z">
                  <w:rPr>
                    <w:rStyle w:val="Hyperlink"/>
                    <w:rFonts w:cs="Arial"/>
                    <w:noProof/>
                  </w:rPr>
                </w:rPrChange>
              </w:rPr>
              <w:delText>Tầm quan trọng</w:delText>
            </w:r>
            <w:r w:rsidDel="00F92B8B">
              <w:rPr>
                <w:noProof/>
                <w:webHidden/>
              </w:rPr>
              <w:tab/>
              <w:delText>2-3</w:delText>
            </w:r>
          </w:del>
        </w:p>
        <w:p w14:paraId="6CAE4CD2" w14:textId="77777777" w:rsidR="00F871B5" w:rsidDel="00F92B8B" w:rsidRDefault="00F871B5">
          <w:pPr>
            <w:pStyle w:val="TOC1"/>
            <w:tabs>
              <w:tab w:val="left" w:pos="440"/>
              <w:tab w:val="right" w:leader="dot" w:pos="10214"/>
            </w:tabs>
            <w:rPr>
              <w:del w:id="140" w:author="TNT" w:date="2010-05-18T21:30:00Z"/>
              <w:rFonts w:asciiTheme="minorHAnsi" w:eastAsiaTheme="minorEastAsia" w:hAnsiTheme="minorHAnsi" w:cstheme="minorBidi"/>
              <w:noProof/>
              <w:szCs w:val="22"/>
              <w:lang w:val="vi-VN" w:eastAsia="vi-VN"/>
            </w:rPr>
          </w:pPr>
          <w:del w:id="141" w:author="TNT" w:date="2010-05-18T21:30:00Z">
            <w:r w:rsidRPr="00F92B8B" w:rsidDel="00F92B8B">
              <w:rPr>
                <w:rFonts w:cs="Arial"/>
                <w:noProof/>
                <w:lang w:val="vi-VN"/>
                <w:rPrChange w:id="142" w:author="TNT" w:date="2010-05-18T21:30:00Z">
                  <w:rPr>
                    <w:rStyle w:val="Hyperlink"/>
                    <w:rFonts w:cs="Arial"/>
                    <w:noProof/>
                    <w:lang w:val="vi-VN"/>
                  </w:rPr>
                </w:rPrChange>
              </w:rPr>
              <w:delText>3</w:delText>
            </w:r>
            <w:r w:rsidDel="00F92B8B">
              <w:rPr>
                <w:rFonts w:asciiTheme="minorHAnsi" w:eastAsiaTheme="minorEastAsia" w:hAnsiTheme="minorHAnsi" w:cstheme="minorBidi"/>
                <w:noProof/>
                <w:szCs w:val="22"/>
                <w:lang w:val="vi-VN" w:eastAsia="vi-VN"/>
              </w:rPr>
              <w:tab/>
            </w:r>
            <w:r w:rsidRPr="00F92B8B" w:rsidDel="00F92B8B">
              <w:rPr>
                <w:rFonts w:cs="Arial"/>
                <w:noProof/>
                <w:lang w:val="vi-VN"/>
                <w:rPrChange w:id="143" w:author="TNT" w:date="2010-05-18T21:30:00Z">
                  <w:rPr>
                    <w:rStyle w:val="Hyperlink"/>
                    <w:rFonts w:cs="Arial"/>
                    <w:noProof/>
                    <w:lang w:val="vi-VN"/>
                  </w:rPr>
                </w:rPrChange>
              </w:rPr>
              <w:delText>Phạm vi và môi trường</w:delText>
            </w:r>
            <w:r w:rsidDel="00F92B8B">
              <w:rPr>
                <w:noProof/>
                <w:webHidden/>
              </w:rPr>
              <w:tab/>
              <w:delText>3-3</w:delText>
            </w:r>
          </w:del>
        </w:p>
        <w:p w14:paraId="75C5FC23" w14:textId="77777777" w:rsidR="00F871B5" w:rsidDel="00F92B8B" w:rsidRDefault="00F871B5">
          <w:pPr>
            <w:pStyle w:val="TOC1"/>
            <w:tabs>
              <w:tab w:val="left" w:pos="440"/>
              <w:tab w:val="right" w:leader="dot" w:pos="10214"/>
            </w:tabs>
            <w:rPr>
              <w:del w:id="144" w:author="TNT" w:date="2010-05-18T21:30:00Z"/>
              <w:rFonts w:asciiTheme="minorHAnsi" w:eastAsiaTheme="minorEastAsia" w:hAnsiTheme="minorHAnsi" w:cstheme="minorBidi"/>
              <w:noProof/>
              <w:szCs w:val="22"/>
              <w:lang w:val="vi-VN" w:eastAsia="vi-VN"/>
            </w:rPr>
          </w:pPr>
          <w:del w:id="145" w:author="TNT" w:date="2010-05-18T21:30:00Z">
            <w:r w:rsidRPr="00F92B8B" w:rsidDel="00F92B8B">
              <w:rPr>
                <w:rFonts w:eastAsia="Arial"/>
                <w:noProof/>
                <w:lang w:val="vi-VN"/>
                <w:rPrChange w:id="146" w:author="TNT" w:date="2010-05-18T21:30:00Z">
                  <w:rPr>
                    <w:rStyle w:val="Hyperlink"/>
                    <w:rFonts w:eastAsia="Arial"/>
                    <w:noProof/>
                    <w:lang w:val="vi-VN"/>
                  </w:rPr>
                </w:rPrChange>
              </w:rPr>
              <w:delText>4</w:delText>
            </w:r>
            <w:r w:rsidDel="00F92B8B">
              <w:rPr>
                <w:rFonts w:asciiTheme="minorHAnsi" w:eastAsiaTheme="minorEastAsia" w:hAnsiTheme="minorHAnsi" w:cstheme="minorBidi"/>
                <w:noProof/>
                <w:szCs w:val="22"/>
                <w:lang w:val="vi-VN" w:eastAsia="vi-VN"/>
              </w:rPr>
              <w:tab/>
            </w:r>
            <w:r w:rsidRPr="00F92B8B" w:rsidDel="00F92B8B">
              <w:rPr>
                <w:rFonts w:eastAsia="Arial"/>
                <w:noProof/>
                <w:lang w:val="vi-VN"/>
                <w:rPrChange w:id="147" w:author="TNT" w:date="2010-05-18T21:30:00Z">
                  <w:rPr>
                    <w:rStyle w:val="Hyperlink"/>
                    <w:rFonts w:eastAsia="Arial"/>
                    <w:noProof/>
                    <w:lang w:val="vi-VN"/>
                  </w:rPr>
                </w:rPrChange>
              </w:rPr>
              <w:delText>Tham khảo và nhận xét các phần mềm cùng chức năng.</w:delText>
            </w:r>
            <w:r w:rsidDel="00F92B8B">
              <w:rPr>
                <w:noProof/>
                <w:webHidden/>
              </w:rPr>
              <w:tab/>
              <w:delText>4-3</w:delText>
            </w:r>
          </w:del>
        </w:p>
        <w:p w14:paraId="4766C17A" w14:textId="77777777" w:rsidR="00F871B5" w:rsidDel="00F92B8B" w:rsidRDefault="00F871B5">
          <w:pPr>
            <w:pStyle w:val="TOC1"/>
            <w:tabs>
              <w:tab w:val="left" w:pos="440"/>
              <w:tab w:val="right" w:leader="dot" w:pos="10214"/>
            </w:tabs>
            <w:rPr>
              <w:del w:id="148" w:author="TNT" w:date="2010-05-18T21:30:00Z"/>
              <w:rFonts w:asciiTheme="minorHAnsi" w:eastAsiaTheme="minorEastAsia" w:hAnsiTheme="minorHAnsi" w:cstheme="minorBidi"/>
              <w:noProof/>
              <w:szCs w:val="22"/>
              <w:lang w:val="vi-VN" w:eastAsia="vi-VN"/>
            </w:rPr>
          </w:pPr>
          <w:del w:id="149" w:author="TNT" w:date="2010-05-18T21:30:00Z">
            <w:r w:rsidRPr="00F92B8B" w:rsidDel="00F92B8B">
              <w:rPr>
                <w:noProof/>
                <w:rPrChange w:id="150" w:author="TNT" w:date="2010-05-18T21:30:00Z">
                  <w:rPr>
                    <w:rStyle w:val="Hyperlink"/>
                    <w:noProof/>
                  </w:rPr>
                </w:rPrChange>
              </w:rPr>
              <w:delText>5</w:delText>
            </w:r>
            <w:r w:rsidDel="00F92B8B">
              <w:rPr>
                <w:rFonts w:asciiTheme="minorHAnsi" w:eastAsiaTheme="minorEastAsia" w:hAnsiTheme="minorHAnsi" w:cstheme="minorBidi"/>
                <w:noProof/>
                <w:szCs w:val="22"/>
                <w:lang w:val="vi-VN" w:eastAsia="vi-VN"/>
              </w:rPr>
              <w:tab/>
            </w:r>
            <w:r w:rsidRPr="00F92B8B" w:rsidDel="00F92B8B">
              <w:rPr>
                <w:noProof/>
                <w:rPrChange w:id="151" w:author="TNT" w:date="2010-05-18T21:30:00Z">
                  <w:rPr>
                    <w:rStyle w:val="Hyperlink"/>
                    <w:noProof/>
                  </w:rPr>
                </w:rPrChange>
              </w:rPr>
              <w:delText xml:space="preserve">Miêu tả </w:delText>
            </w:r>
            <w:r w:rsidRPr="00F92B8B" w:rsidDel="00F92B8B">
              <w:rPr>
                <w:noProof/>
                <w:lang w:val="vi-VN"/>
                <w:rPrChange w:id="152" w:author="TNT" w:date="2010-05-18T21:30:00Z">
                  <w:rPr>
                    <w:rStyle w:val="Hyperlink"/>
                    <w:noProof/>
                    <w:lang w:val="vi-VN"/>
                  </w:rPr>
                </w:rPrChange>
              </w:rPr>
              <w:delText>Stakeholder và người dùng.</w:delText>
            </w:r>
            <w:r w:rsidDel="00F92B8B">
              <w:rPr>
                <w:noProof/>
                <w:webHidden/>
              </w:rPr>
              <w:tab/>
              <w:delText>5-3</w:delText>
            </w:r>
          </w:del>
        </w:p>
        <w:p w14:paraId="4C193B6A" w14:textId="77777777" w:rsidR="00F871B5" w:rsidDel="00F92B8B" w:rsidRDefault="00F871B5">
          <w:pPr>
            <w:pStyle w:val="TOC2"/>
            <w:tabs>
              <w:tab w:val="left" w:pos="880"/>
              <w:tab w:val="right" w:leader="dot" w:pos="10214"/>
            </w:tabs>
            <w:rPr>
              <w:del w:id="153" w:author="TNT" w:date="2010-05-18T21:30:00Z"/>
              <w:rFonts w:asciiTheme="minorHAnsi" w:eastAsiaTheme="minorEastAsia" w:hAnsiTheme="minorHAnsi" w:cstheme="minorBidi"/>
              <w:noProof/>
              <w:szCs w:val="22"/>
              <w:lang w:val="vi-VN" w:eastAsia="vi-VN"/>
            </w:rPr>
          </w:pPr>
          <w:del w:id="154" w:author="TNT" w:date="2010-05-18T21:30:00Z">
            <w:r w:rsidRPr="00F92B8B" w:rsidDel="00F92B8B">
              <w:rPr>
                <w:noProof/>
                <w:lang w:val="vi-VN"/>
                <w:rPrChange w:id="155" w:author="TNT" w:date="2010-05-18T21:30:00Z">
                  <w:rPr>
                    <w:rStyle w:val="Hyperlink"/>
                    <w:noProof/>
                    <w:lang w:val="vi-VN"/>
                  </w:rPr>
                </w:rPrChange>
              </w:rPr>
              <w:delText>5.1</w:delText>
            </w:r>
            <w:r w:rsidDel="00F92B8B">
              <w:rPr>
                <w:rFonts w:asciiTheme="minorHAnsi" w:eastAsiaTheme="minorEastAsia" w:hAnsiTheme="minorHAnsi" w:cstheme="minorBidi"/>
                <w:noProof/>
                <w:szCs w:val="22"/>
                <w:lang w:val="vi-VN" w:eastAsia="vi-VN"/>
              </w:rPr>
              <w:tab/>
            </w:r>
            <w:r w:rsidRPr="00F92B8B" w:rsidDel="00F92B8B">
              <w:rPr>
                <w:noProof/>
                <w:lang w:val="vi-VN"/>
                <w:rPrChange w:id="156" w:author="TNT" w:date="2010-05-18T21:30:00Z">
                  <w:rPr>
                    <w:rStyle w:val="Hyperlink"/>
                    <w:noProof/>
                    <w:lang w:val="vi-VN"/>
                  </w:rPr>
                </w:rPrChange>
              </w:rPr>
              <w:delText>Stakeholder</w:delText>
            </w:r>
            <w:r w:rsidDel="00F92B8B">
              <w:rPr>
                <w:noProof/>
                <w:webHidden/>
              </w:rPr>
              <w:tab/>
              <w:delText>5-3</w:delText>
            </w:r>
          </w:del>
        </w:p>
        <w:p w14:paraId="7F092007" w14:textId="77777777" w:rsidR="00F871B5" w:rsidDel="00F92B8B" w:rsidRDefault="00F871B5">
          <w:pPr>
            <w:pStyle w:val="TOC2"/>
            <w:tabs>
              <w:tab w:val="left" w:pos="880"/>
              <w:tab w:val="right" w:leader="dot" w:pos="10214"/>
            </w:tabs>
            <w:rPr>
              <w:del w:id="157" w:author="TNT" w:date="2010-05-18T21:30:00Z"/>
              <w:rFonts w:asciiTheme="minorHAnsi" w:eastAsiaTheme="minorEastAsia" w:hAnsiTheme="minorHAnsi" w:cstheme="minorBidi"/>
              <w:noProof/>
              <w:szCs w:val="22"/>
              <w:lang w:val="vi-VN" w:eastAsia="vi-VN"/>
            </w:rPr>
          </w:pPr>
          <w:del w:id="158" w:author="TNT" w:date="2010-05-18T21:30:00Z">
            <w:r w:rsidRPr="00F92B8B" w:rsidDel="00F92B8B">
              <w:rPr>
                <w:noProof/>
                <w:rPrChange w:id="159" w:author="TNT" w:date="2010-05-18T21:30:00Z">
                  <w:rPr>
                    <w:rStyle w:val="Hyperlink"/>
                    <w:noProof/>
                  </w:rPr>
                </w:rPrChange>
              </w:rPr>
              <w:delText>5.2</w:delText>
            </w:r>
            <w:r w:rsidDel="00F92B8B">
              <w:rPr>
                <w:rFonts w:asciiTheme="minorHAnsi" w:eastAsiaTheme="minorEastAsia" w:hAnsiTheme="minorHAnsi" w:cstheme="minorBidi"/>
                <w:noProof/>
                <w:szCs w:val="22"/>
                <w:lang w:val="vi-VN" w:eastAsia="vi-VN"/>
              </w:rPr>
              <w:tab/>
            </w:r>
            <w:r w:rsidRPr="00F92B8B" w:rsidDel="00F92B8B">
              <w:rPr>
                <w:noProof/>
                <w:lang w:val="vi-VN"/>
                <w:rPrChange w:id="160" w:author="TNT" w:date="2010-05-18T21:30:00Z">
                  <w:rPr>
                    <w:rStyle w:val="Hyperlink"/>
                    <w:noProof/>
                    <w:lang w:val="vi-VN"/>
                  </w:rPr>
                </w:rPrChange>
              </w:rPr>
              <w:delText>Ngư</w:delText>
            </w:r>
            <w:r w:rsidRPr="00F92B8B" w:rsidDel="00F92B8B">
              <w:rPr>
                <w:noProof/>
                <w:rPrChange w:id="161" w:author="TNT" w:date="2010-05-18T21:30:00Z">
                  <w:rPr>
                    <w:rStyle w:val="Hyperlink"/>
                    <w:noProof/>
                  </w:rPr>
                </w:rPrChange>
              </w:rPr>
              <w:delText>ời dùng</w:delText>
            </w:r>
            <w:r w:rsidDel="00F92B8B">
              <w:rPr>
                <w:noProof/>
                <w:webHidden/>
              </w:rPr>
              <w:tab/>
              <w:delText>5-4</w:delText>
            </w:r>
          </w:del>
        </w:p>
        <w:p w14:paraId="1C1EBA89" w14:textId="77777777" w:rsidR="00F871B5" w:rsidDel="00F92B8B" w:rsidRDefault="00F871B5">
          <w:pPr>
            <w:pStyle w:val="TOC2"/>
            <w:tabs>
              <w:tab w:val="left" w:pos="880"/>
              <w:tab w:val="right" w:leader="dot" w:pos="10214"/>
            </w:tabs>
            <w:rPr>
              <w:del w:id="162" w:author="TNT" w:date="2010-05-18T21:30:00Z"/>
              <w:rFonts w:asciiTheme="minorHAnsi" w:eastAsiaTheme="minorEastAsia" w:hAnsiTheme="minorHAnsi" w:cstheme="minorBidi"/>
              <w:noProof/>
              <w:szCs w:val="22"/>
              <w:lang w:val="vi-VN" w:eastAsia="vi-VN"/>
            </w:rPr>
          </w:pPr>
          <w:del w:id="163" w:author="TNT" w:date="2010-05-18T21:30:00Z">
            <w:r w:rsidRPr="00F92B8B" w:rsidDel="00F92B8B">
              <w:rPr>
                <w:rFonts w:cs="Arial"/>
                <w:noProof/>
                <w:rPrChange w:id="164" w:author="TNT" w:date="2010-05-18T21:30:00Z">
                  <w:rPr>
                    <w:rStyle w:val="Hyperlink"/>
                    <w:rFonts w:cs="Arial"/>
                    <w:noProof/>
                  </w:rPr>
                </w:rPrChange>
              </w:rPr>
              <w:delText>5.3</w:delText>
            </w:r>
            <w:r w:rsidDel="00F92B8B">
              <w:rPr>
                <w:rFonts w:asciiTheme="minorHAnsi" w:eastAsiaTheme="minorEastAsia" w:hAnsiTheme="minorHAnsi" w:cstheme="minorBidi"/>
                <w:noProof/>
                <w:szCs w:val="22"/>
                <w:lang w:val="vi-VN" w:eastAsia="vi-VN"/>
              </w:rPr>
              <w:tab/>
            </w:r>
            <w:r w:rsidRPr="00F92B8B" w:rsidDel="00F92B8B">
              <w:rPr>
                <w:rFonts w:cs="Arial"/>
                <w:noProof/>
                <w:rPrChange w:id="165" w:author="TNT" w:date="2010-05-18T21:30:00Z">
                  <w:rPr>
                    <w:rStyle w:val="Hyperlink"/>
                    <w:rFonts w:cs="Arial"/>
                    <w:noProof/>
                  </w:rPr>
                </w:rPrChange>
              </w:rPr>
              <w:delText>Stakeholder / User cần (User Needs)</w:delText>
            </w:r>
            <w:r w:rsidDel="00F92B8B">
              <w:rPr>
                <w:noProof/>
                <w:webHidden/>
              </w:rPr>
              <w:tab/>
              <w:delText>5-4</w:delText>
            </w:r>
          </w:del>
        </w:p>
        <w:p w14:paraId="61E6D556" w14:textId="77777777" w:rsidR="00F871B5" w:rsidDel="00F92B8B" w:rsidRDefault="00F871B5">
          <w:pPr>
            <w:pStyle w:val="TOC1"/>
            <w:tabs>
              <w:tab w:val="left" w:pos="440"/>
              <w:tab w:val="right" w:leader="dot" w:pos="10214"/>
            </w:tabs>
            <w:rPr>
              <w:del w:id="166" w:author="TNT" w:date="2010-05-18T21:30:00Z"/>
              <w:rFonts w:asciiTheme="minorHAnsi" w:eastAsiaTheme="minorEastAsia" w:hAnsiTheme="minorHAnsi" w:cstheme="minorBidi"/>
              <w:noProof/>
              <w:szCs w:val="22"/>
              <w:lang w:val="vi-VN" w:eastAsia="vi-VN"/>
            </w:rPr>
          </w:pPr>
          <w:del w:id="167" w:author="TNT" w:date="2010-05-18T21:30:00Z">
            <w:r w:rsidRPr="00F92B8B" w:rsidDel="00F92B8B">
              <w:rPr>
                <w:noProof/>
                <w:lang w:val="vi-VN"/>
                <w:rPrChange w:id="168" w:author="TNT" w:date="2010-05-18T21:30:00Z">
                  <w:rPr>
                    <w:rStyle w:val="Hyperlink"/>
                    <w:noProof/>
                    <w:lang w:val="vi-VN"/>
                  </w:rPr>
                </w:rPrChange>
              </w:rPr>
              <w:delText>6</w:delText>
            </w:r>
            <w:r w:rsidDel="00F92B8B">
              <w:rPr>
                <w:rFonts w:asciiTheme="minorHAnsi" w:eastAsiaTheme="minorEastAsia" w:hAnsiTheme="minorHAnsi" w:cstheme="minorBidi"/>
                <w:noProof/>
                <w:szCs w:val="22"/>
                <w:lang w:val="vi-VN" w:eastAsia="vi-VN"/>
              </w:rPr>
              <w:tab/>
            </w:r>
            <w:r w:rsidRPr="00F92B8B" w:rsidDel="00F92B8B">
              <w:rPr>
                <w:noProof/>
                <w:lang w:val="vi-VN"/>
                <w:rPrChange w:id="169" w:author="TNT" w:date="2010-05-18T21:30:00Z">
                  <w:rPr>
                    <w:rStyle w:val="Hyperlink"/>
                    <w:noProof/>
                    <w:lang w:val="vi-VN"/>
                  </w:rPr>
                </w:rPrChange>
              </w:rPr>
              <w:delText>Kết quả phỏng vấn giáo viên dạy Toán 8</w:delText>
            </w:r>
            <w:r w:rsidDel="00F92B8B">
              <w:rPr>
                <w:noProof/>
                <w:webHidden/>
              </w:rPr>
              <w:tab/>
              <w:delText>6-5</w:delText>
            </w:r>
          </w:del>
        </w:p>
        <w:p w14:paraId="6F932D97" w14:textId="77777777" w:rsidR="00F871B5" w:rsidDel="00F92B8B" w:rsidRDefault="00F871B5">
          <w:pPr>
            <w:pStyle w:val="TOC1"/>
            <w:tabs>
              <w:tab w:val="left" w:pos="440"/>
              <w:tab w:val="right" w:leader="dot" w:pos="10214"/>
            </w:tabs>
            <w:rPr>
              <w:del w:id="170" w:author="TNT" w:date="2010-05-18T21:30:00Z"/>
              <w:rFonts w:asciiTheme="minorHAnsi" w:eastAsiaTheme="minorEastAsia" w:hAnsiTheme="minorHAnsi" w:cstheme="minorBidi"/>
              <w:noProof/>
              <w:szCs w:val="22"/>
              <w:lang w:val="vi-VN" w:eastAsia="vi-VN"/>
            </w:rPr>
          </w:pPr>
          <w:del w:id="171" w:author="TNT" w:date="2010-05-18T21:30:00Z">
            <w:r w:rsidRPr="00F92B8B" w:rsidDel="00F92B8B">
              <w:rPr>
                <w:rFonts w:cs="Arial"/>
                <w:noProof/>
                <w:rPrChange w:id="172" w:author="TNT" w:date="2010-05-18T21:30:00Z">
                  <w:rPr>
                    <w:rStyle w:val="Hyperlink"/>
                    <w:rFonts w:cs="Arial"/>
                    <w:noProof/>
                  </w:rPr>
                </w:rPrChange>
              </w:rPr>
              <w:delText>7</w:delText>
            </w:r>
            <w:r w:rsidDel="00F92B8B">
              <w:rPr>
                <w:rFonts w:asciiTheme="minorHAnsi" w:eastAsiaTheme="minorEastAsia" w:hAnsiTheme="minorHAnsi" w:cstheme="minorBidi"/>
                <w:noProof/>
                <w:szCs w:val="22"/>
                <w:lang w:val="vi-VN" w:eastAsia="vi-VN"/>
              </w:rPr>
              <w:tab/>
            </w:r>
            <w:r w:rsidRPr="00F92B8B" w:rsidDel="00F92B8B">
              <w:rPr>
                <w:rFonts w:cs="Arial"/>
                <w:noProof/>
                <w:rPrChange w:id="173" w:author="TNT" w:date="2010-05-18T21:30:00Z">
                  <w:rPr>
                    <w:rStyle w:val="Hyperlink"/>
                    <w:rFonts w:cs="Arial"/>
                    <w:noProof/>
                  </w:rPr>
                </w:rPrChange>
              </w:rPr>
              <w:delText>Các yêu cầu người dùng</w:delText>
            </w:r>
            <w:r w:rsidDel="00F92B8B">
              <w:rPr>
                <w:noProof/>
                <w:webHidden/>
              </w:rPr>
              <w:tab/>
              <w:delText>7-6</w:delText>
            </w:r>
          </w:del>
        </w:p>
        <w:p w14:paraId="7C48E287" w14:textId="77777777" w:rsidR="00F871B5" w:rsidDel="00F92B8B" w:rsidRDefault="00F871B5">
          <w:pPr>
            <w:pStyle w:val="TOC2"/>
            <w:tabs>
              <w:tab w:val="left" w:pos="880"/>
              <w:tab w:val="right" w:leader="dot" w:pos="10214"/>
            </w:tabs>
            <w:rPr>
              <w:del w:id="174" w:author="TNT" w:date="2010-05-18T21:30:00Z"/>
              <w:rFonts w:asciiTheme="minorHAnsi" w:eastAsiaTheme="minorEastAsia" w:hAnsiTheme="minorHAnsi" w:cstheme="minorBidi"/>
              <w:noProof/>
              <w:szCs w:val="22"/>
              <w:lang w:val="vi-VN" w:eastAsia="vi-VN"/>
            </w:rPr>
          </w:pPr>
          <w:del w:id="175" w:author="TNT" w:date="2010-05-18T21:30:00Z">
            <w:r w:rsidRPr="00F92B8B" w:rsidDel="00F92B8B">
              <w:rPr>
                <w:rFonts w:cs="Arial"/>
                <w:noProof/>
                <w:rPrChange w:id="176" w:author="TNT" w:date="2010-05-18T21:30:00Z">
                  <w:rPr>
                    <w:rStyle w:val="Hyperlink"/>
                    <w:rFonts w:cs="Arial"/>
                    <w:noProof/>
                  </w:rPr>
                </w:rPrChange>
              </w:rPr>
              <w:delText>7.1</w:delText>
            </w:r>
            <w:r w:rsidDel="00F92B8B">
              <w:rPr>
                <w:rFonts w:asciiTheme="minorHAnsi" w:eastAsiaTheme="minorEastAsia" w:hAnsiTheme="minorHAnsi" w:cstheme="minorBidi"/>
                <w:noProof/>
                <w:szCs w:val="22"/>
                <w:lang w:val="vi-VN" w:eastAsia="vi-VN"/>
              </w:rPr>
              <w:tab/>
            </w:r>
            <w:r w:rsidRPr="00F92B8B" w:rsidDel="00F92B8B">
              <w:rPr>
                <w:rFonts w:cs="Arial"/>
                <w:noProof/>
                <w:rPrChange w:id="177" w:author="TNT" w:date="2010-05-18T21:30:00Z">
                  <w:rPr>
                    <w:rStyle w:val="Hyperlink"/>
                    <w:rFonts w:cs="Arial"/>
                    <w:noProof/>
                  </w:rPr>
                </w:rPrChange>
              </w:rPr>
              <w:delText>Yêu cầu chức năng</w:delText>
            </w:r>
            <w:r w:rsidDel="00F92B8B">
              <w:rPr>
                <w:noProof/>
                <w:webHidden/>
              </w:rPr>
              <w:tab/>
              <w:delText>7-6</w:delText>
            </w:r>
          </w:del>
        </w:p>
        <w:p w14:paraId="13274BCF" w14:textId="77777777" w:rsidR="00F871B5" w:rsidDel="00F92B8B" w:rsidRDefault="00F871B5">
          <w:pPr>
            <w:pStyle w:val="TOC3"/>
            <w:tabs>
              <w:tab w:val="left" w:pos="1320"/>
              <w:tab w:val="right" w:leader="dot" w:pos="10214"/>
            </w:tabs>
            <w:rPr>
              <w:del w:id="178" w:author="TNT" w:date="2010-05-18T21:30:00Z"/>
              <w:rFonts w:asciiTheme="minorHAnsi" w:eastAsiaTheme="minorEastAsia" w:hAnsiTheme="minorHAnsi" w:cstheme="minorBidi"/>
              <w:noProof/>
              <w:szCs w:val="22"/>
              <w:lang w:val="vi-VN" w:eastAsia="vi-VN"/>
            </w:rPr>
          </w:pPr>
          <w:del w:id="179" w:author="TNT" w:date="2010-05-18T21:30:00Z">
            <w:r w:rsidRPr="00F92B8B" w:rsidDel="00F92B8B">
              <w:rPr>
                <w:noProof/>
                <w:lang w:val="vi-VN"/>
                <w:rPrChange w:id="180" w:author="TNT" w:date="2010-05-18T21:30:00Z">
                  <w:rPr>
                    <w:rStyle w:val="Hyperlink"/>
                    <w:noProof/>
                    <w:lang w:val="vi-VN"/>
                  </w:rPr>
                </w:rPrChange>
              </w:rPr>
              <w:delText>7.1.1</w:delText>
            </w:r>
            <w:r w:rsidDel="00F92B8B">
              <w:rPr>
                <w:rFonts w:asciiTheme="minorHAnsi" w:eastAsiaTheme="minorEastAsia" w:hAnsiTheme="minorHAnsi" w:cstheme="minorBidi"/>
                <w:noProof/>
                <w:szCs w:val="22"/>
                <w:lang w:val="vi-VN" w:eastAsia="vi-VN"/>
              </w:rPr>
              <w:tab/>
            </w:r>
            <w:r w:rsidRPr="00F92B8B" w:rsidDel="00F92B8B">
              <w:rPr>
                <w:noProof/>
                <w:lang w:val="vi-VN"/>
                <w:rPrChange w:id="181" w:author="TNT" w:date="2010-05-18T21:30:00Z">
                  <w:rPr>
                    <w:rStyle w:val="Hyperlink"/>
                    <w:noProof/>
                    <w:lang w:val="vi-VN"/>
                  </w:rPr>
                </w:rPrChange>
              </w:rPr>
              <w:delText>Các thao tác với tài khoản</w:delText>
            </w:r>
            <w:r w:rsidDel="00F92B8B">
              <w:rPr>
                <w:noProof/>
                <w:webHidden/>
              </w:rPr>
              <w:tab/>
              <w:delText>7-7</w:delText>
            </w:r>
          </w:del>
        </w:p>
        <w:p w14:paraId="6593F3ED" w14:textId="77777777" w:rsidR="00F871B5" w:rsidDel="00F92B8B" w:rsidRDefault="00F871B5">
          <w:pPr>
            <w:pStyle w:val="TOC3"/>
            <w:tabs>
              <w:tab w:val="left" w:pos="1320"/>
              <w:tab w:val="right" w:leader="dot" w:pos="10214"/>
            </w:tabs>
            <w:rPr>
              <w:del w:id="182" w:author="TNT" w:date="2010-05-18T21:30:00Z"/>
              <w:rFonts w:asciiTheme="minorHAnsi" w:eastAsiaTheme="minorEastAsia" w:hAnsiTheme="minorHAnsi" w:cstheme="minorBidi"/>
              <w:noProof/>
              <w:szCs w:val="22"/>
              <w:lang w:val="vi-VN" w:eastAsia="vi-VN"/>
            </w:rPr>
          </w:pPr>
          <w:del w:id="183" w:author="TNT" w:date="2010-05-18T21:30:00Z">
            <w:r w:rsidRPr="00F92B8B" w:rsidDel="00F92B8B">
              <w:rPr>
                <w:noProof/>
                <w:rPrChange w:id="184" w:author="TNT" w:date="2010-05-18T21:30:00Z">
                  <w:rPr>
                    <w:rStyle w:val="Hyperlink"/>
                    <w:noProof/>
                  </w:rPr>
                </w:rPrChange>
              </w:rPr>
              <w:delText>7.1.2</w:delText>
            </w:r>
            <w:r w:rsidDel="00F92B8B">
              <w:rPr>
                <w:rFonts w:asciiTheme="minorHAnsi" w:eastAsiaTheme="minorEastAsia" w:hAnsiTheme="minorHAnsi" w:cstheme="minorBidi"/>
                <w:noProof/>
                <w:szCs w:val="22"/>
                <w:lang w:val="vi-VN" w:eastAsia="vi-VN"/>
              </w:rPr>
              <w:tab/>
            </w:r>
            <w:r w:rsidRPr="00F92B8B" w:rsidDel="00F92B8B">
              <w:rPr>
                <w:noProof/>
                <w:rPrChange w:id="185" w:author="TNT" w:date="2010-05-18T21:30:00Z">
                  <w:rPr>
                    <w:rStyle w:val="Hyperlink"/>
                    <w:noProof/>
                  </w:rPr>
                </w:rPrChange>
              </w:rPr>
              <w:delText>Chức năng học tập</w:delText>
            </w:r>
            <w:r w:rsidDel="00F92B8B">
              <w:rPr>
                <w:noProof/>
                <w:webHidden/>
              </w:rPr>
              <w:tab/>
              <w:delText>7-9</w:delText>
            </w:r>
          </w:del>
        </w:p>
        <w:p w14:paraId="7801BFFC" w14:textId="77777777" w:rsidR="00F871B5" w:rsidDel="00F92B8B" w:rsidRDefault="00F871B5">
          <w:pPr>
            <w:pStyle w:val="TOC3"/>
            <w:tabs>
              <w:tab w:val="left" w:pos="1320"/>
              <w:tab w:val="right" w:leader="dot" w:pos="10214"/>
            </w:tabs>
            <w:rPr>
              <w:del w:id="186" w:author="TNT" w:date="2010-05-18T21:30:00Z"/>
              <w:rFonts w:asciiTheme="minorHAnsi" w:eastAsiaTheme="minorEastAsia" w:hAnsiTheme="minorHAnsi" w:cstheme="minorBidi"/>
              <w:noProof/>
              <w:szCs w:val="22"/>
              <w:lang w:val="vi-VN" w:eastAsia="vi-VN"/>
            </w:rPr>
          </w:pPr>
          <w:del w:id="187" w:author="TNT" w:date="2010-05-18T21:30:00Z">
            <w:r w:rsidRPr="00F92B8B" w:rsidDel="00F92B8B">
              <w:rPr>
                <w:noProof/>
                <w:lang w:val="vi-VN"/>
                <w:rPrChange w:id="188" w:author="TNT" w:date="2010-05-18T21:30:00Z">
                  <w:rPr>
                    <w:rStyle w:val="Hyperlink"/>
                    <w:noProof/>
                    <w:lang w:val="vi-VN"/>
                  </w:rPr>
                </w:rPrChange>
              </w:rPr>
              <w:delText>7.1.3</w:delText>
            </w:r>
            <w:r w:rsidDel="00F92B8B">
              <w:rPr>
                <w:rFonts w:asciiTheme="minorHAnsi" w:eastAsiaTheme="minorEastAsia" w:hAnsiTheme="minorHAnsi" w:cstheme="minorBidi"/>
                <w:noProof/>
                <w:szCs w:val="22"/>
                <w:lang w:val="vi-VN" w:eastAsia="vi-VN"/>
              </w:rPr>
              <w:tab/>
            </w:r>
            <w:r w:rsidRPr="00F92B8B" w:rsidDel="00F92B8B">
              <w:rPr>
                <w:noProof/>
                <w:lang w:val="vi-VN"/>
                <w:rPrChange w:id="189" w:author="TNT" w:date="2010-05-18T21:30:00Z">
                  <w:rPr>
                    <w:rStyle w:val="Hyperlink"/>
                    <w:noProof/>
                    <w:lang w:val="vi-VN"/>
                  </w:rPr>
                </w:rPrChange>
              </w:rPr>
              <w:delText>Các thao tác với bài học/ bài tập (giống editor cho chương trình)</w:delText>
            </w:r>
            <w:r w:rsidDel="00F92B8B">
              <w:rPr>
                <w:noProof/>
                <w:webHidden/>
              </w:rPr>
              <w:tab/>
              <w:delText>7-13</w:delText>
            </w:r>
          </w:del>
        </w:p>
        <w:p w14:paraId="762F0E2B" w14:textId="77777777" w:rsidR="00F871B5" w:rsidDel="00F92B8B" w:rsidRDefault="00F871B5">
          <w:pPr>
            <w:pStyle w:val="TOC3"/>
            <w:tabs>
              <w:tab w:val="left" w:pos="1320"/>
              <w:tab w:val="right" w:leader="dot" w:pos="10214"/>
            </w:tabs>
            <w:rPr>
              <w:del w:id="190" w:author="TNT" w:date="2010-05-18T21:30:00Z"/>
              <w:rFonts w:asciiTheme="minorHAnsi" w:eastAsiaTheme="minorEastAsia" w:hAnsiTheme="minorHAnsi" w:cstheme="minorBidi"/>
              <w:noProof/>
              <w:szCs w:val="22"/>
              <w:lang w:val="vi-VN" w:eastAsia="vi-VN"/>
            </w:rPr>
          </w:pPr>
          <w:del w:id="191" w:author="TNT" w:date="2010-05-18T21:30:00Z">
            <w:r w:rsidRPr="00F92B8B" w:rsidDel="00F92B8B">
              <w:rPr>
                <w:noProof/>
                <w:rPrChange w:id="192" w:author="TNT" w:date="2010-05-18T21:30:00Z">
                  <w:rPr>
                    <w:rStyle w:val="Hyperlink"/>
                    <w:noProof/>
                  </w:rPr>
                </w:rPrChange>
              </w:rPr>
              <w:delText>7.1.4</w:delText>
            </w:r>
            <w:r w:rsidDel="00F92B8B">
              <w:rPr>
                <w:rFonts w:asciiTheme="minorHAnsi" w:eastAsiaTheme="minorEastAsia" w:hAnsiTheme="minorHAnsi" w:cstheme="minorBidi"/>
                <w:noProof/>
                <w:szCs w:val="22"/>
                <w:lang w:val="vi-VN" w:eastAsia="vi-VN"/>
              </w:rPr>
              <w:tab/>
            </w:r>
            <w:r w:rsidRPr="00F92B8B" w:rsidDel="00F92B8B">
              <w:rPr>
                <w:noProof/>
                <w:rPrChange w:id="193" w:author="TNT" w:date="2010-05-18T21:30:00Z">
                  <w:rPr>
                    <w:rStyle w:val="Hyperlink"/>
                    <w:noProof/>
                  </w:rPr>
                </w:rPrChange>
              </w:rPr>
              <w:delText>Công cụ hỗ trợ giải bài tập</w:delText>
            </w:r>
            <w:r w:rsidDel="00F92B8B">
              <w:rPr>
                <w:noProof/>
                <w:webHidden/>
              </w:rPr>
              <w:tab/>
              <w:delText>7-14</w:delText>
            </w:r>
          </w:del>
        </w:p>
        <w:p w14:paraId="063F8FEB" w14:textId="77777777" w:rsidR="00F871B5" w:rsidDel="00F92B8B" w:rsidRDefault="00F871B5">
          <w:pPr>
            <w:pStyle w:val="TOC3"/>
            <w:tabs>
              <w:tab w:val="left" w:pos="1320"/>
              <w:tab w:val="right" w:leader="dot" w:pos="10214"/>
            </w:tabs>
            <w:rPr>
              <w:del w:id="194" w:author="TNT" w:date="2010-05-18T21:30:00Z"/>
              <w:rFonts w:asciiTheme="minorHAnsi" w:eastAsiaTheme="minorEastAsia" w:hAnsiTheme="minorHAnsi" w:cstheme="minorBidi"/>
              <w:noProof/>
              <w:szCs w:val="22"/>
              <w:lang w:val="vi-VN" w:eastAsia="vi-VN"/>
            </w:rPr>
          </w:pPr>
          <w:del w:id="195" w:author="TNT" w:date="2010-05-18T21:30:00Z">
            <w:r w:rsidRPr="00F92B8B" w:rsidDel="00F92B8B">
              <w:rPr>
                <w:noProof/>
                <w:rPrChange w:id="196" w:author="TNT" w:date="2010-05-18T21:30:00Z">
                  <w:rPr>
                    <w:rStyle w:val="Hyperlink"/>
                    <w:noProof/>
                  </w:rPr>
                </w:rPrChange>
              </w:rPr>
              <w:delText>7.1.5</w:delText>
            </w:r>
            <w:r w:rsidDel="00F92B8B">
              <w:rPr>
                <w:rFonts w:asciiTheme="minorHAnsi" w:eastAsiaTheme="minorEastAsia" w:hAnsiTheme="minorHAnsi" w:cstheme="minorBidi"/>
                <w:noProof/>
                <w:szCs w:val="22"/>
                <w:lang w:val="vi-VN" w:eastAsia="vi-VN"/>
              </w:rPr>
              <w:tab/>
            </w:r>
            <w:r w:rsidRPr="00F92B8B" w:rsidDel="00F92B8B">
              <w:rPr>
                <w:noProof/>
                <w:rPrChange w:id="197" w:author="TNT" w:date="2010-05-18T21:30:00Z">
                  <w:rPr>
                    <w:rStyle w:val="Hyperlink"/>
                    <w:noProof/>
                  </w:rPr>
                </w:rPrChange>
              </w:rPr>
              <w:delText>Các chức năng mở rộng khác</w:delText>
            </w:r>
            <w:r w:rsidDel="00F92B8B">
              <w:rPr>
                <w:noProof/>
                <w:webHidden/>
              </w:rPr>
              <w:tab/>
              <w:delText>7-15</w:delText>
            </w:r>
          </w:del>
        </w:p>
        <w:p w14:paraId="4F80ED6E" w14:textId="77777777" w:rsidR="00F871B5" w:rsidDel="00F92B8B" w:rsidRDefault="00F871B5">
          <w:pPr>
            <w:pStyle w:val="TOC2"/>
            <w:tabs>
              <w:tab w:val="left" w:pos="880"/>
              <w:tab w:val="right" w:leader="dot" w:pos="10214"/>
            </w:tabs>
            <w:rPr>
              <w:del w:id="198" w:author="TNT" w:date="2010-05-18T21:30:00Z"/>
              <w:rFonts w:asciiTheme="minorHAnsi" w:eastAsiaTheme="minorEastAsia" w:hAnsiTheme="minorHAnsi" w:cstheme="minorBidi"/>
              <w:noProof/>
              <w:szCs w:val="22"/>
              <w:lang w:val="vi-VN" w:eastAsia="vi-VN"/>
            </w:rPr>
          </w:pPr>
          <w:del w:id="199" w:author="TNT" w:date="2010-05-18T21:30:00Z">
            <w:r w:rsidRPr="00F92B8B" w:rsidDel="00F92B8B">
              <w:rPr>
                <w:rFonts w:cs="Arial"/>
                <w:noProof/>
                <w:lang w:val="vi-VN"/>
                <w:rPrChange w:id="200" w:author="TNT" w:date="2010-05-18T21:30:00Z">
                  <w:rPr>
                    <w:rStyle w:val="Hyperlink"/>
                    <w:rFonts w:cs="Arial"/>
                    <w:noProof/>
                    <w:lang w:val="vi-VN"/>
                  </w:rPr>
                </w:rPrChange>
              </w:rPr>
              <w:delText>7.2</w:delText>
            </w:r>
            <w:r w:rsidDel="00F92B8B">
              <w:rPr>
                <w:rFonts w:asciiTheme="minorHAnsi" w:eastAsiaTheme="minorEastAsia" w:hAnsiTheme="minorHAnsi" w:cstheme="minorBidi"/>
                <w:noProof/>
                <w:szCs w:val="22"/>
                <w:lang w:val="vi-VN" w:eastAsia="vi-VN"/>
              </w:rPr>
              <w:tab/>
            </w:r>
            <w:r w:rsidRPr="00F92B8B" w:rsidDel="00F92B8B">
              <w:rPr>
                <w:rFonts w:cs="Arial"/>
                <w:noProof/>
                <w:lang w:val="vi-VN"/>
                <w:rPrChange w:id="201" w:author="TNT" w:date="2010-05-18T21:30:00Z">
                  <w:rPr>
                    <w:rStyle w:val="Hyperlink"/>
                    <w:rFonts w:cs="Arial"/>
                    <w:noProof/>
                    <w:lang w:val="vi-VN"/>
                  </w:rPr>
                </w:rPrChange>
              </w:rPr>
              <w:delText>Yêu cầu phi chức năng</w:delText>
            </w:r>
            <w:r w:rsidDel="00F92B8B">
              <w:rPr>
                <w:noProof/>
                <w:webHidden/>
              </w:rPr>
              <w:tab/>
              <w:delText>7-16</w:delText>
            </w:r>
          </w:del>
        </w:p>
        <w:p w14:paraId="2021849B" w14:textId="77777777" w:rsidR="00F871B5" w:rsidDel="00F92B8B" w:rsidRDefault="00F871B5">
          <w:pPr>
            <w:pStyle w:val="TOC2"/>
            <w:tabs>
              <w:tab w:val="left" w:pos="880"/>
              <w:tab w:val="right" w:leader="dot" w:pos="10214"/>
            </w:tabs>
            <w:rPr>
              <w:del w:id="202" w:author="TNT" w:date="2010-05-18T21:30:00Z"/>
              <w:rFonts w:asciiTheme="minorHAnsi" w:eastAsiaTheme="minorEastAsia" w:hAnsiTheme="minorHAnsi" w:cstheme="minorBidi"/>
              <w:noProof/>
              <w:szCs w:val="22"/>
              <w:lang w:val="vi-VN" w:eastAsia="vi-VN"/>
            </w:rPr>
          </w:pPr>
          <w:del w:id="203" w:author="TNT" w:date="2010-05-18T21:30:00Z">
            <w:r w:rsidRPr="00F92B8B" w:rsidDel="00F92B8B">
              <w:rPr>
                <w:rFonts w:ascii="Times New Roman" w:hAnsi="Times New Roman"/>
                <w:noProof/>
                <w:rPrChange w:id="204" w:author="TNT" w:date="2010-05-18T21:30:00Z">
                  <w:rPr>
                    <w:rStyle w:val="Hyperlink"/>
                    <w:rFonts w:ascii="Times New Roman" w:hAnsi="Times New Roman"/>
                    <w:noProof/>
                  </w:rPr>
                </w:rPrChange>
              </w:rPr>
              <w:delText>7.3</w:delText>
            </w:r>
            <w:r w:rsidDel="00F92B8B">
              <w:rPr>
                <w:rFonts w:asciiTheme="minorHAnsi" w:eastAsiaTheme="minorEastAsia" w:hAnsiTheme="minorHAnsi" w:cstheme="minorBidi"/>
                <w:noProof/>
                <w:szCs w:val="22"/>
                <w:lang w:val="vi-VN" w:eastAsia="vi-VN"/>
              </w:rPr>
              <w:tab/>
            </w:r>
            <w:r w:rsidRPr="00F92B8B" w:rsidDel="00F92B8B">
              <w:rPr>
                <w:noProof/>
                <w:rPrChange w:id="205" w:author="TNT" w:date="2010-05-18T21:30:00Z">
                  <w:rPr>
                    <w:rStyle w:val="Hyperlink"/>
                    <w:noProof/>
                  </w:rPr>
                </w:rPrChange>
              </w:rPr>
              <w:delText>Yêu cầu hệ thống</w:delText>
            </w:r>
            <w:r w:rsidDel="00F92B8B">
              <w:rPr>
                <w:noProof/>
                <w:webHidden/>
              </w:rPr>
              <w:tab/>
              <w:delText>7-16</w:delText>
            </w:r>
          </w:del>
        </w:p>
        <w:p w14:paraId="40E8FA83" w14:textId="77777777" w:rsidR="00F871B5" w:rsidDel="00F92B8B" w:rsidRDefault="00F871B5">
          <w:pPr>
            <w:pStyle w:val="TOC1"/>
            <w:tabs>
              <w:tab w:val="left" w:pos="440"/>
              <w:tab w:val="right" w:leader="dot" w:pos="10214"/>
            </w:tabs>
            <w:rPr>
              <w:del w:id="206" w:author="TNT" w:date="2010-05-18T21:30:00Z"/>
              <w:rFonts w:asciiTheme="minorHAnsi" w:eastAsiaTheme="minorEastAsia" w:hAnsiTheme="minorHAnsi" w:cstheme="minorBidi"/>
              <w:noProof/>
              <w:szCs w:val="22"/>
              <w:lang w:val="vi-VN" w:eastAsia="vi-VN"/>
            </w:rPr>
          </w:pPr>
          <w:del w:id="207" w:author="TNT" w:date="2010-05-18T21:30:00Z">
            <w:r w:rsidRPr="00F92B8B" w:rsidDel="00F92B8B">
              <w:rPr>
                <w:noProof/>
                <w:rPrChange w:id="208" w:author="TNT" w:date="2010-05-18T21:30:00Z">
                  <w:rPr>
                    <w:rStyle w:val="Hyperlink"/>
                    <w:noProof/>
                  </w:rPr>
                </w:rPrChange>
              </w:rPr>
              <w:delText>8</w:delText>
            </w:r>
            <w:r w:rsidDel="00F92B8B">
              <w:rPr>
                <w:rFonts w:asciiTheme="minorHAnsi" w:eastAsiaTheme="minorEastAsia" w:hAnsiTheme="minorHAnsi" w:cstheme="minorBidi"/>
                <w:noProof/>
                <w:szCs w:val="22"/>
                <w:lang w:val="vi-VN" w:eastAsia="vi-VN"/>
              </w:rPr>
              <w:tab/>
            </w:r>
            <w:r w:rsidRPr="00F92B8B" w:rsidDel="00F92B8B">
              <w:rPr>
                <w:noProof/>
                <w:rPrChange w:id="209" w:author="TNT" w:date="2010-05-18T21:30:00Z">
                  <w:rPr>
                    <w:rStyle w:val="Hyperlink"/>
                    <w:noProof/>
                  </w:rPr>
                </w:rPrChange>
              </w:rPr>
              <w:delText>Mô hình Use-case :</w:delText>
            </w:r>
            <w:r w:rsidDel="00F92B8B">
              <w:rPr>
                <w:noProof/>
                <w:webHidden/>
              </w:rPr>
              <w:tab/>
              <w:delText>8-17</w:delText>
            </w:r>
          </w:del>
        </w:p>
        <w:p w14:paraId="44DF4304" w14:textId="77777777" w:rsidR="00F871B5" w:rsidDel="00F92B8B" w:rsidRDefault="00F871B5">
          <w:pPr>
            <w:pStyle w:val="TOC2"/>
            <w:tabs>
              <w:tab w:val="left" w:pos="880"/>
              <w:tab w:val="right" w:leader="dot" w:pos="10214"/>
            </w:tabs>
            <w:rPr>
              <w:del w:id="210" w:author="TNT" w:date="2010-05-18T21:30:00Z"/>
              <w:rFonts w:asciiTheme="minorHAnsi" w:eastAsiaTheme="minorEastAsia" w:hAnsiTheme="minorHAnsi" w:cstheme="minorBidi"/>
              <w:noProof/>
              <w:szCs w:val="22"/>
              <w:lang w:val="vi-VN" w:eastAsia="vi-VN"/>
            </w:rPr>
          </w:pPr>
          <w:del w:id="211" w:author="TNT" w:date="2010-05-18T21:30:00Z">
            <w:r w:rsidRPr="00F92B8B" w:rsidDel="00F92B8B">
              <w:rPr>
                <w:rFonts w:cs="Arial"/>
                <w:noProof/>
                <w:rPrChange w:id="212" w:author="TNT" w:date="2010-05-18T21:30:00Z">
                  <w:rPr>
                    <w:rStyle w:val="Hyperlink"/>
                    <w:rFonts w:cs="Arial"/>
                    <w:noProof/>
                  </w:rPr>
                </w:rPrChange>
              </w:rPr>
              <w:delText>8.1</w:delText>
            </w:r>
            <w:r w:rsidDel="00F92B8B">
              <w:rPr>
                <w:rFonts w:asciiTheme="minorHAnsi" w:eastAsiaTheme="minorEastAsia" w:hAnsiTheme="minorHAnsi" w:cstheme="minorBidi"/>
                <w:noProof/>
                <w:szCs w:val="22"/>
                <w:lang w:val="vi-VN" w:eastAsia="vi-VN"/>
              </w:rPr>
              <w:tab/>
            </w:r>
            <w:r w:rsidRPr="00F92B8B" w:rsidDel="00F92B8B">
              <w:rPr>
                <w:rFonts w:cs="Arial"/>
                <w:noProof/>
                <w:rPrChange w:id="213" w:author="TNT" w:date="2010-05-18T21:30:00Z">
                  <w:rPr>
                    <w:rStyle w:val="Hyperlink"/>
                    <w:rFonts w:cs="Arial"/>
                    <w:noProof/>
                  </w:rPr>
                </w:rPrChange>
              </w:rPr>
              <w:delText>Tác nhân(Actor)</w:delText>
            </w:r>
            <w:r w:rsidDel="00F92B8B">
              <w:rPr>
                <w:noProof/>
                <w:webHidden/>
              </w:rPr>
              <w:tab/>
              <w:delText>8-17</w:delText>
            </w:r>
          </w:del>
        </w:p>
        <w:p w14:paraId="441AB89C" w14:textId="77777777" w:rsidR="00F871B5" w:rsidDel="00F92B8B" w:rsidRDefault="00F871B5">
          <w:pPr>
            <w:pStyle w:val="TOC2"/>
            <w:tabs>
              <w:tab w:val="left" w:pos="880"/>
              <w:tab w:val="right" w:leader="dot" w:pos="10214"/>
            </w:tabs>
            <w:rPr>
              <w:del w:id="214" w:author="TNT" w:date="2010-05-18T21:30:00Z"/>
              <w:rFonts w:asciiTheme="minorHAnsi" w:eastAsiaTheme="minorEastAsia" w:hAnsiTheme="minorHAnsi" w:cstheme="minorBidi"/>
              <w:noProof/>
              <w:szCs w:val="22"/>
              <w:lang w:val="vi-VN" w:eastAsia="vi-VN"/>
            </w:rPr>
          </w:pPr>
          <w:del w:id="215" w:author="TNT" w:date="2010-05-18T21:30:00Z">
            <w:r w:rsidRPr="00F92B8B" w:rsidDel="00F92B8B">
              <w:rPr>
                <w:rFonts w:cs="Arial"/>
                <w:noProof/>
                <w:rPrChange w:id="216" w:author="TNT" w:date="2010-05-18T21:30:00Z">
                  <w:rPr>
                    <w:rStyle w:val="Hyperlink"/>
                    <w:rFonts w:cs="Arial"/>
                    <w:noProof/>
                  </w:rPr>
                </w:rPrChange>
              </w:rPr>
              <w:delText>8.2</w:delText>
            </w:r>
            <w:r w:rsidDel="00F92B8B">
              <w:rPr>
                <w:rFonts w:asciiTheme="minorHAnsi" w:eastAsiaTheme="minorEastAsia" w:hAnsiTheme="minorHAnsi" w:cstheme="minorBidi"/>
                <w:noProof/>
                <w:szCs w:val="22"/>
                <w:lang w:val="vi-VN" w:eastAsia="vi-VN"/>
              </w:rPr>
              <w:tab/>
            </w:r>
            <w:r w:rsidRPr="00F92B8B" w:rsidDel="00F92B8B">
              <w:rPr>
                <w:rFonts w:cs="Arial"/>
                <w:noProof/>
                <w:rPrChange w:id="217" w:author="TNT" w:date="2010-05-18T21:30:00Z">
                  <w:rPr>
                    <w:rStyle w:val="Hyperlink"/>
                    <w:rFonts w:cs="Arial"/>
                    <w:noProof/>
                  </w:rPr>
                </w:rPrChange>
              </w:rPr>
              <w:delText>Sơ đồ Use-case</w:delText>
            </w:r>
            <w:r w:rsidDel="00F92B8B">
              <w:rPr>
                <w:noProof/>
                <w:webHidden/>
              </w:rPr>
              <w:tab/>
              <w:delText>8-18</w:delText>
            </w:r>
          </w:del>
        </w:p>
        <w:p w14:paraId="50290F70" w14:textId="77777777" w:rsidR="00F871B5" w:rsidDel="00F92B8B" w:rsidRDefault="00F871B5">
          <w:pPr>
            <w:pStyle w:val="TOC2"/>
            <w:tabs>
              <w:tab w:val="left" w:pos="880"/>
              <w:tab w:val="right" w:leader="dot" w:pos="10214"/>
            </w:tabs>
            <w:rPr>
              <w:del w:id="218" w:author="TNT" w:date="2010-05-18T21:30:00Z"/>
              <w:rFonts w:asciiTheme="minorHAnsi" w:eastAsiaTheme="minorEastAsia" w:hAnsiTheme="minorHAnsi" w:cstheme="minorBidi"/>
              <w:noProof/>
              <w:szCs w:val="22"/>
              <w:lang w:val="vi-VN" w:eastAsia="vi-VN"/>
            </w:rPr>
          </w:pPr>
          <w:del w:id="219" w:author="TNT" w:date="2010-05-18T21:30:00Z">
            <w:r w:rsidRPr="00F92B8B" w:rsidDel="00F92B8B">
              <w:rPr>
                <w:rFonts w:cs="Arial"/>
                <w:noProof/>
                <w:rPrChange w:id="220" w:author="TNT" w:date="2010-05-18T21:30:00Z">
                  <w:rPr>
                    <w:rStyle w:val="Hyperlink"/>
                    <w:rFonts w:cs="Arial"/>
                    <w:noProof/>
                  </w:rPr>
                </w:rPrChange>
              </w:rPr>
              <w:delText>8.3</w:delText>
            </w:r>
            <w:r w:rsidDel="00F92B8B">
              <w:rPr>
                <w:rFonts w:asciiTheme="minorHAnsi" w:eastAsiaTheme="minorEastAsia" w:hAnsiTheme="minorHAnsi" w:cstheme="minorBidi"/>
                <w:noProof/>
                <w:szCs w:val="22"/>
                <w:lang w:val="vi-VN" w:eastAsia="vi-VN"/>
              </w:rPr>
              <w:tab/>
            </w:r>
            <w:r w:rsidRPr="00F92B8B" w:rsidDel="00F92B8B">
              <w:rPr>
                <w:rFonts w:cs="Arial"/>
                <w:noProof/>
                <w:rPrChange w:id="221" w:author="TNT" w:date="2010-05-18T21:30:00Z">
                  <w:rPr>
                    <w:rStyle w:val="Hyperlink"/>
                    <w:rFonts w:cs="Arial"/>
                    <w:noProof/>
                  </w:rPr>
                </w:rPrChange>
              </w:rPr>
              <w:delText>Đặc tả Use-Case</w:delText>
            </w:r>
            <w:r w:rsidDel="00F92B8B">
              <w:rPr>
                <w:noProof/>
                <w:webHidden/>
              </w:rPr>
              <w:tab/>
              <w:delText>8-20</w:delText>
            </w:r>
          </w:del>
        </w:p>
        <w:p w14:paraId="52422290" w14:textId="77777777" w:rsidR="00F871B5" w:rsidDel="00F92B8B" w:rsidRDefault="00F871B5">
          <w:pPr>
            <w:pStyle w:val="TOC3"/>
            <w:tabs>
              <w:tab w:val="left" w:pos="1320"/>
              <w:tab w:val="right" w:leader="dot" w:pos="10214"/>
            </w:tabs>
            <w:rPr>
              <w:del w:id="222" w:author="TNT" w:date="2010-05-18T21:30:00Z"/>
              <w:rFonts w:asciiTheme="minorHAnsi" w:eastAsiaTheme="minorEastAsia" w:hAnsiTheme="minorHAnsi" w:cstheme="minorBidi"/>
              <w:noProof/>
              <w:szCs w:val="22"/>
              <w:lang w:val="vi-VN" w:eastAsia="vi-VN"/>
            </w:rPr>
          </w:pPr>
          <w:del w:id="223" w:author="TNT" w:date="2010-05-18T21:30:00Z">
            <w:r w:rsidRPr="00F92B8B" w:rsidDel="00F92B8B">
              <w:rPr>
                <w:rFonts w:cs="Arial"/>
                <w:noProof/>
                <w:rPrChange w:id="224" w:author="TNT" w:date="2010-05-18T21:30:00Z">
                  <w:rPr>
                    <w:rStyle w:val="Hyperlink"/>
                    <w:rFonts w:cs="Arial"/>
                    <w:noProof/>
                  </w:rPr>
                </w:rPrChange>
              </w:rPr>
              <w:delText>8.3.1</w:delText>
            </w:r>
            <w:r w:rsidDel="00F92B8B">
              <w:rPr>
                <w:rFonts w:asciiTheme="minorHAnsi" w:eastAsiaTheme="minorEastAsia" w:hAnsiTheme="minorHAnsi" w:cstheme="minorBidi"/>
                <w:noProof/>
                <w:szCs w:val="22"/>
                <w:lang w:val="vi-VN" w:eastAsia="vi-VN"/>
              </w:rPr>
              <w:tab/>
            </w:r>
            <w:r w:rsidRPr="00F92B8B" w:rsidDel="00F92B8B">
              <w:rPr>
                <w:rFonts w:cs="Arial"/>
                <w:noProof/>
                <w:rPrChange w:id="225" w:author="TNT" w:date="2010-05-18T21:30:00Z">
                  <w:rPr>
                    <w:rStyle w:val="Hyperlink"/>
                    <w:rFonts w:cs="Arial"/>
                    <w:noProof/>
                  </w:rPr>
                </w:rPrChange>
              </w:rPr>
              <w:delText>UC-00 : Đăng Nhập</w:delText>
            </w:r>
            <w:r w:rsidDel="00F92B8B">
              <w:rPr>
                <w:noProof/>
                <w:webHidden/>
              </w:rPr>
              <w:tab/>
              <w:delText>8-20</w:delText>
            </w:r>
          </w:del>
        </w:p>
        <w:p w14:paraId="4E34D736" w14:textId="77777777" w:rsidR="00F871B5" w:rsidDel="00F92B8B" w:rsidRDefault="00F871B5">
          <w:pPr>
            <w:pStyle w:val="TOC3"/>
            <w:tabs>
              <w:tab w:val="left" w:pos="1320"/>
              <w:tab w:val="right" w:leader="dot" w:pos="10214"/>
            </w:tabs>
            <w:rPr>
              <w:del w:id="226" w:author="TNT" w:date="2010-05-18T21:30:00Z"/>
              <w:rFonts w:asciiTheme="minorHAnsi" w:eastAsiaTheme="minorEastAsia" w:hAnsiTheme="minorHAnsi" w:cstheme="minorBidi"/>
              <w:noProof/>
              <w:szCs w:val="22"/>
              <w:lang w:val="vi-VN" w:eastAsia="vi-VN"/>
            </w:rPr>
          </w:pPr>
          <w:del w:id="227" w:author="TNT" w:date="2010-05-18T21:30:00Z">
            <w:r w:rsidRPr="00F92B8B" w:rsidDel="00F92B8B">
              <w:rPr>
                <w:rFonts w:cs="Arial"/>
                <w:noProof/>
                <w:rPrChange w:id="228" w:author="TNT" w:date="2010-05-18T21:30:00Z">
                  <w:rPr>
                    <w:rStyle w:val="Hyperlink"/>
                    <w:rFonts w:cs="Arial"/>
                    <w:noProof/>
                  </w:rPr>
                </w:rPrChange>
              </w:rPr>
              <w:delText>8.3.2</w:delText>
            </w:r>
            <w:r w:rsidDel="00F92B8B">
              <w:rPr>
                <w:rFonts w:asciiTheme="minorHAnsi" w:eastAsiaTheme="minorEastAsia" w:hAnsiTheme="minorHAnsi" w:cstheme="minorBidi"/>
                <w:noProof/>
                <w:szCs w:val="22"/>
                <w:lang w:val="vi-VN" w:eastAsia="vi-VN"/>
              </w:rPr>
              <w:tab/>
            </w:r>
            <w:r w:rsidRPr="00F92B8B" w:rsidDel="00F92B8B">
              <w:rPr>
                <w:rFonts w:cs="Arial"/>
                <w:noProof/>
                <w:rPrChange w:id="229" w:author="TNT" w:date="2010-05-18T21:30:00Z">
                  <w:rPr>
                    <w:rStyle w:val="Hyperlink"/>
                    <w:rFonts w:cs="Arial"/>
                    <w:noProof/>
                  </w:rPr>
                </w:rPrChange>
              </w:rPr>
              <w:delText>UC-01: Quản Lý Tài Khoản</w:delText>
            </w:r>
            <w:r w:rsidDel="00F92B8B">
              <w:rPr>
                <w:noProof/>
                <w:webHidden/>
              </w:rPr>
              <w:tab/>
              <w:delText>8-20</w:delText>
            </w:r>
          </w:del>
        </w:p>
        <w:p w14:paraId="5C3117D8" w14:textId="77777777" w:rsidR="00F871B5" w:rsidDel="00F92B8B" w:rsidRDefault="00F871B5">
          <w:pPr>
            <w:pStyle w:val="TOC3"/>
            <w:tabs>
              <w:tab w:val="left" w:pos="1320"/>
              <w:tab w:val="right" w:leader="dot" w:pos="10214"/>
            </w:tabs>
            <w:rPr>
              <w:del w:id="230" w:author="TNT" w:date="2010-05-18T21:30:00Z"/>
              <w:rFonts w:asciiTheme="minorHAnsi" w:eastAsiaTheme="minorEastAsia" w:hAnsiTheme="minorHAnsi" w:cstheme="minorBidi"/>
              <w:noProof/>
              <w:szCs w:val="22"/>
              <w:lang w:val="vi-VN" w:eastAsia="vi-VN"/>
            </w:rPr>
          </w:pPr>
          <w:del w:id="231" w:author="TNT" w:date="2010-05-18T21:30:00Z">
            <w:r w:rsidRPr="00F92B8B" w:rsidDel="00F92B8B">
              <w:rPr>
                <w:rFonts w:cs="Arial"/>
                <w:noProof/>
                <w:rPrChange w:id="232" w:author="TNT" w:date="2010-05-18T21:30:00Z">
                  <w:rPr>
                    <w:rStyle w:val="Hyperlink"/>
                    <w:rFonts w:cs="Arial"/>
                    <w:noProof/>
                  </w:rPr>
                </w:rPrChange>
              </w:rPr>
              <w:delText>8.3.3</w:delText>
            </w:r>
            <w:r w:rsidDel="00F92B8B">
              <w:rPr>
                <w:rFonts w:asciiTheme="minorHAnsi" w:eastAsiaTheme="minorEastAsia" w:hAnsiTheme="minorHAnsi" w:cstheme="minorBidi"/>
                <w:noProof/>
                <w:szCs w:val="22"/>
                <w:lang w:val="vi-VN" w:eastAsia="vi-VN"/>
              </w:rPr>
              <w:tab/>
            </w:r>
            <w:r w:rsidRPr="00F92B8B" w:rsidDel="00F92B8B">
              <w:rPr>
                <w:rFonts w:cs="Arial"/>
                <w:noProof/>
                <w:rPrChange w:id="233" w:author="TNT" w:date="2010-05-18T21:30:00Z">
                  <w:rPr>
                    <w:rStyle w:val="Hyperlink"/>
                    <w:rFonts w:cs="Arial"/>
                    <w:noProof/>
                  </w:rPr>
                </w:rPrChange>
              </w:rPr>
              <w:delText>UC-02 : Nhập Tài Khoản Từ Tập Tin</w:delText>
            </w:r>
            <w:r w:rsidDel="00F92B8B">
              <w:rPr>
                <w:noProof/>
                <w:webHidden/>
              </w:rPr>
              <w:tab/>
              <w:delText>8-22</w:delText>
            </w:r>
          </w:del>
        </w:p>
        <w:p w14:paraId="626CA284" w14:textId="77777777" w:rsidR="00F871B5" w:rsidDel="00F92B8B" w:rsidRDefault="00F871B5">
          <w:pPr>
            <w:pStyle w:val="TOC3"/>
            <w:tabs>
              <w:tab w:val="left" w:pos="1320"/>
              <w:tab w:val="right" w:leader="dot" w:pos="10214"/>
            </w:tabs>
            <w:rPr>
              <w:del w:id="234" w:author="TNT" w:date="2010-05-18T21:30:00Z"/>
              <w:rFonts w:asciiTheme="minorHAnsi" w:eastAsiaTheme="minorEastAsia" w:hAnsiTheme="minorHAnsi" w:cstheme="minorBidi"/>
              <w:noProof/>
              <w:szCs w:val="22"/>
              <w:lang w:val="vi-VN" w:eastAsia="vi-VN"/>
            </w:rPr>
          </w:pPr>
          <w:del w:id="235" w:author="TNT" w:date="2010-05-18T21:30:00Z">
            <w:r w:rsidRPr="00F92B8B" w:rsidDel="00F92B8B">
              <w:rPr>
                <w:rFonts w:cs="Arial"/>
                <w:noProof/>
                <w:rPrChange w:id="236" w:author="TNT" w:date="2010-05-18T21:30:00Z">
                  <w:rPr>
                    <w:rStyle w:val="Hyperlink"/>
                    <w:rFonts w:cs="Arial"/>
                    <w:noProof/>
                  </w:rPr>
                </w:rPrChange>
              </w:rPr>
              <w:delText>8.3.4</w:delText>
            </w:r>
            <w:r w:rsidDel="00F92B8B">
              <w:rPr>
                <w:rFonts w:asciiTheme="minorHAnsi" w:eastAsiaTheme="minorEastAsia" w:hAnsiTheme="minorHAnsi" w:cstheme="minorBidi"/>
                <w:noProof/>
                <w:szCs w:val="22"/>
                <w:lang w:val="vi-VN" w:eastAsia="vi-VN"/>
              </w:rPr>
              <w:tab/>
            </w:r>
            <w:r w:rsidRPr="00F92B8B" w:rsidDel="00F92B8B">
              <w:rPr>
                <w:rFonts w:cs="Arial"/>
                <w:noProof/>
                <w:rPrChange w:id="237" w:author="TNT" w:date="2010-05-18T21:30:00Z">
                  <w:rPr>
                    <w:rStyle w:val="Hyperlink"/>
                    <w:rFonts w:cs="Arial"/>
                    <w:noProof/>
                  </w:rPr>
                </w:rPrChange>
              </w:rPr>
              <w:delText>UC-10:  Học Lý Thuyết</w:delText>
            </w:r>
            <w:r w:rsidDel="00F92B8B">
              <w:rPr>
                <w:noProof/>
                <w:webHidden/>
              </w:rPr>
              <w:tab/>
              <w:delText>8-23</w:delText>
            </w:r>
          </w:del>
        </w:p>
        <w:p w14:paraId="7CA3951D" w14:textId="77777777" w:rsidR="00F871B5" w:rsidDel="00F92B8B" w:rsidRDefault="00F871B5">
          <w:pPr>
            <w:pStyle w:val="TOC3"/>
            <w:tabs>
              <w:tab w:val="left" w:pos="1320"/>
              <w:tab w:val="right" w:leader="dot" w:pos="10214"/>
            </w:tabs>
            <w:rPr>
              <w:del w:id="238" w:author="TNT" w:date="2010-05-18T21:30:00Z"/>
              <w:rFonts w:asciiTheme="minorHAnsi" w:eastAsiaTheme="minorEastAsia" w:hAnsiTheme="minorHAnsi" w:cstheme="minorBidi"/>
              <w:noProof/>
              <w:szCs w:val="22"/>
              <w:lang w:val="vi-VN" w:eastAsia="vi-VN"/>
            </w:rPr>
          </w:pPr>
          <w:del w:id="239" w:author="TNT" w:date="2010-05-18T21:30:00Z">
            <w:r w:rsidRPr="00F92B8B" w:rsidDel="00F92B8B">
              <w:rPr>
                <w:rFonts w:cs="Arial"/>
                <w:noProof/>
                <w:rPrChange w:id="240" w:author="TNT" w:date="2010-05-18T21:30:00Z">
                  <w:rPr>
                    <w:rStyle w:val="Hyperlink"/>
                    <w:rFonts w:cs="Arial"/>
                    <w:noProof/>
                  </w:rPr>
                </w:rPrChange>
              </w:rPr>
              <w:delText>8.3.5</w:delText>
            </w:r>
            <w:r w:rsidDel="00F92B8B">
              <w:rPr>
                <w:rFonts w:asciiTheme="minorHAnsi" w:eastAsiaTheme="minorEastAsia" w:hAnsiTheme="minorHAnsi" w:cstheme="minorBidi"/>
                <w:noProof/>
                <w:szCs w:val="22"/>
                <w:lang w:val="vi-VN" w:eastAsia="vi-VN"/>
              </w:rPr>
              <w:tab/>
            </w:r>
            <w:r w:rsidRPr="00F92B8B" w:rsidDel="00F92B8B">
              <w:rPr>
                <w:rFonts w:cs="Arial"/>
                <w:noProof/>
                <w:lang w:val="vi-VN"/>
                <w:rPrChange w:id="241" w:author="TNT" w:date="2010-05-18T21:30:00Z">
                  <w:rPr>
                    <w:rStyle w:val="Hyperlink"/>
                    <w:rFonts w:cs="Arial"/>
                    <w:noProof/>
                    <w:lang w:val="vi-VN"/>
                  </w:rPr>
                </w:rPrChange>
              </w:rPr>
              <w:delText>UC-</w:delText>
            </w:r>
            <w:r w:rsidRPr="00F92B8B" w:rsidDel="00F92B8B">
              <w:rPr>
                <w:rFonts w:cs="Arial"/>
                <w:noProof/>
                <w:rPrChange w:id="242" w:author="TNT" w:date="2010-05-18T21:30:00Z">
                  <w:rPr>
                    <w:rStyle w:val="Hyperlink"/>
                    <w:rFonts w:cs="Arial"/>
                    <w:noProof/>
                  </w:rPr>
                </w:rPrChange>
              </w:rPr>
              <w:delText>20: Làm Bài Tập</w:delText>
            </w:r>
            <w:r w:rsidDel="00F92B8B">
              <w:rPr>
                <w:noProof/>
                <w:webHidden/>
              </w:rPr>
              <w:tab/>
              <w:delText>8-23</w:delText>
            </w:r>
          </w:del>
        </w:p>
        <w:p w14:paraId="2A9C80B5" w14:textId="77777777" w:rsidR="00F871B5" w:rsidDel="00F92B8B" w:rsidRDefault="00F871B5">
          <w:pPr>
            <w:pStyle w:val="TOC3"/>
            <w:tabs>
              <w:tab w:val="left" w:pos="1320"/>
              <w:tab w:val="right" w:leader="dot" w:pos="10214"/>
            </w:tabs>
            <w:rPr>
              <w:del w:id="243" w:author="TNT" w:date="2010-05-18T21:30:00Z"/>
              <w:rFonts w:asciiTheme="minorHAnsi" w:eastAsiaTheme="minorEastAsia" w:hAnsiTheme="minorHAnsi" w:cstheme="minorBidi"/>
              <w:noProof/>
              <w:szCs w:val="22"/>
              <w:lang w:val="vi-VN" w:eastAsia="vi-VN"/>
            </w:rPr>
          </w:pPr>
          <w:del w:id="244" w:author="TNT" w:date="2010-05-18T21:30:00Z">
            <w:r w:rsidRPr="00F92B8B" w:rsidDel="00F92B8B">
              <w:rPr>
                <w:rFonts w:cs="Arial"/>
                <w:noProof/>
                <w:rPrChange w:id="245" w:author="TNT" w:date="2010-05-18T21:30:00Z">
                  <w:rPr>
                    <w:rStyle w:val="Hyperlink"/>
                    <w:rFonts w:cs="Arial"/>
                    <w:noProof/>
                  </w:rPr>
                </w:rPrChange>
              </w:rPr>
              <w:delText>8.3.6</w:delText>
            </w:r>
            <w:r w:rsidDel="00F92B8B">
              <w:rPr>
                <w:rFonts w:asciiTheme="minorHAnsi" w:eastAsiaTheme="minorEastAsia" w:hAnsiTheme="minorHAnsi" w:cstheme="minorBidi"/>
                <w:noProof/>
                <w:szCs w:val="22"/>
                <w:lang w:val="vi-VN" w:eastAsia="vi-VN"/>
              </w:rPr>
              <w:tab/>
            </w:r>
            <w:r w:rsidRPr="00F92B8B" w:rsidDel="00F92B8B">
              <w:rPr>
                <w:rFonts w:cs="Arial"/>
                <w:noProof/>
                <w:lang w:val="vi-VN"/>
                <w:rPrChange w:id="246" w:author="TNT" w:date="2010-05-18T21:30:00Z">
                  <w:rPr>
                    <w:rStyle w:val="Hyperlink"/>
                    <w:rFonts w:cs="Arial"/>
                    <w:noProof/>
                    <w:lang w:val="vi-VN"/>
                  </w:rPr>
                </w:rPrChange>
              </w:rPr>
              <w:delText>UC-</w:delText>
            </w:r>
            <w:r w:rsidRPr="00F92B8B" w:rsidDel="00F92B8B">
              <w:rPr>
                <w:rFonts w:cs="Arial"/>
                <w:noProof/>
                <w:rPrChange w:id="247" w:author="TNT" w:date="2010-05-18T21:30:00Z">
                  <w:rPr>
                    <w:rStyle w:val="Hyperlink"/>
                    <w:rFonts w:cs="Arial"/>
                    <w:noProof/>
                  </w:rPr>
                </w:rPrChange>
              </w:rPr>
              <w:delText>21: Làm Trắc Nghiệm</w:delText>
            </w:r>
            <w:r w:rsidDel="00F92B8B">
              <w:rPr>
                <w:noProof/>
                <w:webHidden/>
              </w:rPr>
              <w:tab/>
              <w:delText>8-24</w:delText>
            </w:r>
          </w:del>
        </w:p>
        <w:p w14:paraId="51026D4E" w14:textId="77777777" w:rsidR="00F871B5" w:rsidDel="00F92B8B" w:rsidRDefault="00F871B5">
          <w:pPr>
            <w:pStyle w:val="TOC3"/>
            <w:tabs>
              <w:tab w:val="left" w:pos="1320"/>
              <w:tab w:val="right" w:leader="dot" w:pos="10214"/>
            </w:tabs>
            <w:rPr>
              <w:del w:id="248" w:author="TNT" w:date="2010-05-18T21:30:00Z"/>
              <w:rFonts w:asciiTheme="minorHAnsi" w:eastAsiaTheme="minorEastAsia" w:hAnsiTheme="minorHAnsi" w:cstheme="minorBidi"/>
              <w:noProof/>
              <w:szCs w:val="22"/>
              <w:lang w:val="vi-VN" w:eastAsia="vi-VN"/>
            </w:rPr>
          </w:pPr>
          <w:del w:id="249" w:author="TNT" w:date="2010-05-18T21:30:00Z">
            <w:r w:rsidRPr="00F92B8B" w:rsidDel="00F92B8B">
              <w:rPr>
                <w:rFonts w:cs="Arial"/>
                <w:noProof/>
                <w:lang w:val="vi-VN"/>
                <w:rPrChange w:id="250" w:author="TNT" w:date="2010-05-18T21:30:00Z">
                  <w:rPr>
                    <w:rStyle w:val="Hyperlink"/>
                    <w:rFonts w:cs="Arial"/>
                    <w:noProof/>
                    <w:lang w:val="vi-VN"/>
                  </w:rPr>
                </w:rPrChange>
              </w:rPr>
              <w:delText>8.3.7</w:delText>
            </w:r>
            <w:r w:rsidDel="00F92B8B">
              <w:rPr>
                <w:rFonts w:asciiTheme="minorHAnsi" w:eastAsiaTheme="minorEastAsia" w:hAnsiTheme="minorHAnsi" w:cstheme="minorBidi"/>
                <w:noProof/>
                <w:szCs w:val="22"/>
                <w:lang w:val="vi-VN" w:eastAsia="vi-VN"/>
              </w:rPr>
              <w:tab/>
            </w:r>
            <w:r w:rsidRPr="00F92B8B" w:rsidDel="00F92B8B">
              <w:rPr>
                <w:rFonts w:cs="Arial"/>
                <w:noProof/>
                <w:lang w:val="vi-VN"/>
                <w:rPrChange w:id="251" w:author="TNT" w:date="2010-05-18T21:30:00Z">
                  <w:rPr>
                    <w:rStyle w:val="Hyperlink"/>
                    <w:rFonts w:cs="Arial"/>
                    <w:noProof/>
                    <w:lang w:val="vi-VN"/>
                  </w:rPr>
                </w:rPrChange>
              </w:rPr>
              <w:delText>UC-22 : Làm Bài Kiểm</w:delText>
            </w:r>
            <w:r w:rsidDel="00F92B8B">
              <w:rPr>
                <w:noProof/>
                <w:webHidden/>
              </w:rPr>
              <w:tab/>
              <w:delText>8-24</w:delText>
            </w:r>
          </w:del>
        </w:p>
        <w:p w14:paraId="65282319" w14:textId="77777777" w:rsidR="00F871B5" w:rsidDel="00F92B8B" w:rsidRDefault="00F871B5">
          <w:pPr>
            <w:pStyle w:val="TOC3"/>
            <w:tabs>
              <w:tab w:val="left" w:pos="1320"/>
              <w:tab w:val="right" w:leader="dot" w:pos="10214"/>
            </w:tabs>
            <w:rPr>
              <w:del w:id="252" w:author="TNT" w:date="2010-05-18T21:30:00Z"/>
              <w:rFonts w:asciiTheme="minorHAnsi" w:eastAsiaTheme="minorEastAsia" w:hAnsiTheme="minorHAnsi" w:cstheme="minorBidi"/>
              <w:noProof/>
              <w:szCs w:val="22"/>
              <w:lang w:val="vi-VN" w:eastAsia="vi-VN"/>
            </w:rPr>
          </w:pPr>
          <w:del w:id="253" w:author="TNT" w:date="2010-05-18T21:30:00Z">
            <w:r w:rsidRPr="00F92B8B" w:rsidDel="00F92B8B">
              <w:rPr>
                <w:rFonts w:cs="Arial"/>
                <w:noProof/>
                <w:lang w:val="vi-VN"/>
                <w:rPrChange w:id="254" w:author="TNT" w:date="2010-05-18T21:30:00Z">
                  <w:rPr>
                    <w:rStyle w:val="Hyperlink"/>
                    <w:rFonts w:cs="Arial"/>
                    <w:noProof/>
                    <w:lang w:val="vi-VN"/>
                  </w:rPr>
                </w:rPrChange>
              </w:rPr>
              <w:delText>8.3.8</w:delText>
            </w:r>
            <w:r w:rsidDel="00F92B8B">
              <w:rPr>
                <w:rFonts w:asciiTheme="minorHAnsi" w:eastAsiaTheme="minorEastAsia" w:hAnsiTheme="minorHAnsi" w:cstheme="minorBidi"/>
                <w:noProof/>
                <w:szCs w:val="22"/>
                <w:lang w:val="vi-VN" w:eastAsia="vi-VN"/>
              </w:rPr>
              <w:tab/>
            </w:r>
            <w:r w:rsidRPr="00F92B8B" w:rsidDel="00F92B8B">
              <w:rPr>
                <w:rFonts w:cs="Arial"/>
                <w:noProof/>
                <w:lang w:val="vi-VN"/>
                <w:rPrChange w:id="255" w:author="TNT" w:date="2010-05-18T21:30:00Z">
                  <w:rPr>
                    <w:rStyle w:val="Hyperlink"/>
                    <w:rFonts w:cs="Arial"/>
                    <w:noProof/>
                    <w:lang w:val="vi-VN"/>
                  </w:rPr>
                </w:rPrChange>
              </w:rPr>
              <w:delText>UC-23 : Soạn Bài Kiểm</w:delText>
            </w:r>
            <w:r w:rsidDel="00F92B8B">
              <w:rPr>
                <w:noProof/>
                <w:webHidden/>
              </w:rPr>
              <w:tab/>
              <w:delText>8-25</w:delText>
            </w:r>
          </w:del>
        </w:p>
        <w:p w14:paraId="4FD76726" w14:textId="77777777" w:rsidR="00F871B5" w:rsidDel="00F92B8B" w:rsidRDefault="00F871B5">
          <w:pPr>
            <w:pStyle w:val="TOC3"/>
            <w:tabs>
              <w:tab w:val="left" w:pos="1320"/>
              <w:tab w:val="right" w:leader="dot" w:pos="10214"/>
            </w:tabs>
            <w:rPr>
              <w:del w:id="256" w:author="TNT" w:date="2010-05-18T21:30:00Z"/>
              <w:rFonts w:asciiTheme="minorHAnsi" w:eastAsiaTheme="minorEastAsia" w:hAnsiTheme="minorHAnsi" w:cstheme="minorBidi"/>
              <w:noProof/>
              <w:szCs w:val="22"/>
              <w:lang w:val="vi-VN" w:eastAsia="vi-VN"/>
            </w:rPr>
          </w:pPr>
          <w:del w:id="257" w:author="TNT" w:date="2010-05-18T21:30:00Z">
            <w:r w:rsidRPr="00F92B8B" w:rsidDel="00F92B8B">
              <w:rPr>
                <w:rFonts w:cs="Arial"/>
                <w:noProof/>
                <w:lang w:val="vi-VN"/>
                <w:rPrChange w:id="258" w:author="TNT" w:date="2010-05-18T21:30:00Z">
                  <w:rPr>
                    <w:rStyle w:val="Hyperlink"/>
                    <w:rFonts w:cs="Arial"/>
                    <w:noProof/>
                    <w:lang w:val="vi-VN"/>
                  </w:rPr>
                </w:rPrChange>
              </w:rPr>
              <w:delText>8.3.9</w:delText>
            </w:r>
            <w:r w:rsidDel="00F92B8B">
              <w:rPr>
                <w:rFonts w:asciiTheme="minorHAnsi" w:eastAsiaTheme="minorEastAsia" w:hAnsiTheme="minorHAnsi" w:cstheme="minorBidi"/>
                <w:noProof/>
                <w:szCs w:val="22"/>
                <w:lang w:val="vi-VN" w:eastAsia="vi-VN"/>
              </w:rPr>
              <w:tab/>
            </w:r>
            <w:r w:rsidRPr="00F92B8B" w:rsidDel="00F92B8B">
              <w:rPr>
                <w:rFonts w:cs="Arial"/>
                <w:noProof/>
                <w:lang w:val="vi-VN"/>
                <w:rPrChange w:id="259" w:author="TNT" w:date="2010-05-18T21:30:00Z">
                  <w:rPr>
                    <w:rStyle w:val="Hyperlink"/>
                    <w:rFonts w:cs="Arial"/>
                    <w:noProof/>
                    <w:lang w:val="vi-VN"/>
                  </w:rPr>
                </w:rPrChange>
              </w:rPr>
              <w:delText>UC-24 : Chấm Điểm</w:delText>
            </w:r>
            <w:r w:rsidDel="00F92B8B">
              <w:rPr>
                <w:noProof/>
                <w:webHidden/>
              </w:rPr>
              <w:tab/>
              <w:delText>8-25</w:delText>
            </w:r>
          </w:del>
        </w:p>
        <w:p w14:paraId="159CFA51" w14:textId="77777777" w:rsidR="00F871B5" w:rsidDel="00F92B8B" w:rsidRDefault="00F871B5">
          <w:pPr>
            <w:pStyle w:val="TOC3"/>
            <w:tabs>
              <w:tab w:val="left" w:pos="1320"/>
              <w:tab w:val="right" w:leader="dot" w:pos="10214"/>
            </w:tabs>
            <w:rPr>
              <w:del w:id="260" w:author="TNT" w:date="2010-05-18T21:30:00Z"/>
              <w:rFonts w:asciiTheme="minorHAnsi" w:eastAsiaTheme="minorEastAsia" w:hAnsiTheme="minorHAnsi" w:cstheme="minorBidi"/>
              <w:noProof/>
              <w:szCs w:val="22"/>
              <w:lang w:val="vi-VN" w:eastAsia="vi-VN"/>
            </w:rPr>
          </w:pPr>
          <w:del w:id="261" w:author="TNT" w:date="2010-05-18T21:30:00Z">
            <w:r w:rsidRPr="00F92B8B" w:rsidDel="00F92B8B">
              <w:rPr>
                <w:rFonts w:cs="Arial"/>
                <w:noProof/>
                <w:rPrChange w:id="262" w:author="TNT" w:date="2010-05-18T21:30:00Z">
                  <w:rPr>
                    <w:rStyle w:val="Hyperlink"/>
                    <w:rFonts w:cs="Arial"/>
                    <w:noProof/>
                  </w:rPr>
                </w:rPrChange>
              </w:rPr>
              <w:delText>8.3.10</w:delText>
            </w:r>
            <w:r w:rsidDel="00F92B8B">
              <w:rPr>
                <w:rFonts w:asciiTheme="minorHAnsi" w:eastAsiaTheme="minorEastAsia" w:hAnsiTheme="minorHAnsi" w:cstheme="minorBidi"/>
                <w:noProof/>
                <w:szCs w:val="22"/>
                <w:lang w:val="vi-VN" w:eastAsia="vi-VN"/>
              </w:rPr>
              <w:tab/>
            </w:r>
            <w:r w:rsidRPr="00F92B8B" w:rsidDel="00F92B8B">
              <w:rPr>
                <w:rFonts w:cs="Arial"/>
                <w:noProof/>
                <w:lang w:val="vi-VN"/>
                <w:rPrChange w:id="263" w:author="TNT" w:date="2010-05-18T21:30:00Z">
                  <w:rPr>
                    <w:rStyle w:val="Hyperlink"/>
                    <w:rFonts w:cs="Arial"/>
                    <w:noProof/>
                    <w:lang w:val="vi-VN"/>
                  </w:rPr>
                </w:rPrChange>
              </w:rPr>
              <w:delText>UC-</w:delText>
            </w:r>
            <w:r w:rsidRPr="00F92B8B" w:rsidDel="00F92B8B">
              <w:rPr>
                <w:rFonts w:cs="Arial"/>
                <w:noProof/>
                <w:rPrChange w:id="264" w:author="TNT" w:date="2010-05-18T21:30:00Z">
                  <w:rPr>
                    <w:rStyle w:val="Hyperlink"/>
                    <w:rFonts w:cs="Arial"/>
                    <w:noProof/>
                  </w:rPr>
                </w:rPrChange>
              </w:rPr>
              <w:delText>30:  Xem Bài Làm</w:delText>
            </w:r>
            <w:r w:rsidDel="00F92B8B">
              <w:rPr>
                <w:noProof/>
                <w:webHidden/>
              </w:rPr>
              <w:tab/>
              <w:delText>8-26</w:delText>
            </w:r>
          </w:del>
        </w:p>
        <w:p w14:paraId="423BC347" w14:textId="77777777" w:rsidR="00F871B5" w:rsidDel="00F92B8B" w:rsidRDefault="00F871B5">
          <w:pPr>
            <w:pStyle w:val="TOC3"/>
            <w:tabs>
              <w:tab w:val="left" w:pos="1320"/>
              <w:tab w:val="right" w:leader="dot" w:pos="10214"/>
            </w:tabs>
            <w:rPr>
              <w:del w:id="265" w:author="TNT" w:date="2010-05-18T21:30:00Z"/>
              <w:rFonts w:asciiTheme="minorHAnsi" w:eastAsiaTheme="minorEastAsia" w:hAnsiTheme="minorHAnsi" w:cstheme="minorBidi"/>
              <w:noProof/>
              <w:szCs w:val="22"/>
              <w:lang w:val="vi-VN" w:eastAsia="vi-VN"/>
            </w:rPr>
          </w:pPr>
          <w:del w:id="266" w:author="TNT" w:date="2010-05-18T21:30:00Z">
            <w:r w:rsidRPr="00F92B8B" w:rsidDel="00F92B8B">
              <w:rPr>
                <w:rFonts w:cs="Arial"/>
                <w:noProof/>
                <w:rPrChange w:id="267" w:author="TNT" w:date="2010-05-18T21:30:00Z">
                  <w:rPr>
                    <w:rStyle w:val="Hyperlink"/>
                    <w:rFonts w:cs="Arial"/>
                    <w:noProof/>
                  </w:rPr>
                </w:rPrChange>
              </w:rPr>
              <w:delText>8.3.11</w:delText>
            </w:r>
            <w:r w:rsidDel="00F92B8B">
              <w:rPr>
                <w:rFonts w:asciiTheme="minorHAnsi" w:eastAsiaTheme="minorEastAsia" w:hAnsiTheme="minorHAnsi" w:cstheme="minorBidi"/>
                <w:noProof/>
                <w:szCs w:val="22"/>
                <w:lang w:val="vi-VN" w:eastAsia="vi-VN"/>
              </w:rPr>
              <w:tab/>
            </w:r>
            <w:r w:rsidRPr="00F92B8B" w:rsidDel="00F92B8B">
              <w:rPr>
                <w:rFonts w:cs="Arial"/>
                <w:noProof/>
                <w:lang w:val="vi-VN"/>
                <w:rPrChange w:id="268" w:author="TNT" w:date="2010-05-18T21:30:00Z">
                  <w:rPr>
                    <w:rStyle w:val="Hyperlink"/>
                    <w:rFonts w:cs="Arial"/>
                    <w:noProof/>
                    <w:lang w:val="vi-VN"/>
                  </w:rPr>
                </w:rPrChange>
              </w:rPr>
              <w:delText>UC-</w:delText>
            </w:r>
            <w:r w:rsidRPr="00F92B8B" w:rsidDel="00F92B8B">
              <w:rPr>
                <w:rFonts w:cs="Arial"/>
                <w:noProof/>
                <w:rPrChange w:id="269" w:author="TNT" w:date="2010-05-18T21:30:00Z">
                  <w:rPr>
                    <w:rStyle w:val="Hyperlink"/>
                    <w:rFonts w:cs="Arial"/>
                    <w:noProof/>
                  </w:rPr>
                </w:rPrChange>
              </w:rPr>
              <w:delText>31: Xem Bảng Điểm</w:delText>
            </w:r>
            <w:r w:rsidDel="00F92B8B">
              <w:rPr>
                <w:noProof/>
                <w:webHidden/>
              </w:rPr>
              <w:tab/>
              <w:delText>8-26</w:delText>
            </w:r>
          </w:del>
        </w:p>
        <w:p w14:paraId="09BF4A12" w14:textId="77777777" w:rsidR="00F871B5" w:rsidDel="00F92B8B" w:rsidRDefault="00F871B5">
          <w:pPr>
            <w:pStyle w:val="TOC3"/>
            <w:tabs>
              <w:tab w:val="left" w:pos="1320"/>
              <w:tab w:val="right" w:leader="dot" w:pos="10214"/>
            </w:tabs>
            <w:rPr>
              <w:del w:id="270" w:author="TNT" w:date="2010-05-18T21:30:00Z"/>
              <w:rFonts w:asciiTheme="minorHAnsi" w:eastAsiaTheme="minorEastAsia" w:hAnsiTheme="minorHAnsi" w:cstheme="minorBidi"/>
              <w:noProof/>
              <w:szCs w:val="22"/>
              <w:lang w:val="vi-VN" w:eastAsia="vi-VN"/>
            </w:rPr>
          </w:pPr>
          <w:del w:id="271" w:author="TNT" w:date="2010-05-18T21:30:00Z">
            <w:r w:rsidRPr="00F92B8B" w:rsidDel="00F92B8B">
              <w:rPr>
                <w:rFonts w:cs="Arial"/>
                <w:noProof/>
                <w:lang w:val="vi-VN"/>
                <w:rPrChange w:id="272" w:author="TNT" w:date="2010-05-18T21:30:00Z">
                  <w:rPr>
                    <w:rStyle w:val="Hyperlink"/>
                    <w:rFonts w:cs="Arial"/>
                    <w:noProof/>
                    <w:lang w:val="vi-VN"/>
                  </w:rPr>
                </w:rPrChange>
              </w:rPr>
              <w:delText>8.3.12</w:delText>
            </w:r>
            <w:r w:rsidDel="00F92B8B">
              <w:rPr>
                <w:rFonts w:asciiTheme="minorHAnsi" w:eastAsiaTheme="minorEastAsia" w:hAnsiTheme="minorHAnsi" w:cstheme="minorBidi"/>
                <w:noProof/>
                <w:szCs w:val="22"/>
                <w:lang w:val="vi-VN" w:eastAsia="vi-VN"/>
              </w:rPr>
              <w:tab/>
            </w:r>
            <w:r w:rsidRPr="00F92B8B" w:rsidDel="00F92B8B">
              <w:rPr>
                <w:rFonts w:cs="Arial"/>
                <w:noProof/>
                <w:lang w:val="vi-VN"/>
                <w:rPrChange w:id="273" w:author="TNT" w:date="2010-05-18T21:30:00Z">
                  <w:rPr>
                    <w:rStyle w:val="Hyperlink"/>
                    <w:rFonts w:cs="Arial"/>
                    <w:noProof/>
                    <w:lang w:val="vi-VN"/>
                  </w:rPr>
                </w:rPrChange>
              </w:rPr>
              <w:delText>UC-32: Xem Bài Làm Lớp</w:delText>
            </w:r>
            <w:r w:rsidDel="00F92B8B">
              <w:rPr>
                <w:noProof/>
                <w:webHidden/>
              </w:rPr>
              <w:tab/>
              <w:delText>8-27</w:delText>
            </w:r>
          </w:del>
        </w:p>
        <w:p w14:paraId="0A894EC3" w14:textId="77777777" w:rsidR="00F871B5" w:rsidDel="00F92B8B" w:rsidRDefault="00F871B5">
          <w:pPr>
            <w:pStyle w:val="TOC3"/>
            <w:tabs>
              <w:tab w:val="left" w:pos="1320"/>
              <w:tab w:val="right" w:leader="dot" w:pos="10214"/>
            </w:tabs>
            <w:rPr>
              <w:del w:id="274" w:author="TNT" w:date="2010-05-18T21:30:00Z"/>
              <w:rFonts w:asciiTheme="minorHAnsi" w:eastAsiaTheme="minorEastAsia" w:hAnsiTheme="minorHAnsi" w:cstheme="minorBidi"/>
              <w:noProof/>
              <w:szCs w:val="22"/>
              <w:lang w:val="vi-VN" w:eastAsia="vi-VN"/>
            </w:rPr>
          </w:pPr>
          <w:del w:id="275" w:author="TNT" w:date="2010-05-18T21:30:00Z">
            <w:r w:rsidRPr="00F92B8B" w:rsidDel="00F92B8B">
              <w:rPr>
                <w:rFonts w:cs="Arial"/>
                <w:noProof/>
                <w:lang w:val="vi-VN"/>
                <w:rPrChange w:id="276" w:author="TNT" w:date="2010-05-18T21:30:00Z">
                  <w:rPr>
                    <w:rStyle w:val="Hyperlink"/>
                    <w:rFonts w:cs="Arial"/>
                    <w:noProof/>
                    <w:lang w:val="vi-VN"/>
                  </w:rPr>
                </w:rPrChange>
              </w:rPr>
              <w:delText>8.3.13</w:delText>
            </w:r>
            <w:r w:rsidDel="00F92B8B">
              <w:rPr>
                <w:rFonts w:asciiTheme="minorHAnsi" w:eastAsiaTheme="minorEastAsia" w:hAnsiTheme="minorHAnsi" w:cstheme="minorBidi"/>
                <w:noProof/>
                <w:szCs w:val="22"/>
                <w:lang w:val="vi-VN" w:eastAsia="vi-VN"/>
              </w:rPr>
              <w:tab/>
            </w:r>
            <w:r w:rsidRPr="00F92B8B" w:rsidDel="00F92B8B">
              <w:rPr>
                <w:rFonts w:cs="Arial"/>
                <w:noProof/>
                <w:lang w:val="vi-VN"/>
                <w:rPrChange w:id="277" w:author="TNT" w:date="2010-05-18T21:30:00Z">
                  <w:rPr>
                    <w:rStyle w:val="Hyperlink"/>
                    <w:rFonts w:cs="Arial"/>
                    <w:noProof/>
                    <w:lang w:val="vi-VN"/>
                  </w:rPr>
                </w:rPrChange>
              </w:rPr>
              <w:delText>UC-33: Xem Bảng Điểm Lớp</w:delText>
            </w:r>
            <w:r w:rsidDel="00F92B8B">
              <w:rPr>
                <w:noProof/>
                <w:webHidden/>
              </w:rPr>
              <w:tab/>
              <w:delText>8-28</w:delText>
            </w:r>
          </w:del>
        </w:p>
        <w:p w14:paraId="509F477C" w14:textId="77777777" w:rsidR="00F871B5" w:rsidDel="00F92B8B" w:rsidRDefault="00F871B5">
          <w:pPr>
            <w:pStyle w:val="TOC3"/>
            <w:tabs>
              <w:tab w:val="left" w:pos="1320"/>
              <w:tab w:val="right" w:leader="dot" w:pos="10214"/>
            </w:tabs>
            <w:rPr>
              <w:del w:id="278" w:author="TNT" w:date="2010-05-18T21:30:00Z"/>
              <w:rFonts w:asciiTheme="minorHAnsi" w:eastAsiaTheme="minorEastAsia" w:hAnsiTheme="minorHAnsi" w:cstheme="minorBidi"/>
              <w:noProof/>
              <w:szCs w:val="22"/>
              <w:lang w:val="vi-VN" w:eastAsia="vi-VN"/>
            </w:rPr>
          </w:pPr>
          <w:del w:id="279" w:author="TNT" w:date="2010-05-18T21:30:00Z">
            <w:r w:rsidRPr="00F92B8B" w:rsidDel="00F92B8B">
              <w:rPr>
                <w:rFonts w:cs="Arial"/>
                <w:noProof/>
                <w:lang w:val="vi-VN"/>
                <w:rPrChange w:id="280" w:author="TNT" w:date="2010-05-18T21:30:00Z">
                  <w:rPr>
                    <w:rStyle w:val="Hyperlink"/>
                    <w:rFonts w:cs="Arial"/>
                    <w:noProof/>
                    <w:lang w:val="vi-VN"/>
                  </w:rPr>
                </w:rPrChange>
              </w:rPr>
              <w:delText>8.3.14</w:delText>
            </w:r>
            <w:r w:rsidDel="00F92B8B">
              <w:rPr>
                <w:rFonts w:asciiTheme="minorHAnsi" w:eastAsiaTheme="minorEastAsia" w:hAnsiTheme="minorHAnsi" w:cstheme="minorBidi"/>
                <w:noProof/>
                <w:szCs w:val="22"/>
                <w:lang w:val="vi-VN" w:eastAsia="vi-VN"/>
              </w:rPr>
              <w:tab/>
            </w:r>
            <w:r w:rsidRPr="00F92B8B" w:rsidDel="00F92B8B">
              <w:rPr>
                <w:rFonts w:cs="Arial"/>
                <w:noProof/>
                <w:lang w:val="vi-VN"/>
                <w:rPrChange w:id="281" w:author="TNT" w:date="2010-05-18T21:30:00Z">
                  <w:rPr>
                    <w:rStyle w:val="Hyperlink"/>
                    <w:rFonts w:cs="Arial"/>
                    <w:noProof/>
                    <w:lang w:val="vi-VN"/>
                  </w:rPr>
                </w:rPrChange>
              </w:rPr>
              <w:delText>UC-34: Xem Bảng Thống Kê</w:delText>
            </w:r>
            <w:r w:rsidDel="00F92B8B">
              <w:rPr>
                <w:noProof/>
                <w:webHidden/>
              </w:rPr>
              <w:tab/>
              <w:delText>8-28</w:delText>
            </w:r>
          </w:del>
        </w:p>
        <w:p w14:paraId="0986462E" w14:textId="77777777" w:rsidR="00F871B5" w:rsidDel="00F92B8B" w:rsidRDefault="00F871B5">
          <w:pPr>
            <w:pStyle w:val="TOC3"/>
            <w:tabs>
              <w:tab w:val="left" w:pos="1320"/>
              <w:tab w:val="right" w:leader="dot" w:pos="10214"/>
            </w:tabs>
            <w:rPr>
              <w:del w:id="282" w:author="TNT" w:date="2010-05-18T21:30:00Z"/>
              <w:rFonts w:asciiTheme="minorHAnsi" w:eastAsiaTheme="minorEastAsia" w:hAnsiTheme="minorHAnsi" w:cstheme="minorBidi"/>
              <w:noProof/>
              <w:szCs w:val="22"/>
              <w:lang w:val="vi-VN" w:eastAsia="vi-VN"/>
            </w:rPr>
          </w:pPr>
          <w:del w:id="283" w:author="TNT" w:date="2010-05-18T21:30:00Z">
            <w:r w:rsidRPr="00F92B8B" w:rsidDel="00F92B8B">
              <w:rPr>
                <w:rFonts w:cs="Arial"/>
                <w:noProof/>
                <w:lang w:val="vi-VN"/>
                <w:rPrChange w:id="284" w:author="TNT" w:date="2010-05-18T21:30:00Z">
                  <w:rPr>
                    <w:rStyle w:val="Hyperlink"/>
                    <w:rFonts w:cs="Arial"/>
                    <w:noProof/>
                    <w:lang w:val="vi-VN"/>
                  </w:rPr>
                </w:rPrChange>
              </w:rPr>
              <w:delText>8.3.15</w:delText>
            </w:r>
            <w:r w:rsidDel="00F92B8B">
              <w:rPr>
                <w:rFonts w:asciiTheme="minorHAnsi" w:eastAsiaTheme="minorEastAsia" w:hAnsiTheme="minorHAnsi" w:cstheme="minorBidi"/>
                <w:noProof/>
                <w:szCs w:val="22"/>
                <w:lang w:val="vi-VN" w:eastAsia="vi-VN"/>
              </w:rPr>
              <w:tab/>
            </w:r>
            <w:r w:rsidRPr="00F92B8B" w:rsidDel="00F92B8B">
              <w:rPr>
                <w:rFonts w:cs="Arial"/>
                <w:noProof/>
                <w:lang w:val="vi-VN"/>
                <w:rPrChange w:id="285" w:author="TNT" w:date="2010-05-18T21:30:00Z">
                  <w:rPr>
                    <w:rStyle w:val="Hyperlink"/>
                    <w:rFonts w:cs="Arial"/>
                    <w:noProof/>
                    <w:lang w:val="vi-VN"/>
                  </w:rPr>
                </w:rPrChange>
              </w:rPr>
              <w:delText>UC-</w:delText>
            </w:r>
            <w:r w:rsidRPr="00F92B8B" w:rsidDel="00F92B8B">
              <w:rPr>
                <w:rFonts w:cs="Arial"/>
                <w:noProof/>
                <w:rPrChange w:id="286" w:author="TNT" w:date="2010-05-18T21:30:00Z">
                  <w:rPr>
                    <w:rStyle w:val="Hyperlink"/>
                    <w:rFonts w:cs="Arial"/>
                    <w:noProof/>
                  </w:rPr>
                </w:rPrChange>
              </w:rPr>
              <w:delText>40</w:delText>
            </w:r>
            <w:r w:rsidRPr="00F92B8B" w:rsidDel="00F92B8B">
              <w:rPr>
                <w:rFonts w:cs="Arial"/>
                <w:noProof/>
                <w:lang w:val="vi-VN"/>
                <w:rPrChange w:id="287" w:author="TNT" w:date="2010-05-18T21:30:00Z">
                  <w:rPr>
                    <w:rStyle w:val="Hyperlink"/>
                    <w:rFonts w:cs="Arial"/>
                    <w:noProof/>
                    <w:lang w:val="vi-VN"/>
                  </w:rPr>
                </w:rPrChange>
              </w:rPr>
              <w:delText xml:space="preserve">: </w:delText>
            </w:r>
            <w:r w:rsidRPr="00F92B8B" w:rsidDel="00F92B8B">
              <w:rPr>
                <w:rFonts w:cs="Arial"/>
                <w:noProof/>
                <w:rPrChange w:id="288" w:author="TNT" w:date="2010-05-18T21:30:00Z">
                  <w:rPr>
                    <w:rStyle w:val="Hyperlink"/>
                    <w:rFonts w:cs="Arial"/>
                    <w:noProof/>
                  </w:rPr>
                </w:rPrChange>
              </w:rPr>
              <w:delText>Giải Trí</w:delText>
            </w:r>
            <w:r w:rsidDel="00F92B8B">
              <w:rPr>
                <w:noProof/>
                <w:webHidden/>
              </w:rPr>
              <w:tab/>
              <w:delText>8-29</w:delText>
            </w:r>
          </w:del>
        </w:p>
        <w:p w14:paraId="7F3EF5EC" w14:textId="77777777" w:rsidR="00F871B5" w:rsidDel="00F92B8B" w:rsidRDefault="00F871B5">
          <w:pPr>
            <w:pStyle w:val="TOC1"/>
            <w:tabs>
              <w:tab w:val="left" w:pos="440"/>
              <w:tab w:val="right" w:leader="dot" w:pos="10214"/>
            </w:tabs>
            <w:rPr>
              <w:del w:id="289" w:author="TNT" w:date="2010-05-18T21:30:00Z"/>
              <w:rFonts w:asciiTheme="minorHAnsi" w:eastAsiaTheme="minorEastAsia" w:hAnsiTheme="minorHAnsi" w:cstheme="minorBidi"/>
              <w:noProof/>
              <w:szCs w:val="22"/>
              <w:lang w:val="vi-VN" w:eastAsia="vi-VN"/>
            </w:rPr>
          </w:pPr>
          <w:del w:id="290" w:author="TNT" w:date="2010-05-18T21:30:00Z">
            <w:r w:rsidRPr="00F92B8B" w:rsidDel="00F92B8B">
              <w:rPr>
                <w:noProof/>
                <w:rPrChange w:id="291" w:author="TNT" w:date="2010-05-18T21:30:00Z">
                  <w:rPr>
                    <w:rStyle w:val="Hyperlink"/>
                    <w:noProof/>
                  </w:rPr>
                </w:rPrChange>
              </w:rPr>
              <w:delText>9</w:delText>
            </w:r>
            <w:r w:rsidDel="00F92B8B">
              <w:rPr>
                <w:rFonts w:asciiTheme="minorHAnsi" w:eastAsiaTheme="minorEastAsia" w:hAnsiTheme="minorHAnsi" w:cstheme="minorBidi"/>
                <w:noProof/>
                <w:szCs w:val="22"/>
                <w:lang w:val="vi-VN" w:eastAsia="vi-VN"/>
              </w:rPr>
              <w:tab/>
            </w:r>
            <w:r w:rsidRPr="00F92B8B" w:rsidDel="00F92B8B">
              <w:rPr>
                <w:noProof/>
                <w:rPrChange w:id="292" w:author="TNT" w:date="2010-05-18T21:30:00Z">
                  <w:rPr>
                    <w:rStyle w:val="Hyperlink"/>
                    <w:noProof/>
                  </w:rPr>
                </w:rPrChange>
              </w:rPr>
              <w:delText>Giao diện người dùng</w:delText>
            </w:r>
            <w:r w:rsidDel="00F92B8B">
              <w:rPr>
                <w:noProof/>
                <w:webHidden/>
              </w:rPr>
              <w:tab/>
              <w:delText>9-29</w:delText>
            </w:r>
          </w:del>
        </w:p>
        <w:p w14:paraId="2D6D6D2D" w14:textId="77777777" w:rsidR="00EA376E" w:rsidRDefault="00376A34" w:rsidP="00E543A9">
          <w:pPr>
            <w:pStyle w:val="TOC1"/>
            <w:tabs>
              <w:tab w:val="left" w:pos="440"/>
              <w:tab w:val="right" w:leader="dot" w:pos="10214"/>
            </w:tabs>
          </w:pPr>
          <w:r>
            <w:lastRenderedPageBreak/>
            <w:fldChar w:fldCharType="end"/>
          </w:r>
        </w:p>
      </w:sdtContent>
    </w:sdt>
    <w:p w14:paraId="5A02165C" w14:textId="77777777" w:rsidR="00F871B5" w:rsidRDefault="00F871B5">
      <w:pPr>
        <w:spacing w:after="200" w:line="276" w:lineRule="auto"/>
        <w:ind w:left="720"/>
        <w:rPr>
          <w:rFonts w:cs="Arial"/>
          <w:b/>
          <w:kern w:val="28"/>
          <w:sz w:val="24"/>
        </w:rPr>
      </w:pPr>
      <w:bookmarkStart w:id="293" w:name="_Toc250577927"/>
      <w:r>
        <w:rPr>
          <w:rFonts w:cs="Arial"/>
        </w:rPr>
        <w:br w:type="page"/>
      </w:r>
    </w:p>
    <w:p w14:paraId="1D20BE69" w14:textId="77777777" w:rsidR="00FB580C" w:rsidRPr="00596658" w:rsidRDefault="00FA4128" w:rsidP="00FB580C">
      <w:pPr>
        <w:pStyle w:val="Heading1"/>
        <w:rPr>
          <w:rFonts w:cs="Arial"/>
        </w:rPr>
      </w:pPr>
      <w:bookmarkStart w:id="294" w:name="_Toc261981534"/>
      <w:r w:rsidRPr="00596658">
        <w:rPr>
          <w:rFonts w:cs="Arial"/>
        </w:rPr>
        <w:lastRenderedPageBreak/>
        <w:t>Giới thiệu</w:t>
      </w:r>
      <w:bookmarkEnd w:id="293"/>
      <w:bookmarkEnd w:id="294"/>
    </w:p>
    <w:p w14:paraId="0C3586B5" w14:textId="77777777" w:rsidR="00E76765" w:rsidRDefault="00E76765" w:rsidP="00FE1F81">
      <w:pPr>
        <w:ind w:left="432"/>
        <w:jc w:val="both"/>
        <w:rPr>
          <w:rFonts w:cs="Arial"/>
        </w:rPr>
      </w:pPr>
    </w:p>
    <w:p w14:paraId="7C7D88F2" w14:textId="77777777" w:rsidR="00FA4128" w:rsidRDefault="00FE1F81" w:rsidP="00FE1F81">
      <w:pPr>
        <w:ind w:left="432"/>
        <w:jc w:val="both"/>
        <w:rPr>
          <w:rFonts w:cs="Arial"/>
        </w:rPr>
      </w:pPr>
      <w:r>
        <w:rPr>
          <w:rFonts w:cs="Arial"/>
        </w:rPr>
        <w:t xml:space="preserve">Dự án phát triển phần mềm </w:t>
      </w:r>
      <w:r w:rsidR="00122D49" w:rsidRPr="00122D49">
        <w:rPr>
          <w:rFonts w:asciiTheme="minorHAnsi" w:hAnsiTheme="minorHAnsi" w:cstheme="minorHAnsi"/>
          <w:i/>
          <w:lang w:eastAsia="ar-SA"/>
        </w:rPr>
        <w:t>Tự học toán lớp 8</w:t>
      </w:r>
      <w:r>
        <w:rPr>
          <w:rFonts w:cs="Arial"/>
        </w:rPr>
        <w:t xml:space="preserve">, nội dung chương trình dựa trên sách giáo khoa Toán 8 của Bộ Giáo Dục và Đào Tạo. Phần mềm hỗ trợ các em học sinh học tốt hơn chương trình Toán lớp 8, củng cố, bổ sung kiến thức Toán cho các em, thông qua một môi </w:t>
      </w:r>
      <w:r w:rsidR="00122D49">
        <w:rPr>
          <w:rFonts w:cs="Arial"/>
        </w:rPr>
        <w:t>trường</w:t>
      </w:r>
      <w:r>
        <w:rPr>
          <w:rFonts w:cs="Arial"/>
        </w:rPr>
        <w:t xml:space="preserve"> tương tác </w:t>
      </w:r>
      <w:r w:rsidR="00122D49">
        <w:rPr>
          <w:rFonts w:cs="Arial"/>
        </w:rPr>
        <w:t>sinh động</w:t>
      </w:r>
      <w:r>
        <w:rPr>
          <w:rFonts w:cs="Arial"/>
        </w:rPr>
        <w:t>, thú vị hơn.</w:t>
      </w:r>
    </w:p>
    <w:p w14:paraId="76FB98C8" w14:textId="77777777" w:rsidR="00122D49" w:rsidRPr="00D76993" w:rsidRDefault="00122D49" w:rsidP="00FE1F81">
      <w:pPr>
        <w:ind w:left="432"/>
        <w:jc w:val="both"/>
        <w:rPr>
          <w:rFonts w:cs="Arial"/>
        </w:rPr>
      </w:pPr>
      <w:r w:rsidRPr="00D76993">
        <w:rPr>
          <w:rFonts w:cs="Arial"/>
          <w:lang w:eastAsia="ar-SA"/>
        </w:rPr>
        <w:t xml:space="preserve">Tài liệu cung cấp một cái nhìn tổng quát, sơ bộ về những yêu cầu chức năng và phi chức năng của </w:t>
      </w:r>
      <w:r w:rsidRPr="00D76993">
        <w:rPr>
          <w:rFonts w:cs="Arial"/>
        </w:rPr>
        <w:t>phần mềm</w:t>
      </w:r>
      <w:r w:rsidRPr="00D76993">
        <w:rPr>
          <w:rFonts w:cs="Arial"/>
          <w:i/>
          <w:lang w:eastAsia="ar-SA"/>
        </w:rPr>
        <w:t xml:space="preserve"> Tự học toán lớp 8,</w:t>
      </w:r>
      <w:r w:rsidRPr="00D76993">
        <w:rPr>
          <w:rFonts w:cs="Arial"/>
          <w:lang w:eastAsia="ar-SA"/>
        </w:rPr>
        <w:t xml:space="preserve"> là cơ sở và hỗ trợ cho các quá trình thiết kế giao diện, cơ sở dữ liệu, xây dựng kiến trúc hệ thống, mô hình phần mềm và một số công việc khác được thực hiện nhanh chóng, dễ dàng và phù hợp với các yêu cầu của khách hàng và người dùng cuối.</w:t>
      </w:r>
    </w:p>
    <w:p w14:paraId="2D212E03" w14:textId="77777777" w:rsidR="009F2A96" w:rsidRPr="00596658" w:rsidRDefault="009F2A96" w:rsidP="00FA4128">
      <w:pPr>
        <w:rPr>
          <w:rFonts w:cs="Arial"/>
        </w:rPr>
      </w:pPr>
    </w:p>
    <w:p w14:paraId="6CEEFE95" w14:textId="77777777" w:rsidR="00FA4128" w:rsidRPr="00596658" w:rsidRDefault="00FA4128" w:rsidP="009F2A96">
      <w:pPr>
        <w:pStyle w:val="Heading1"/>
        <w:rPr>
          <w:rFonts w:cs="Arial"/>
        </w:rPr>
      </w:pPr>
      <w:bookmarkStart w:id="295" w:name="_Toc250577928"/>
      <w:bookmarkStart w:id="296" w:name="_Toc261981535"/>
      <w:r w:rsidRPr="00596658">
        <w:rPr>
          <w:rFonts w:cs="Arial"/>
        </w:rPr>
        <w:t>Tầm quan trọng</w:t>
      </w:r>
      <w:bookmarkEnd w:id="295"/>
      <w:bookmarkEnd w:id="296"/>
    </w:p>
    <w:p w14:paraId="27A97DA3" w14:textId="77777777" w:rsidR="00FA4128" w:rsidRPr="00596658" w:rsidRDefault="00FA4128" w:rsidP="009200C5">
      <w:pPr>
        <w:pStyle w:val="ListParagraph"/>
        <w:numPr>
          <w:ilvl w:val="0"/>
          <w:numId w:val="6"/>
        </w:numPr>
        <w:jc w:val="both"/>
        <w:rPr>
          <w:rFonts w:ascii="Arial" w:hAnsi="Arial" w:cs="Arial"/>
        </w:rPr>
      </w:pPr>
      <w:r w:rsidRPr="00596658">
        <w:rPr>
          <w:rFonts w:ascii="Arial" w:hAnsi="Arial" w:cs="Arial"/>
        </w:rPr>
        <w:t>Việc áp dụng công nghệ thông tin vào việc họp tập của học sinh là cần thiết, giúp các em tiếp cận với bài học tốt hơn với môi trường học tập sinh động, thu hút, tạo cảm hứng cho các em.</w:t>
      </w:r>
    </w:p>
    <w:p w14:paraId="2C459216" w14:textId="77777777" w:rsidR="009F2A96" w:rsidRPr="00D76993" w:rsidRDefault="009F2A96" w:rsidP="009200C5">
      <w:pPr>
        <w:pStyle w:val="ListParagraph"/>
        <w:numPr>
          <w:ilvl w:val="0"/>
          <w:numId w:val="6"/>
        </w:numPr>
        <w:jc w:val="both"/>
        <w:rPr>
          <w:rFonts w:ascii="Arial" w:hAnsi="Arial" w:cs="Arial"/>
        </w:rPr>
      </w:pPr>
      <w:r w:rsidRPr="00D76993">
        <w:rPr>
          <w:rFonts w:ascii="Arial" w:hAnsi="Arial" w:cs="Arial"/>
        </w:rPr>
        <w:t>Phần mềm</w:t>
      </w:r>
      <w:r w:rsidR="00FA4128" w:rsidRPr="00D76993">
        <w:rPr>
          <w:rFonts w:ascii="Arial" w:hAnsi="Arial" w:cs="Arial"/>
        </w:rPr>
        <w:t xml:space="preserve"> giúp các em có cơ hội thực hành nhiều hơn các kiến thức </w:t>
      </w:r>
      <w:r w:rsidR="00FE1F81" w:rsidRPr="00D76993">
        <w:rPr>
          <w:rFonts w:ascii="Arial" w:hAnsi="Arial" w:cs="Arial"/>
        </w:rPr>
        <w:t>thông qua các hình thức làm bài mới mẻ, những games giúp vừa chơi vừa học,tăng khả năng tư duy sáng tạo.</w:t>
      </w:r>
      <w:r w:rsidR="00FA4128" w:rsidRPr="00D76993">
        <w:rPr>
          <w:rFonts w:ascii="Arial" w:hAnsi="Arial" w:cs="Arial"/>
        </w:rPr>
        <w:t xml:space="preserve"> </w:t>
      </w:r>
      <w:r w:rsidR="00FE1F81" w:rsidRPr="00D76993">
        <w:rPr>
          <w:rFonts w:ascii="Arial" w:hAnsi="Arial" w:cs="Arial"/>
        </w:rPr>
        <w:t>T</w:t>
      </w:r>
      <w:r w:rsidR="00FA4128" w:rsidRPr="00D76993">
        <w:rPr>
          <w:rFonts w:ascii="Arial" w:hAnsi="Arial" w:cs="Arial"/>
        </w:rPr>
        <w:t xml:space="preserve">ừ đó </w:t>
      </w:r>
      <w:r w:rsidR="00FE1F81" w:rsidRPr="00D76993">
        <w:rPr>
          <w:rFonts w:ascii="Arial" w:hAnsi="Arial" w:cs="Arial"/>
        </w:rPr>
        <w:t xml:space="preserve">các em học sinh </w:t>
      </w:r>
      <w:r w:rsidR="00FA4128" w:rsidRPr="00D76993">
        <w:rPr>
          <w:rFonts w:ascii="Arial" w:hAnsi="Arial" w:cs="Arial"/>
        </w:rPr>
        <w:t xml:space="preserve">sẽ nắm vững các kiến thức và áp dụng tốt </w:t>
      </w:r>
      <w:r w:rsidR="00FE1F81" w:rsidRPr="00D76993">
        <w:rPr>
          <w:rFonts w:ascii="Arial" w:hAnsi="Arial" w:cs="Arial"/>
        </w:rPr>
        <w:t xml:space="preserve">hơn </w:t>
      </w:r>
      <w:r w:rsidR="00FA4128" w:rsidRPr="00D76993">
        <w:rPr>
          <w:rFonts w:ascii="Arial" w:hAnsi="Arial" w:cs="Arial"/>
        </w:rPr>
        <w:t>vào thự</w:t>
      </w:r>
      <w:r w:rsidRPr="00D76993">
        <w:rPr>
          <w:rFonts w:ascii="Arial" w:hAnsi="Arial" w:cs="Arial"/>
        </w:rPr>
        <w:t>c tế.</w:t>
      </w:r>
    </w:p>
    <w:p w14:paraId="04020E7E" w14:textId="77777777" w:rsidR="00E76765" w:rsidRPr="00D76993" w:rsidRDefault="00E76765" w:rsidP="009200C5">
      <w:pPr>
        <w:pStyle w:val="ListParagraph"/>
        <w:numPr>
          <w:ilvl w:val="0"/>
          <w:numId w:val="6"/>
        </w:numPr>
        <w:jc w:val="both"/>
        <w:rPr>
          <w:rFonts w:ascii="Arial" w:hAnsi="Arial" w:cs="Arial"/>
        </w:rPr>
      </w:pPr>
      <w:r w:rsidRPr="00D76993">
        <w:rPr>
          <w:rFonts w:ascii="Arial" w:eastAsia="Arial" w:hAnsi="Arial" w:cs="Arial"/>
          <w:lang w:eastAsia="ar-SA"/>
        </w:rPr>
        <w:t>Phần mề</w:t>
      </w:r>
      <w:r w:rsidRPr="00D76993">
        <w:rPr>
          <w:rFonts w:ascii="Arial" w:hAnsi="Arial" w:cs="Arial"/>
          <w:lang w:eastAsia="ar-SA"/>
        </w:rPr>
        <w:t>m</w:t>
      </w:r>
      <w:r w:rsidRPr="00D76993">
        <w:rPr>
          <w:rFonts w:ascii="Arial" w:eastAsia="Arial" w:hAnsi="Arial" w:cs="Arial"/>
          <w:lang w:eastAsia="ar-SA"/>
        </w:rPr>
        <w:t xml:space="preserve"> hỗ trợ</w:t>
      </w:r>
      <w:r w:rsidRPr="00D76993">
        <w:rPr>
          <w:rFonts w:ascii="Arial" w:hAnsi="Arial" w:cs="Arial"/>
          <w:lang w:eastAsia="ar-SA"/>
        </w:rPr>
        <w:t xml:space="preserve"> giáo viênvà phụ huynh theo dõi quá trình học tập của học sinh như:</w:t>
      </w:r>
      <w:r w:rsidRPr="00D76993">
        <w:rPr>
          <w:rFonts w:ascii="Arial" w:eastAsia="Arial" w:hAnsi="Arial" w:cs="Arial"/>
          <w:lang w:eastAsia="ar-SA"/>
        </w:rPr>
        <w:t xml:space="preserve"> </w:t>
      </w:r>
      <w:r w:rsidRPr="00D76993">
        <w:rPr>
          <w:rFonts w:ascii="Arial" w:hAnsi="Arial" w:cs="Arial"/>
          <w:lang w:eastAsia="ar-SA"/>
        </w:rPr>
        <w:t xml:space="preserve">làm bài kiểm tra, </w:t>
      </w:r>
      <w:r w:rsidRPr="00D76993">
        <w:rPr>
          <w:rFonts w:ascii="Arial" w:eastAsia="Arial" w:hAnsi="Arial" w:cs="Arial"/>
          <w:lang w:eastAsia="ar-SA"/>
        </w:rPr>
        <w:t>thống kê điểm số</w:t>
      </w:r>
      <w:r w:rsidRPr="00D76993">
        <w:rPr>
          <w:rFonts w:ascii="Arial" w:hAnsi="Arial" w:cs="Arial"/>
          <w:lang w:eastAsia="ar-SA"/>
        </w:rPr>
        <w:t>,</w:t>
      </w:r>
      <w:r w:rsidRPr="00D76993">
        <w:rPr>
          <w:rFonts w:ascii="Arial" w:eastAsia="Arial" w:hAnsi="Arial" w:cs="Arial"/>
          <w:lang w:eastAsia="ar-SA"/>
        </w:rPr>
        <w:t xml:space="preserve"> đưa ra nhận xét</w:t>
      </w:r>
      <w:r w:rsidRPr="00D76993">
        <w:rPr>
          <w:rFonts w:ascii="Arial" w:hAnsi="Arial" w:cs="Arial"/>
          <w:lang w:eastAsia="ar-SA"/>
        </w:rPr>
        <w:t>...</w:t>
      </w:r>
    </w:p>
    <w:p w14:paraId="5DF2A999" w14:textId="77777777" w:rsidR="009F2A96" w:rsidRPr="00122D49" w:rsidRDefault="00122D49" w:rsidP="009F2A96">
      <w:pPr>
        <w:pStyle w:val="Heading1"/>
        <w:rPr>
          <w:rFonts w:cs="Arial"/>
          <w:lang w:val="vi-VN"/>
        </w:rPr>
      </w:pPr>
      <w:bookmarkStart w:id="297" w:name="_Toc261981536"/>
      <w:r w:rsidRPr="00122D49">
        <w:rPr>
          <w:rFonts w:cs="Arial"/>
          <w:lang w:val="vi-VN"/>
        </w:rPr>
        <w:t>Phạm vi và m</w:t>
      </w:r>
      <w:r w:rsidR="009F2A96" w:rsidRPr="00122D49">
        <w:rPr>
          <w:rFonts w:cs="Arial"/>
          <w:lang w:val="vi-VN"/>
        </w:rPr>
        <w:t>ôi trường</w:t>
      </w:r>
      <w:bookmarkEnd w:id="297"/>
      <w:r w:rsidR="009F2A96" w:rsidRPr="00122D49">
        <w:rPr>
          <w:rFonts w:cs="Arial"/>
          <w:lang w:val="vi-VN"/>
        </w:rPr>
        <w:t xml:space="preserve"> </w:t>
      </w:r>
    </w:p>
    <w:p w14:paraId="41614AC4" w14:textId="77777777" w:rsidR="00FE1F81" w:rsidRPr="00D76993" w:rsidRDefault="00FE1F81" w:rsidP="009200C5">
      <w:pPr>
        <w:pStyle w:val="ListParagraph"/>
        <w:numPr>
          <w:ilvl w:val="0"/>
          <w:numId w:val="5"/>
        </w:numPr>
        <w:rPr>
          <w:rFonts w:ascii="Arial" w:eastAsia="Arial" w:hAnsi="Arial" w:cs="Arial"/>
        </w:rPr>
      </w:pPr>
      <w:r w:rsidRPr="00D76993">
        <w:rPr>
          <w:rFonts w:ascii="Arial" w:eastAsia="Arial" w:hAnsi="Arial" w:cs="Arial"/>
        </w:rPr>
        <w:t>Dành cho chương trình học tập toán lớp 8, theo nội dung hình thức sách giáo khoa của bộ giáo dục.</w:t>
      </w:r>
    </w:p>
    <w:p w14:paraId="4C7E2887" w14:textId="77777777" w:rsidR="00122D49" w:rsidRPr="00D76993" w:rsidRDefault="00122D49" w:rsidP="009200C5">
      <w:pPr>
        <w:pStyle w:val="ListParagraph"/>
        <w:numPr>
          <w:ilvl w:val="0"/>
          <w:numId w:val="5"/>
        </w:numPr>
        <w:rPr>
          <w:rFonts w:ascii="Arial" w:eastAsia="Arial" w:hAnsi="Arial" w:cs="Arial"/>
        </w:rPr>
      </w:pPr>
      <w:r w:rsidRPr="00D76993">
        <w:rPr>
          <w:rFonts w:ascii="Arial" w:hAnsi="Arial" w:cs="Arial"/>
          <w:lang w:eastAsia="ar-SA"/>
        </w:rPr>
        <w:t xml:space="preserve">Giao diện và nội dung </w:t>
      </w:r>
      <w:r w:rsidR="00E76765" w:rsidRPr="00D76993">
        <w:rPr>
          <w:rFonts w:ascii="Arial" w:hAnsi="Arial" w:cs="Arial"/>
          <w:lang w:eastAsia="ar-SA"/>
        </w:rPr>
        <w:t xml:space="preserve">phần mềm </w:t>
      </w:r>
      <w:r w:rsidRPr="00D76993">
        <w:rPr>
          <w:rFonts w:ascii="Arial" w:hAnsi="Arial" w:cs="Arial"/>
          <w:lang w:eastAsia="ar-SA"/>
        </w:rPr>
        <w:t>sử dụng chủ yếu ngôn ngữ Tiếng Việt.</w:t>
      </w:r>
    </w:p>
    <w:p w14:paraId="1EE5AF64" w14:textId="77777777" w:rsidR="00122D49" w:rsidRPr="00D76993" w:rsidRDefault="00E76765" w:rsidP="009200C5">
      <w:pPr>
        <w:pStyle w:val="ListParagraph"/>
        <w:numPr>
          <w:ilvl w:val="0"/>
          <w:numId w:val="5"/>
        </w:numPr>
        <w:jc w:val="both"/>
        <w:rPr>
          <w:rFonts w:ascii="Arial" w:eastAsia="Arial" w:hAnsi="Arial" w:cs="Arial"/>
        </w:rPr>
      </w:pPr>
      <w:r w:rsidRPr="00D76993">
        <w:rPr>
          <w:rFonts w:ascii="Arial" w:hAnsi="Arial" w:cs="Arial"/>
          <w:lang w:eastAsia="ar-SA"/>
        </w:rPr>
        <w:t xml:space="preserve">Phần mềm </w:t>
      </w:r>
      <w:r w:rsidR="00122D49" w:rsidRPr="00D76993">
        <w:rPr>
          <w:rFonts w:ascii="Arial" w:hAnsi="Arial" w:cs="Arial"/>
          <w:lang w:eastAsia="ar-SA"/>
        </w:rPr>
        <w:t xml:space="preserve">được xây dựng trên nền tảng C# kết hợp với Silverlight của Microsoft. </w:t>
      </w:r>
    </w:p>
    <w:p w14:paraId="6C865BD4" w14:textId="77777777" w:rsidR="009F2A96" w:rsidRPr="00D76993" w:rsidRDefault="00FE1F81" w:rsidP="009200C5">
      <w:pPr>
        <w:pStyle w:val="ListParagraph"/>
        <w:numPr>
          <w:ilvl w:val="0"/>
          <w:numId w:val="5"/>
        </w:numPr>
        <w:rPr>
          <w:rFonts w:ascii="Arial" w:eastAsia="Arial" w:hAnsi="Arial" w:cs="Arial"/>
        </w:rPr>
      </w:pPr>
      <w:r w:rsidRPr="00D76993">
        <w:rPr>
          <w:rFonts w:ascii="Arial" w:hAnsi="Arial" w:cs="Arial"/>
        </w:rPr>
        <w:t>Phần mềm chạy trên hầu hết các hệ thống PC hiện nay, trên môi trường hệ điều hành Windows XP trở lên</w:t>
      </w:r>
      <w:r w:rsidRPr="00D76993">
        <w:rPr>
          <w:rFonts w:ascii="Arial" w:eastAsia="Arial" w:hAnsi="Arial" w:cs="Arial"/>
        </w:rPr>
        <w:t>.</w:t>
      </w:r>
    </w:p>
    <w:p w14:paraId="797DBF4F" w14:textId="77777777" w:rsidR="007F35DE" w:rsidRPr="003F3D9E" w:rsidRDefault="007F35DE" w:rsidP="007F35DE">
      <w:pPr>
        <w:pStyle w:val="Heading1"/>
        <w:rPr>
          <w:rFonts w:eastAsia="Arial"/>
          <w:lang w:val="vi-VN"/>
        </w:rPr>
      </w:pPr>
      <w:bookmarkStart w:id="298" w:name="_Toc261981537"/>
      <w:r w:rsidRPr="007F35DE">
        <w:rPr>
          <w:rFonts w:eastAsia="Arial"/>
          <w:lang w:val="vi-VN"/>
        </w:rPr>
        <w:t>Tham khảo và nhận xét các phần mềm cùng chức năng.</w:t>
      </w:r>
      <w:bookmarkEnd w:id="298"/>
    </w:p>
    <w:p w14:paraId="68213E18" w14:textId="77777777" w:rsidR="007F35DE" w:rsidRDefault="007F35DE" w:rsidP="00513704">
      <w:pPr>
        <w:ind w:firstLine="432"/>
      </w:pPr>
      <w:r>
        <w:rPr>
          <w:rFonts w:eastAsia="Arial"/>
        </w:rPr>
        <w:t>Mở</w:t>
      </w:r>
      <w:r w:rsidR="00B71F24">
        <w:rPr>
          <w:rFonts w:eastAsia="Arial"/>
        </w:rPr>
        <w:t xml:space="preserve"> file </w:t>
      </w:r>
      <w:hyperlink r:id="rId10" w:history="1">
        <w:r w:rsidR="00B71F24" w:rsidRPr="00B71F24">
          <w:rPr>
            <w:rStyle w:val="Hyperlink"/>
          </w:rPr>
          <w:t>Nhan Xet Phan Mem Tuong tu.docx</w:t>
        </w:r>
      </w:hyperlink>
    </w:p>
    <w:p w14:paraId="5E581D6C" w14:textId="77777777" w:rsidR="00B71F24" w:rsidRPr="007F35DE" w:rsidRDefault="00B71F24" w:rsidP="00513704">
      <w:pPr>
        <w:ind w:firstLine="432"/>
        <w:rPr>
          <w:rFonts w:eastAsia="Arial"/>
        </w:rPr>
      </w:pPr>
    </w:p>
    <w:p w14:paraId="756D97FD" w14:textId="77777777" w:rsidR="00801909" w:rsidRDefault="00801909" w:rsidP="00801909">
      <w:pPr>
        <w:pStyle w:val="Heading1"/>
      </w:pPr>
      <w:bookmarkStart w:id="299" w:name="_Toc261981538"/>
      <w:r>
        <w:t xml:space="preserve">Miêu tả </w:t>
      </w:r>
      <w:r w:rsidRPr="00801909">
        <w:rPr>
          <w:lang w:val="vi-VN"/>
        </w:rPr>
        <w:t>Stakeholder và người dùng.</w:t>
      </w:r>
      <w:bookmarkEnd w:id="299"/>
      <w:r w:rsidRPr="00801909">
        <w:rPr>
          <w:lang w:val="vi-VN"/>
        </w:rPr>
        <w:t xml:space="preserve"> </w:t>
      </w:r>
    </w:p>
    <w:p w14:paraId="086CCA5C" w14:textId="77777777" w:rsidR="00801909" w:rsidRPr="00D76993" w:rsidRDefault="00801909" w:rsidP="00801909">
      <w:pPr>
        <w:ind w:firstLine="432"/>
        <w:rPr>
          <w:rFonts w:eastAsia="Arial" w:cs="Arial"/>
        </w:rPr>
      </w:pPr>
      <w:r w:rsidRPr="00D76993">
        <w:rPr>
          <w:rFonts w:cs="Arial"/>
          <w:lang w:eastAsia="ar-SA"/>
        </w:rPr>
        <w:t xml:space="preserve">Phần này mô tả các loại </w:t>
      </w:r>
      <w:r w:rsidRPr="00D76993">
        <w:rPr>
          <w:rFonts w:cs="Arial"/>
        </w:rPr>
        <w:t>s</w:t>
      </w:r>
      <w:r w:rsidRPr="00D76993">
        <w:rPr>
          <w:rFonts w:cs="Arial"/>
          <w:lang w:val="vi-VN"/>
        </w:rPr>
        <w:t xml:space="preserve">takeholder </w:t>
      </w:r>
      <w:r w:rsidRPr="00D76993">
        <w:rPr>
          <w:rFonts w:cs="Arial"/>
        </w:rPr>
        <w:t xml:space="preserve">và </w:t>
      </w:r>
      <w:r w:rsidRPr="00D76993">
        <w:rPr>
          <w:rFonts w:cs="Arial"/>
          <w:lang w:eastAsia="ar-SA"/>
        </w:rPr>
        <w:t>người dùng của hệ thống.</w:t>
      </w:r>
    </w:p>
    <w:p w14:paraId="509BF23A" w14:textId="77777777" w:rsidR="00FA4128" w:rsidRPr="002971E8" w:rsidRDefault="00FA4128" w:rsidP="00801909">
      <w:pPr>
        <w:pStyle w:val="Heading2"/>
        <w:rPr>
          <w:sz w:val="24"/>
          <w:szCs w:val="24"/>
          <w:lang w:val="vi-VN"/>
        </w:rPr>
      </w:pPr>
      <w:bookmarkStart w:id="300" w:name="_Toc250577929"/>
      <w:bookmarkStart w:id="301" w:name="_Toc261981539"/>
      <w:r w:rsidRPr="002971E8">
        <w:rPr>
          <w:sz w:val="24"/>
          <w:szCs w:val="24"/>
          <w:lang w:val="vi-VN"/>
        </w:rPr>
        <w:t>Stakeholder</w:t>
      </w:r>
      <w:bookmarkEnd w:id="300"/>
      <w:bookmarkEnd w:id="301"/>
    </w:p>
    <w:p w14:paraId="09A88DDD" w14:textId="77777777" w:rsidR="00FA4128" w:rsidRPr="00801909" w:rsidRDefault="00FA4128" w:rsidP="009200C5">
      <w:pPr>
        <w:numPr>
          <w:ilvl w:val="0"/>
          <w:numId w:val="3"/>
        </w:numPr>
        <w:spacing w:before="120" w:after="120" w:line="360" w:lineRule="auto"/>
        <w:jc w:val="both"/>
        <w:rPr>
          <w:rFonts w:cs="Arial"/>
          <w:lang w:val="vi-VN"/>
        </w:rPr>
      </w:pPr>
      <w:r w:rsidRPr="00801909">
        <w:rPr>
          <w:rFonts w:cs="Arial"/>
          <w:lang w:val="vi-VN"/>
        </w:rPr>
        <w:t>Quan trọng</w:t>
      </w:r>
    </w:p>
    <w:p w14:paraId="22571541" w14:textId="77777777" w:rsidR="00FA4128" w:rsidRPr="00801909" w:rsidRDefault="00FE1F81" w:rsidP="009200C5">
      <w:pPr>
        <w:numPr>
          <w:ilvl w:val="0"/>
          <w:numId w:val="2"/>
        </w:numPr>
        <w:spacing w:line="360" w:lineRule="auto"/>
        <w:jc w:val="both"/>
        <w:rPr>
          <w:rFonts w:cs="Arial"/>
          <w:lang w:val="vi-VN"/>
        </w:rPr>
      </w:pPr>
      <w:r w:rsidRPr="00801909">
        <w:rPr>
          <w:rFonts w:cs="Arial"/>
          <w:lang w:val="vi-VN"/>
        </w:rPr>
        <w:t>Học sinh lớp 8</w:t>
      </w:r>
    </w:p>
    <w:p w14:paraId="01D71A69" w14:textId="77777777" w:rsidR="009F2A96" w:rsidRPr="00801909" w:rsidRDefault="009F2A96" w:rsidP="009200C5">
      <w:pPr>
        <w:numPr>
          <w:ilvl w:val="0"/>
          <w:numId w:val="2"/>
        </w:numPr>
        <w:spacing w:line="360" w:lineRule="auto"/>
        <w:jc w:val="both"/>
        <w:rPr>
          <w:rFonts w:cs="Arial"/>
          <w:lang w:val="vi-VN"/>
        </w:rPr>
      </w:pPr>
      <w:r w:rsidRPr="00801909">
        <w:rPr>
          <w:rFonts w:cs="Arial"/>
          <w:lang w:val="vi-VN"/>
        </w:rPr>
        <w:t xml:space="preserve">Giáo viên </w:t>
      </w:r>
      <w:r w:rsidR="00FE1F81" w:rsidRPr="00801909">
        <w:rPr>
          <w:rFonts w:cs="Arial"/>
          <w:lang w:val="vi-VN"/>
        </w:rPr>
        <w:t xml:space="preserve">dạy </w:t>
      </w:r>
      <w:r w:rsidRPr="00801909">
        <w:rPr>
          <w:rFonts w:cs="Arial"/>
          <w:lang w:val="vi-VN"/>
        </w:rPr>
        <w:t xml:space="preserve">môn </w:t>
      </w:r>
      <w:r w:rsidR="00FE1F81" w:rsidRPr="00801909">
        <w:rPr>
          <w:rFonts w:cs="Arial"/>
          <w:lang w:val="vi-VN"/>
        </w:rPr>
        <w:t>Toán</w:t>
      </w:r>
      <w:r w:rsidRPr="00801909">
        <w:rPr>
          <w:rFonts w:cs="Arial"/>
          <w:lang w:val="vi-VN"/>
        </w:rPr>
        <w:t xml:space="preserve"> lớp </w:t>
      </w:r>
      <w:r w:rsidR="00FE1F81" w:rsidRPr="00801909">
        <w:rPr>
          <w:rFonts w:cs="Arial"/>
          <w:lang w:val="vi-VN"/>
        </w:rPr>
        <w:t>8</w:t>
      </w:r>
    </w:p>
    <w:p w14:paraId="341CDFAC" w14:textId="77777777" w:rsidR="00FA4128" w:rsidRPr="00801909" w:rsidRDefault="00FA4128" w:rsidP="009200C5">
      <w:pPr>
        <w:numPr>
          <w:ilvl w:val="0"/>
          <w:numId w:val="3"/>
        </w:numPr>
        <w:spacing w:before="120" w:after="120" w:line="360" w:lineRule="auto"/>
        <w:jc w:val="both"/>
        <w:rPr>
          <w:rFonts w:cs="Arial"/>
          <w:lang w:val="vi-VN"/>
        </w:rPr>
      </w:pPr>
      <w:r w:rsidRPr="00801909">
        <w:rPr>
          <w:rFonts w:cs="Arial"/>
          <w:lang w:val="vi-VN"/>
        </w:rPr>
        <w:t>Ít quan trọng</w:t>
      </w:r>
    </w:p>
    <w:p w14:paraId="52BDA5CC" w14:textId="77777777" w:rsidR="00EE06A7" w:rsidRPr="00EE06A7" w:rsidRDefault="009F2A96" w:rsidP="009200C5">
      <w:pPr>
        <w:numPr>
          <w:ilvl w:val="0"/>
          <w:numId w:val="4"/>
        </w:numPr>
        <w:spacing w:line="360" w:lineRule="auto"/>
        <w:jc w:val="both"/>
        <w:rPr>
          <w:rFonts w:cs="Arial"/>
          <w:lang w:val="vi-VN"/>
        </w:rPr>
      </w:pPr>
      <w:r w:rsidRPr="00801909">
        <w:rPr>
          <w:rFonts w:cs="Arial"/>
          <w:lang w:val="vi-VN"/>
        </w:rPr>
        <w:t xml:space="preserve">Phụ huynh </w:t>
      </w:r>
    </w:p>
    <w:p w14:paraId="508E6B8F" w14:textId="77777777" w:rsidR="00EE06A7" w:rsidRPr="00EE06A7" w:rsidRDefault="00EE06A7" w:rsidP="009200C5">
      <w:pPr>
        <w:numPr>
          <w:ilvl w:val="0"/>
          <w:numId w:val="4"/>
        </w:numPr>
        <w:spacing w:line="360" w:lineRule="auto"/>
        <w:jc w:val="both"/>
        <w:rPr>
          <w:rFonts w:cs="Arial"/>
          <w:lang w:val="vi-VN"/>
        </w:rPr>
      </w:pPr>
      <w:r w:rsidRPr="00EE06A7">
        <w:rPr>
          <w:rFonts w:cs="Arial"/>
          <w:lang w:val="vi-VN"/>
        </w:rPr>
        <w:t>Lập trình viên, quản lý dự án.</w:t>
      </w:r>
    </w:p>
    <w:p w14:paraId="02C12EBC" w14:textId="77777777" w:rsidR="00FA4128" w:rsidRPr="00801909" w:rsidRDefault="00EE06A7" w:rsidP="009200C5">
      <w:pPr>
        <w:numPr>
          <w:ilvl w:val="0"/>
          <w:numId w:val="4"/>
        </w:numPr>
        <w:spacing w:line="360" w:lineRule="auto"/>
        <w:jc w:val="both"/>
        <w:rPr>
          <w:rFonts w:cs="Arial"/>
          <w:lang w:val="vi-VN"/>
        </w:rPr>
      </w:pPr>
      <w:r>
        <w:rPr>
          <w:rFonts w:cs="Arial"/>
        </w:rPr>
        <w:t>C</w:t>
      </w:r>
      <w:r w:rsidR="009F2A96" w:rsidRPr="00801909">
        <w:rPr>
          <w:rFonts w:cs="Arial"/>
          <w:lang w:val="vi-VN"/>
        </w:rPr>
        <w:t>ác đối tượng khác</w:t>
      </w:r>
      <w:r w:rsidR="00FA4128" w:rsidRPr="00801909">
        <w:rPr>
          <w:rFonts w:cs="Arial"/>
          <w:lang w:val="vi-VN"/>
        </w:rPr>
        <w:t>.</w:t>
      </w:r>
    </w:p>
    <w:p w14:paraId="482A9759" w14:textId="77777777" w:rsidR="00FA4128" w:rsidRPr="002971E8" w:rsidRDefault="00FA4128" w:rsidP="00801909">
      <w:pPr>
        <w:pStyle w:val="Heading2"/>
        <w:rPr>
          <w:sz w:val="24"/>
          <w:szCs w:val="24"/>
        </w:rPr>
      </w:pPr>
      <w:bookmarkStart w:id="302" w:name="_Toc250577930"/>
      <w:bookmarkStart w:id="303" w:name="_Toc261981540"/>
      <w:r w:rsidRPr="002971E8">
        <w:rPr>
          <w:sz w:val="24"/>
          <w:szCs w:val="24"/>
          <w:lang w:val="vi-VN"/>
        </w:rPr>
        <w:t>Ngư</w:t>
      </w:r>
      <w:r w:rsidRPr="002971E8">
        <w:rPr>
          <w:sz w:val="24"/>
          <w:szCs w:val="24"/>
        </w:rPr>
        <w:t>ời dùng</w:t>
      </w:r>
      <w:bookmarkEnd w:id="302"/>
      <w:bookmarkEnd w:id="303"/>
    </w:p>
    <w:p w14:paraId="24FCFBE4" w14:textId="77777777" w:rsidR="00FA4128" w:rsidRDefault="00FA4128" w:rsidP="00FA4128">
      <w:pPr>
        <w:rPr>
          <w:rFonts w:cs="Arial"/>
        </w:rPr>
      </w:pPr>
      <w:r w:rsidRPr="00596658">
        <w:rPr>
          <w:rFonts w:cs="Arial"/>
        </w:rPr>
        <w:tab/>
        <w:t>Có 3 loại người dùng</w:t>
      </w:r>
      <w:r w:rsidR="009F2A96" w:rsidRPr="00596658">
        <w:rPr>
          <w:rFonts w:cs="Arial"/>
        </w:rPr>
        <w:t xml:space="preserve"> chính</w:t>
      </w:r>
      <w:r w:rsidRPr="00596658">
        <w:rPr>
          <w:rFonts w:cs="Arial"/>
        </w:rPr>
        <w:t>:</w:t>
      </w:r>
    </w:p>
    <w:p w14:paraId="18581A0B" w14:textId="77777777" w:rsidR="00E420BC" w:rsidRDefault="00E420BC" w:rsidP="00FA4128">
      <w:pPr>
        <w:rPr>
          <w:rFonts w:cs="Arial"/>
        </w:rPr>
      </w:pPr>
    </w:p>
    <w:tbl>
      <w:tblPr>
        <w:tblW w:w="0" w:type="auto"/>
        <w:tblInd w:w="816" w:type="dxa"/>
        <w:tblLayout w:type="fixed"/>
        <w:tblLook w:val="0000" w:firstRow="0" w:lastRow="0" w:firstColumn="0" w:lastColumn="0" w:noHBand="0" w:noVBand="0"/>
      </w:tblPr>
      <w:tblGrid>
        <w:gridCol w:w="1800"/>
        <w:gridCol w:w="3150"/>
        <w:gridCol w:w="3265"/>
      </w:tblGrid>
      <w:tr w:rsidR="00E420BC" w:rsidRPr="00D76993" w14:paraId="7520921B" w14:textId="77777777" w:rsidTr="00E21BFE">
        <w:tc>
          <w:tcPr>
            <w:tcW w:w="1800" w:type="dxa"/>
            <w:tcBorders>
              <w:top w:val="single" w:sz="4" w:space="0" w:color="000000"/>
              <w:left w:val="single" w:sz="4" w:space="0" w:color="000000"/>
              <w:bottom w:val="single" w:sz="4" w:space="0" w:color="000000"/>
            </w:tcBorders>
            <w:shd w:val="clear" w:color="auto" w:fill="000000"/>
          </w:tcPr>
          <w:p w14:paraId="06EBE507" w14:textId="77777777" w:rsidR="00E420BC" w:rsidRPr="00D76993" w:rsidRDefault="00E420BC" w:rsidP="00E21BFE">
            <w:pPr>
              <w:pStyle w:val="BodyText"/>
              <w:snapToGrid w:val="0"/>
              <w:ind w:left="0"/>
              <w:rPr>
                <w:rFonts w:ascii="Arial" w:hAnsi="Arial" w:cs="Arial"/>
                <w:b/>
                <w:sz w:val="22"/>
                <w:szCs w:val="22"/>
              </w:rPr>
            </w:pPr>
            <w:r w:rsidRPr="00D76993">
              <w:rPr>
                <w:rFonts w:ascii="Arial" w:hAnsi="Arial" w:cs="Arial"/>
                <w:b/>
                <w:sz w:val="22"/>
                <w:szCs w:val="22"/>
              </w:rPr>
              <w:lastRenderedPageBreak/>
              <w:t>Tên</w:t>
            </w:r>
          </w:p>
        </w:tc>
        <w:tc>
          <w:tcPr>
            <w:tcW w:w="3150" w:type="dxa"/>
            <w:tcBorders>
              <w:top w:val="single" w:sz="4" w:space="0" w:color="000000"/>
              <w:left w:val="single" w:sz="4" w:space="0" w:color="000000"/>
              <w:bottom w:val="single" w:sz="4" w:space="0" w:color="000000"/>
            </w:tcBorders>
            <w:shd w:val="clear" w:color="auto" w:fill="000000"/>
          </w:tcPr>
          <w:p w14:paraId="22BDE688" w14:textId="77777777" w:rsidR="00E420BC" w:rsidRPr="00D76993" w:rsidRDefault="00E420BC" w:rsidP="00E21BFE">
            <w:pPr>
              <w:pStyle w:val="BodyText"/>
              <w:snapToGrid w:val="0"/>
              <w:ind w:left="0"/>
              <w:rPr>
                <w:rFonts w:ascii="Arial" w:hAnsi="Arial" w:cs="Arial"/>
                <w:b/>
                <w:sz w:val="22"/>
                <w:szCs w:val="22"/>
              </w:rPr>
            </w:pPr>
            <w:r w:rsidRPr="00D76993">
              <w:rPr>
                <w:rFonts w:ascii="Arial" w:hAnsi="Arial" w:cs="Arial"/>
                <w:b/>
                <w:sz w:val="22"/>
                <w:szCs w:val="22"/>
              </w:rPr>
              <w:t>Miêu tả</w:t>
            </w:r>
          </w:p>
        </w:tc>
        <w:tc>
          <w:tcPr>
            <w:tcW w:w="3265" w:type="dxa"/>
            <w:tcBorders>
              <w:top w:val="single" w:sz="4" w:space="0" w:color="000000"/>
              <w:left w:val="single" w:sz="4" w:space="0" w:color="000000"/>
              <w:bottom w:val="single" w:sz="4" w:space="0" w:color="000000"/>
              <w:right w:val="single" w:sz="4" w:space="0" w:color="000000"/>
            </w:tcBorders>
            <w:shd w:val="clear" w:color="auto" w:fill="000000"/>
          </w:tcPr>
          <w:p w14:paraId="6A41B097" w14:textId="77777777" w:rsidR="00E420BC" w:rsidRPr="00D76993" w:rsidRDefault="00E420BC" w:rsidP="00E21BFE">
            <w:pPr>
              <w:pStyle w:val="BodyText"/>
              <w:snapToGrid w:val="0"/>
              <w:ind w:left="0"/>
              <w:jc w:val="both"/>
              <w:rPr>
                <w:rFonts w:ascii="Arial" w:hAnsi="Arial" w:cs="Arial"/>
                <w:b/>
                <w:sz w:val="22"/>
                <w:szCs w:val="22"/>
              </w:rPr>
            </w:pPr>
            <w:r w:rsidRPr="00D76993">
              <w:rPr>
                <w:rFonts w:ascii="Arial" w:hAnsi="Arial" w:cs="Arial"/>
                <w:b/>
                <w:sz w:val="22"/>
                <w:szCs w:val="22"/>
              </w:rPr>
              <w:t>Vai trò</w:t>
            </w:r>
          </w:p>
        </w:tc>
      </w:tr>
      <w:tr w:rsidR="00E420BC" w:rsidRPr="00D76993" w14:paraId="48766BFB" w14:textId="77777777" w:rsidTr="00E21BFE">
        <w:tc>
          <w:tcPr>
            <w:tcW w:w="1800" w:type="dxa"/>
            <w:tcBorders>
              <w:top w:val="single" w:sz="4" w:space="0" w:color="000000"/>
              <w:left w:val="single" w:sz="4" w:space="0" w:color="000000"/>
              <w:bottom w:val="single" w:sz="4" w:space="0" w:color="000000"/>
            </w:tcBorders>
            <w:shd w:val="clear" w:color="auto" w:fill="auto"/>
          </w:tcPr>
          <w:p w14:paraId="7D91FC4F" w14:textId="77777777" w:rsidR="00E420BC" w:rsidRPr="00D76993" w:rsidRDefault="00E420BC" w:rsidP="00E21BFE">
            <w:pPr>
              <w:pStyle w:val="BodyText"/>
              <w:snapToGrid w:val="0"/>
              <w:ind w:left="0"/>
              <w:rPr>
                <w:rFonts w:ascii="Arial" w:hAnsi="Arial" w:cs="Arial"/>
                <w:sz w:val="22"/>
                <w:szCs w:val="22"/>
              </w:rPr>
            </w:pPr>
            <w:r w:rsidRPr="00D76993">
              <w:rPr>
                <w:rFonts w:ascii="Arial" w:hAnsi="Arial" w:cs="Arial"/>
                <w:sz w:val="22"/>
                <w:szCs w:val="22"/>
              </w:rPr>
              <w:t>Học sinh</w:t>
            </w:r>
          </w:p>
        </w:tc>
        <w:tc>
          <w:tcPr>
            <w:tcW w:w="3150" w:type="dxa"/>
            <w:tcBorders>
              <w:top w:val="single" w:sz="4" w:space="0" w:color="000000"/>
              <w:left w:val="single" w:sz="4" w:space="0" w:color="000000"/>
              <w:bottom w:val="single" w:sz="4" w:space="0" w:color="000000"/>
            </w:tcBorders>
            <w:shd w:val="clear" w:color="auto" w:fill="auto"/>
          </w:tcPr>
          <w:p w14:paraId="64894F1E" w14:textId="77777777" w:rsidR="00E420BC" w:rsidRPr="00D76993" w:rsidRDefault="00E420BC" w:rsidP="00E420BC">
            <w:pPr>
              <w:pStyle w:val="BodyText"/>
              <w:snapToGrid w:val="0"/>
              <w:ind w:left="0"/>
              <w:rPr>
                <w:rFonts w:ascii="Arial" w:hAnsi="Arial" w:cs="Arial"/>
                <w:sz w:val="22"/>
                <w:szCs w:val="22"/>
              </w:rPr>
            </w:pPr>
            <w:r w:rsidRPr="00D76993">
              <w:rPr>
                <w:rFonts w:ascii="Arial" w:hAnsi="Arial" w:cs="Arial"/>
                <w:sz w:val="22"/>
                <w:szCs w:val="22"/>
              </w:rPr>
              <w:t>Học sinh lớp 8</w:t>
            </w:r>
          </w:p>
        </w:tc>
        <w:tc>
          <w:tcPr>
            <w:tcW w:w="3265" w:type="dxa"/>
            <w:tcBorders>
              <w:top w:val="single" w:sz="4" w:space="0" w:color="000000"/>
              <w:left w:val="single" w:sz="4" w:space="0" w:color="000000"/>
              <w:bottom w:val="single" w:sz="4" w:space="0" w:color="000000"/>
              <w:right w:val="single" w:sz="4" w:space="0" w:color="000000"/>
            </w:tcBorders>
            <w:shd w:val="clear" w:color="auto" w:fill="auto"/>
          </w:tcPr>
          <w:p w14:paraId="02AD2BD0" w14:textId="77777777" w:rsidR="00E420BC" w:rsidRPr="00D76993" w:rsidRDefault="00E420BC" w:rsidP="00E21BFE">
            <w:pPr>
              <w:pStyle w:val="BodyText"/>
              <w:snapToGrid w:val="0"/>
              <w:ind w:left="0"/>
              <w:jc w:val="both"/>
              <w:rPr>
                <w:rFonts w:ascii="Arial" w:hAnsi="Arial" w:cs="Arial"/>
                <w:sz w:val="22"/>
                <w:szCs w:val="22"/>
              </w:rPr>
            </w:pPr>
            <w:r w:rsidRPr="00D76993">
              <w:rPr>
                <w:rFonts w:ascii="Arial" w:hAnsi="Arial" w:cs="Arial"/>
                <w:sz w:val="22"/>
                <w:szCs w:val="22"/>
              </w:rPr>
              <w:t xml:space="preserve"> Tham gia học tập, làm bài tập, bài kiểm tra.</w:t>
            </w:r>
          </w:p>
        </w:tc>
      </w:tr>
      <w:tr w:rsidR="00E420BC" w:rsidRPr="00D76993" w14:paraId="2D0D8E5F" w14:textId="77777777" w:rsidTr="00E21BFE">
        <w:tc>
          <w:tcPr>
            <w:tcW w:w="1800" w:type="dxa"/>
            <w:tcBorders>
              <w:top w:val="single" w:sz="4" w:space="0" w:color="000000"/>
              <w:left w:val="single" w:sz="4" w:space="0" w:color="000000"/>
              <w:bottom w:val="single" w:sz="4" w:space="0" w:color="000000"/>
            </w:tcBorders>
            <w:shd w:val="clear" w:color="auto" w:fill="auto"/>
          </w:tcPr>
          <w:p w14:paraId="0219567B" w14:textId="77777777" w:rsidR="00E420BC" w:rsidRPr="00D76993" w:rsidRDefault="00E420BC" w:rsidP="00E21BFE">
            <w:pPr>
              <w:pStyle w:val="BodyText"/>
              <w:snapToGrid w:val="0"/>
              <w:ind w:left="0"/>
              <w:rPr>
                <w:rFonts w:ascii="Arial" w:hAnsi="Arial" w:cs="Arial"/>
                <w:sz w:val="22"/>
                <w:szCs w:val="22"/>
              </w:rPr>
            </w:pPr>
            <w:r w:rsidRPr="00D76993">
              <w:rPr>
                <w:rFonts w:ascii="Arial" w:hAnsi="Arial" w:cs="Arial"/>
                <w:sz w:val="22"/>
                <w:szCs w:val="22"/>
              </w:rPr>
              <w:t xml:space="preserve">Phụ huynh </w:t>
            </w:r>
          </w:p>
        </w:tc>
        <w:tc>
          <w:tcPr>
            <w:tcW w:w="3150" w:type="dxa"/>
            <w:tcBorders>
              <w:top w:val="single" w:sz="4" w:space="0" w:color="000000"/>
              <w:left w:val="single" w:sz="4" w:space="0" w:color="000000"/>
              <w:bottom w:val="single" w:sz="4" w:space="0" w:color="000000"/>
            </w:tcBorders>
            <w:shd w:val="clear" w:color="auto" w:fill="auto"/>
          </w:tcPr>
          <w:p w14:paraId="21174C15" w14:textId="77777777" w:rsidR="00E420BC" w:rsidRPr="00D76993" w:rsidRDefault="00E420BC" w:rsidP="00E21BFE">
            <w:pPr>
              <w:pStyle w:val="BodyText"/>
              <w:snapToGrid w:val="0"/>
              <w:ind w:left="0"/>
              <w:rPr>
                <w:rFonts w:ascii="Arial" w:hAnsi="Arial" w:cs="Arial"/>
                <w:sz w:val="22"/>
                <w:szCs w:val="22"/>
              </w:rPr>
            </w:pPr>
            <w:r w:rsidRPr="00D76993">
              <w:rPr>
                <w:rFonts w:ascii="Arial" w:hAnsi="Arial" w:cs="Arial"/>
                <w:sz w:val="22"/>
                <w:szCs w:val="22"/>
              </w:rPr>
              <w:t>Phụ huynh có con học lớp 8</w:t>
            </w:r>
          </w:p>
        </w:tc>
        <w:tc>
          <w:tcPr>
            <w:tcW w:w="3265" w:type="dxa"/>
            <w:tcBorders>
              <w:top w:val="single" w:sz="4" w:space="0" w:color="000000"/>
              <w:left w:val="single" w:sz="4" w:space="0" w:color="000000"/>
              <w:bottom w:val="single" w:sz="4" w:space="0" w:color="000000"/>
              <w:right w:val="single" w:sz="4" w:space="0" w:color="000000"/>
            </w:tcBorders>
            <w:shd w:val="clear" w:color="auto" w:fill="auto"/>
          </w:tcPr>
          <w:p w14:paraId="15CE793B" w14:textId="77777777" w:rsidR="00E420BC" w:rsidRPr="00D76993" w:rsidRDefault="00E420BC" w:rsidP="00E21BFE">
            <w:pPr>
              <w:pStyle w:val="BodyText"/>
              <w:snapToGrid w:val="0"/>
              <w:ind w:left="0"/>
              <w:jc w:val="both"/>
              <w:rPr>
                <w:rFonts w:ascii="Arial" w:hAnsi="Arial" w:cs="Arial"/>
                <w:sz w:val="22"/>
                <w:szCs w:val="22"/>
              </w:rPr>
            </w:pPr>
            <w:r w:rsidRPr="00D76993">
              <w:rPr>
                <w:rFonts w:ascii="Arial" w:hAnsi="Arial" w:cs="Arial"/>
                <w:sz w:val="22"/>
                <w:szCs w:val="22"/>
              </w:rPr>
              <w:t>Theo dõi kết quả học tập con em mình.</w:t>
            </w:r>
          </w:p>
        </w:tc>
      </w:tr>
      <w:tr w:rsidR="00E420BC" w:rsidRPr="00D76993" w14:paraId="1FB2D924" w14:textId="77777777" w:rsidTr="00E21BFE">
        <w:tc>
          <w:tcPr>
            <w:tcW w:w="1800" w:type="dxa"/>
            <w:tcBorders>
              <w:top w:val="single" w:sz="4" w:space="0" w:color="000000"/>
              <w:left w:val="single" w:sz="4" w:space="0" w:color="000000"/>
              <w:bottom w:val="single" w:sz="4" w:space="0" w:color="000000"/>
            </w:tcBorders>
            <w:shd w:val="clear" w:color="auto" w:fill="auto"/>
          </w:tcPr>
          <w:p w14:paraId="7C1BA65A" w14:textId="77777777" w:rsidR="00E420BC" w:rsidRPr="00D76993" w:rsidRDefault="00E420BC" w:rsidP="00E21BFE">
            <w:pPr>
              <w:pStyle w:val="BodyText"/>
              <w:snapToGrid w:val="0"/>
              <w:ind w:left="0"/>
              <w:rPr>
                <w:rFonts w:ascii="Arial" w:hAnsi="Arial" w:cs="Arial"/>
                <w:sz w:val="22"/>
                <w:szCs w:val="22"/>
              </w:rPr>
            </w:pPr>
            <w:r w:rsidRPr="00D76993">
              <w:rPr>
                <w:rFonts w:ascii="Arial" w:hAnsi="Arial" w:cs="Arial"/>
                <w:sz w:val="22"/>
                <w:szCs w:val="22"/>
              </w:rPr>
              <w:t>Giáo viên</w:t>
            </w:r>
          </w:p>
        </w:tc>
        <w:tc>
          <w:tcPr>
            <w:tcW w:w="3150" w:type="dxa"/>
            <w:tcBorders>
              <w:top w:val="single" w:sz="4" w:space="0" w:color="000000"/>
              <w:left w:val="single" w:sz="4" w:space="0" w:color="000000"/>
              <w:bottom w:val="single" w:sz="4" w:space="0" w:color="000000"/>
            </w:tcBorders>
            <w:shd w:val="clear" w:color="auto" w:fill="auto"/>
          </w:tcPr>
          <w:p w14:paraId="4BC9D4B6" w14:textId="77777777" w:rsidR="00E420BC" w:rsidRPr="00D76993" w:rsidRDefault="00E420BC" w:rsidP="00E21BFE">
            <w:pPr>
              <w:pStyle w:val="BodyText"/>
              <w:snapToGrid w:val="0"/>
              <w:ind w:left="0"/>
              <w:rPr>
                <w:rFonts w:ascii="Arial" w:hAnsi="Arial" w:cs="Arial"/>
                <w:sz w:val="22"/>
                <w:szCs w:val="22"/>
              </w:rPr>
            </w:pPr>
            <w:r w:rsidRPr="00D76993">
              <w:rPr>
                <w:rFonts w:ascii="Arial" w:hAnsi="Arial" w:cs="Arial"/>
                <w:sz w:val="22"/>
                <w:szCs w:val="22"/>
              </w:rPr>
              <w:t>Giáo viên dạy toán lớp 8</w:t>
            </w:r>
          </w:p>
        </w:tc>
        <w:tc>
          <w:tcPr>
            <w:tcW w:w="3265" w:type="dxa"/>
            <w:tcBorders>
              <w:top w:val="single" w:sz="4" w:space="0" w:color="000000"/>
              <w:left w:val="single" w:sz="4" w:space="0" w:color="000000"/>
              <w:bottom w:val="single" w:sz="4" w:space="0" w:color="000000"/>
              <w:right w:val="single" w:sz="4" w:space="0" w:color="000000"/>
            </w:tcBorders>
            <w:shd w:val="clear" w:color="auto" w:fill="auto"/>
          </w:tcPr>
          <w:p w14:paraId="18F23A4A" w14:textId="77777777" w:rsidR="00E420BC" w:rsidRPr="00D76993" w:rsidRDefault="00E420BC" w:rsidP="00E420BC">
            <w:pPr>
              <w:pStyle w:val="BodyText"/>
              <w:snapToGrid w:val="0"/>
              <w:ind w:left="0"/>
              <w:jc w:val="both"/>
              <w:rPr>
                <w:rFonts w:ascii="Arial" w:hAnsi="Arial" w:cs="Arial"/>
                <w:sz w:val="22"/>
                <w:szCs w:val="22"/>
              </w:rPr>
            </w:pPr>
            <w:bookmarkStart w:id="304" w:name="OLE_LINK1"/>
            <w:bookmarkStart w:id="305" w:name="OLE_LINK2"/>
            <w:r w:rsidRPr="00D76993">
              <w:rPr>
                <w:rFonts w:ascii="Arial" w:hAnsi="Arial" w:cs="Arial"/>
                <w:sz w:val="22"/>
                <w:szCs w:val="22"/>
              </w:rPr>
              <w:t>Theo dõi kết quả học tập, quản lý bài học, bài tập, bài kiểm tra.</w:t>
            </w:r>
            <w:bookmarkEnd w:id="304"/>
            <w:bookmarkEnd w:id="305"/>
          </w:p>
        </w:tc>
      </w:tr>
    </w:tbl>
    <w:p w14:paraId="2B40ECA8" w14:textId="77777777" w:rsidR="00E420BC" w:rsidRDefault="00E420BC" w:rsidP="00FA4128">
      <w:pPr>
        <w:rPr>
          <w:rFonts w:cs="Arial"/>
        </w:rPr>
      </w:pPr>
    </w:p>
    <w:p w14:paraId="74C3B3CF" w14:textId="77777777" w:rsidR="003F3D9E" w:rsidRPr="003F3D9E" w:rsidRDefault="003F3D9E" w:rsidP="00FA4128">
      <w:pPr>
        <w:rPr>
          <w:rFonts w:cs="Arial"/>
          <w:lang w:val="vi-VN"/>
        </w:rPr>
      </w:pPr>
    </w:p>
    <w:p w14:paraId="12D5F0AE" w14:textId="77777777" w:rsidR="00820B65" w:rsidRPr="00D76993" w:rsidRDefault="00820B65" w:rsidP="00820B65">
      <w:pPr>
        <w:pStyle w:val="Heading2"/>
        <w:ind w:left="0" w:firstLine="0"/>
        <w:rPr>
          <w:rFonts w:ascii="Arial" w:eastAsia="Times New Roman" w:hAnsi="Arial" w:cs="Arial"/>
          <w:sz w:val="24"/>
          <w:szCs w:val="24"/>
        </w:rPr>
      </w:pPr>
      <w:r w:rsidRPr="003F3D9E">
        <w:rPr>
          <w:rFonts w:ascii="Arial" w:eastAsia="Times New Roman" w:hAnsi="Arial" w:cs="Arial"/>
          <w:sz w:val="24"/>
          <w:szCs w:val="24"/>
          <w:lang w:val="vi-VN"/>
        </w:rPr>
        <w:t xml:space="preserve"> </w:t>
      </w:r>
      <w:bookmarkStart w:id="306" w:name="_Toc261981541"/>
      <w:r w:rsidRPr="00D76993">
        <w:rPr>
          <w:rFonts w:ascii="Arial" w:eastAsia="Times New Roman" w:hAnsi="Arial" w:cs="Arial"/>
          <w:sz w:val="24"/>
          <w:szCs w:val="24"/>
        </w:rPr>
        <w:t xml:space="preserve">Stakeholder / User </w:t>
      </w:r>
      <w:r w:rsidRPr="00D76993">
        <w:rPr>
          <w:rFonts w:ascii="Arial" w:hAnsi="Arial" w:cs="Arial"/>
          <w:sz w:val="24"/>
          <w:szCs w:val="24"/>
        </w:rPr>
        <w:t>cần (User Needs)</w:t>
      </w:r>
      <w:bookmarkEnd w:id="306"/>
    </w:p>
    <w:p w14:paraId="347F0D04" w14:textId="77777777" w:rsidR="00820B65" w:rsidRDefault="00820B65" w:rsidP="00820B65">
      <w:pPr>
        <w:ind w:left="720"/>
        <w:jc w:val="both"/>
        <w:rPr>
          <w:rFonts w:asciiTheme="minorHAnsi" w:hAnsiTheme="minorHAnsi" w:cstheme="minorHAnsi"/>
        </w:rPr>
      </w:pPr>
      <w:r w:rsidRPr="00820B65">
        <w:rPr>
          <w:rFonts w:cs="Arial"/>
        </w:rPr>
        <w:t>Những miêu tả về những phụ huynh,học sinh, giáo viên cũng như hệ thống dạy học hiện tại để xác định những vấn đề người dùng trên hệ thống cũ và những nguyện vọng cần được cải tiến. Tổng hợp báo cáo được liệt kê dưới đây được sắp theo những quan hệ quan trọng từ cao tới thấp</w:t>
      </w:r>
    </w:p>
    <w:p w14:paraId="09232913" w14:textId="77777777" w:rsidR="00820B65" w:rsidRPr="00820B65" w:rsidRDefault="00820B65" w:rsidP="00820B65">
      <w:pPr>
        <w:ind w:left="720"/>
        <w:jc w:val="both"/>
        <w:rPr>
          <w:rFonts w:cs="Arial"/>
        </w:rPr>
      </w:pPr>
    </w:p>
    <w:tbl>
      <w:tblPr>
        <w:tblW w:w="9936" w:type="dxa"/>
        <w:tblInd w:w="289" w:type="dxa"/>
        <w:tblLayout w:type="fixed"/>
        <w:tblCellMar>
          <w:left w:w="0" w:type="dxa"/>
          <w:right w:w="0" w:type="dxa"/>
        </w:tblCellMar>
        <w:tblLook w:val="0000" w:firstRow="0" w:lastRow="0" w:firstColumn="0" w:lastColumn="0" w:noHBand="0" w:noVBand="0"/>
      </w:tblPr>
      <w:tblGrid>
        <w:gridCol w:w="1611"/>
        <w:gridCol w:w="893"/>
        <w:gridCol w:w="2120"/>
        <w:gridCol w:w="2836"/>
        <w:gridCol w:w="2476"/>
      </w:tblGrid>
      <w:tr w:rsidR="00820B65" w:rsidRPr="00D76993" w14:paraId="2D034EB1" w14:textId="77777777" w:rsidTr="00820B65">
        <w:tc>
          <w:tcPr>
            <w:tcW w:w="1611" w:type="dxa"/>
            <w:tcBorders>
              <w:top w:val="single" w:sz="4" w:space="0" w:color="000000"/>
              <w:left w:val="single" w:sz="4" w:space="0" w:color="000000"/>
              <w:bottom w:val="single" w:sz="4" w:space="0" w:color="000000"/>
            </w:tcBorders>
            <w:shd w:val="clear" w:color="auto" w:fill="BFBFBF"/>
            <w:vAlign w:val="center"/>
          </w:tcPr>
          <w:p w14:paraId="24EB707B" w14:textId="77777777" w:rsidR="00820B65" w:rsidRPr="00D76993" w:rsidRDefault="00820B65" w:rsidP="00820B65">
            <w:pPr>
              <w:pStyle w:val="BodyText"/>
              <w:snapToGrid w:val="0"/>
              <w:ind w:left="0"/>
              <w:jc w:val="center"/>
              <w:rPr>
                <w:rFonts w:ascii="Arial" w:hAnsi="Arial" w:cs="Arial"/>
                <w:b/>
                <w:bCs/>
                <w:sz w:val="22"/>
                <w:szCs w:val="22"/>
              </w:rPr>
            </w:pPr>
            <w:r w:rsidRPr="00D76993">
              <w:rPr>
                <w:rFonts w:ascii="Arial" w:hAnsi="Arial" w:cs="Arial"/>
                <w:b/>
                <w:bCs/>
                <w:sz w:val="22"/>
                <w:szCs w:val="22"/>
              </w:rPr>
              <w:t>Cần</w:t>
            </w:r>
          </w:p>
        </w:tc>
        <w:tc>
          <w:tcPr>
            <w:tcW w:w="893" w:type="dxa"/>
            <w:tcBorders>
              <w:top w:val="single" w:sz="4" w:space="0" w:color="000000"/>
              <w:left w:val="single" w:sz="4" w:space="0" w:color="000000"/>
              <w:bottom w:val="single" w:sz="4" w:space="0" w:color="000000"/>
            </w:tcBorders>
            <w:shd w:val="clear" w:color="auto" w:fill="BFBFBF"/>
            <w:vAlign w:val="center"/>
          </w:tcPr>
          <w:p w14:paraId="7746E975" w14:textId="77777777" w:rsidR="00820B65" w:rsidRPr="00D76993" w:rsidRDefault="00820B65" w:rsidP="00820B65">
            <w:pPr>
              <w:pStyle w:val="BodyText"/>
              <w:snapToGrid w:val="0"/>
              <w:ind w:left="0"/>
              <w:jc w:val="center"/>
              <w:rPr>
                <w:rFonts w:ascii="Arial" w:hAnsi="Arial" w:cs="Arial"/>
                <w:b/>
                <w:bCs/>
                <w:sz w:val="22"/>
                <w:szCs w:val="22"/>
              </w:rPr>
            </w:pPr>
            <w:r w:rsidRPr="00D76993">
              <w:rPr>
                <w:rFonts w:ascii="Arial" w:hAnsi="Arial" w:cs="Arial"/>
                <w:b/>
                <w:bCs/>
                <w:sz w:val="22"/>
                <w:szCs w:val="22"/>
              </w:rPr>
              <w:t>Độ ưu tiên</w:t>
            </w:r>
          </w:p>
        </w:tc>
        <w:tc>
          <w:tcPr>
            <w:tcW w:w="2120" w:type="dxa"/>
            <w:tcBorders>
              <w:top w:val="single" w:sz="4" w:space="0" w:color="000000"/>
              <w:left w:val="single" w:sz="4" w:space="0" w:color="000000"/>
              <w:bottom w:val="single" w:sz="4" w:space="0" w:color="000000"/>
            </w:tcBorders>
            <w:shd w:val="clear" w:color="auto" w:fill="BFBFBF"/>
            <w:vAlign w:val="center"/>
          </w:tcPr>
          <w:p w14:paraId="76773858" w14:textId="77777777" w:rsidR="00820B65" w:rsidRPr="00D76993" w:rsidRDefault="00820B65" w:rsidP="00820B65">
            <w:pPr>
              <w:pStyle w:val="BodyText"/>
              <w:snapToGrid w:val="0"/>
              <w:ind w:left="0"/>
              <w:jc w:val="center"/>
              <w:rPr>
                <w:rFonts w:ascii="Arial" w:hAnsi="Arial" w:cs="Arial"/>
                <w:b/>
                <w:bCs/>
                <w:sz w:val="22"/>
                <w:szCs w:val="22"/>
              </w:rPr>
            </w:pPr>
            <w:r w:rsidRPr="00D76993">
              <w:rPr>
                <w:rFonts w:ascii="Arial" w:hAnsi="Arial" w:cs="Arial"/>
                <w:b/>
                <w:bCs/>
                <w:sz w:val="22"/>
                <w:szCs w:val="22"/>
              </w:rPr>
              <w:t>Quan tâm</w:t>
            </w:r>
          </w:p>
        </w:tc>
        <w:tc>
          <w:tcPr>
            <w:tcW w:w="2836" w:type="dxa"/>
            <w:tcBorders>
              <w:top w:val="single" w:sz="4" w:space="0" w:color="000000"/>
              <w:left w:val="single" w:sz="4" w:space="0" w:color="000000"/>
              <w:bottom w:val="single" w:sz="4" w:space="0" w:color="000000"/>
            </w:tcBorders>
            <w:shd w:val="clear" w:color="auto" w:fill="BFBFBF"/>
            <w:vAlign w:val="center"/>
          </w:tcPr>
          <w:p w14:paraId="56B97823" w14:textId="77777777" w:rsidR="00820B65" w:rsidRPr="00D76993" w:rsidRDefault="00820B65" w:rsidP="00820B65">
            <w:pPr>
              <w:pStyle w:val="BodyText"/>
              <w:snapToGrid w:val="0"/>
              <w:ind w:left="0"/>
              <w:jc w:val="center"/>
              <w:rPr>
                <w:rFonts w:ascii="Arial" w:hAnsi="Arial" w:cs="Arial"/>
                <w:b/>
                <w:bCs/>
                <w:sz w:val="22"/>
                <w:szCs w:val="22"/>
              </w:rPr>
            </w:pPr>
            <w:bookmarkStart w:id="307" w:name="OLE_LINK3"/>
            <w:bookmarkStart w:id="308" w:name="OLE_LINK4"/>
            <w:r w:rsidRPr="00D76993">
              <w:rPr>
                <w:rFonts w:ascii="Arial" w:hAnsi="Arial" w:cs="Arial"/>
                <w:b/>
                <w:bCs/>
                <w:sz w:val="22"/>
                <w:szCs w:val="22"/>
              </w:rPr>
              <w:t>Giải pháp hiện tại</w:t>
            </w:r>
            <w:bookmarkEnd w:id="307"/>
            <w:bookmarkEnd w:id="308"/>
          </w:p>
        </w:tc>
        <w:tc>
          <w:tcPr>
            <w:tcW w:w="247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2442AD69" w14:textId="77777777" w:rsidR="00820B65" w:rsidRPr="00D76993" w:rsidRDefault="00820B65" w:rsidP="00820B65">
            <w:pPr>
              <w:pStyle w:val="BodyText"/>
              <w:snapToGrid w:val="0"/>
              <w:ind w:left="0"/>
              <w:jc w:val="center"/>
              <w:rPr>
                <w:rFonts w:ascii="Arial" w:hAnsi="Arial" w:cs="Arial"/>
                <w:b/>
                <w:bCs/>
                <w:sz w:val="22"/>
                <w:szCs w:val="22"/>
              </w:rPr>
            </w:pPr>
            <w:r w:rsidRPr="00D76993">
              <w:rPr>
                <w:rFonts w:ascii="Arial" w:hAnsi="Arial" w:cs="Arial"/>
                <w:b/>
                <w:bCs/>
                <w:sz w:val="22"/>
                <w:szCs w:val="22"/>
              </w:rPr>
              <w:t>Giải pháp đề xuất</w:t>
            </w:r>
          </w:p>
        </w:tc>
      </w:tr>
      <w:tr w:rsidR="00820B65" w:rsidRPr="00D76993" w14:paraId="1C521C49" w14:textId="77777777" w:rsidTr="00820B65">
        <w:tc>
          <w:tcPr>
            <w:tcW w:w="1611" w:type="dxa"/>
            <w:tcBorders>
              <w:left w:val="single" w:sz="4" w:space="0" w:color="000000"/>
              <w:bottom w:val="single" w:sz="4" w:space="0" w:color="000000"/>
            </w:tcBorders>
            <w:shd w:val="clear" w:color="auto" w:fill="auto"/>
          </w:tcPr>
          <w:p w14:paraId="72EEA2F5" w14:textId="77777777" w:rsidR="00820B65" w:rsidRPr="00D76993" w:rsidRDefault="00820B65" w:rsidP="00E21BFE">
            <w:pPr>
              <w:pStyle w:val="BodyText"/>
              <w:snapToGrid w:val="0"/>
              <w:ind w:left="0"/>
              <w:rPr>
                <w:rFonts w:ascii="Arial" w:hAnsi="Arial" w:cs="Arial"/>
                <w:bCs/>
                <w:sz w:val="22"/>
                <w:szCs w:val="22"/>
              </w:rPr>
            </w:pPr>
            <w:r w:rsidRPr="00D76993">
              <w:rPr>
                <w:rFonts w:ascii="Arial" w:hAnsi="Arial" w:cs="Arial"/>
                <w:bCs/>
                <w:sz w:val="22"/>
                <w:szCs w:val="22"/>
              </w:rPr>
              <w:t>Học sinh cần học tốt kiến thức toán</w:t>
            </w:r>
          </w:p>
        </w:tc>
        <w:tc>
          <w:tcPr>
            <w:tcW w:w="893" w:type="dxa"/>
            <w:tcBorders>
              <w:left w:val="single" w:sz="4" w:space="0" w:color="000000"/>
              <w:bottom w:val="single" w:sz="4" w:space="0" w:color="000000"/>
            </w:tcBorders>
            <w:shd w:val="clear" w:color="auto" w:fill="auto"/>
          </w:tcPr>
          <w:p w14:paraId="47EE75DB" w14:textId="77777777" w:rsidR="00820B65" w:rsidRPr="00D76993" w:rsidRDefault="00820B65" w:rsidP="00E21BFE">
            <w:pPr>
              <w:pStyle w:val="BodyText"/>
              <w:snapToGrid w:val="0"/>
              <w:ind w:left="0"/>
              <w:rPr>
                <w:rFonts w:ascii="Arial" w:hAnsi="Arial" w:cs="Arial"/>
                <w:sz w:val="22"/>
                <w:szCs w:val="22"/>
              </w:rPr>
            </w:pPr>
            <w:r w:rsidRPr="00D76993">
              <w:rPr>
                <w:rFonts w:ascii="Arial" w:hAnsi="Arial" w:cs="Arial"/>
                <w:sz w:val="22"/>
                <w:szCs w:val="22"/>
              </w:rPr>
              <w:t> Cao</w:t>
            </w:r>
          </w:p>
        </w:tc>
        <w:tc>
          <w:tcPr>
            <w:tcW w:w="2120" w:type="dxa"/>
            <w:tcBorders>
              <w:left w:val="single" w:sz="4" w:space="0" w:color="000000"/>
              <w:bottom w:val="single" w:sz="4" w:space="0" w:color="000000"/>
            </w:tcBorders>
            <w:shd w:val="clear" w:color="auto" w:fill="auto"/>
          </w:tcPr>
          <w:p w14:paraId="222C3F22" w14:textId="77777777" w:rsidR="00820B65" w:rsidRPr="00D76993" w:rsidRDefault="00820B65" w:rsidP="00E21BFE">
            <w:pPr>
              <w:pStyle w:val="BodyText"/>
              <w:snapToGrid w:val="0"/>
              <w:ind w:left="0"/>
              <w:rPr>
                <w:rFonts w:ascii="Arial" w:hAnsi="Arial" w:cs="Arial"/>
                <w:sz w:val="22"/>
                <w:szCs w:val="22"/>
              </w:rPr>
            </w:pPr>
            <w:r w:rsidRPr="00D76993">
              <w:rPr>
                <w:rFonts w:ascii="Arial" w:hAnsi="Arial" w:cs="Arial"/>
                <w:sz w:val="22"/>
                <w:szCs w:val="22"/>
              </w:rPr>
              <w:t> </w:t>
            </w:r>
            <w:r w:rsidRPr="00D76993">
              <w:rPr>
                <w:rFonts w:ascii="Arial" w:hAnsi="Arial" w:cs="Arial"/>
                <w:bCs/>
                <w:sz w:val="22"/>
                <w:szCs w:val="22"/>
              </w:rPr>
              <w:t>Học sinh muốn học tốt toán lớp 8 nhưng thời gian học trên lớp quá ít và cần làm quen với nhiều dạng bài tập</w:t>
            </w:r>
            <w:r w:rsidRPr="00D76993">
              <w:rPr>
                <w:rFonts w:ascii="Arial" w:hAnsi="Arial" w:cs="Arial"/>
                <w:sz w:val="22"/>
                <w:szCs w:val="22"/>
              </w:rPr>
              <w:t xml:space="preserve"> </w:t>
            </w:r>
          </w:p>
        </w:tc>
        <w:tc>
          <w:tcPr>
            <w:tcW w:w="2836" w:type="dxa"/>
            <w:tcBorders>
              <w:left w:val="single" w:sz="4" w:space="0" w:color="000000"/>
              <w:bottom w:val="single" w:sz="4" w:space="0" w:color="000000"/>
            </w:tcBorders>
            <w:shd w:val="clear" w:color="auto" w:fill="auto"/>
          </w:tcPr>
          <w:p w14:paraId="167EB666" w14:textId="77777777" w:rsidR="00820B65" w:rsidRPr="00D76993" w:rsidRDefault="00820B65" w:rsidP="00E21BFE">
            <w:pPr>
              <w:pStyle w:val="BodyText"/>
              <w:snapToGrid w:val="0"/>
              <w:ind w:left="0"/>
              <w:rPr>
                <w:rFonts w:ascii="Arial" w:hAnsi="Arial" w:cs="Arial"/>
                <w:sz w:val="22"/>
                <w:szCs w:val="22"/>
              </w:rPr>
            </w:pPr>
            <w:r w:rsidRPr="00D76993">
              <w:rPr>
                <w:rFonts w:ascii="Arial" w:hAnsi="Arial" w:cs="Arial"/>
                <w:sz w:val="22"/>
                <w:szCs w:val="22"/>
              </w:rPr>
              <w:t>Học sinh đã mua nhiều loại sách tham khảo về toán tự học và nhờ người lớn chỉ, nhưng vẫn còn nhiều thắc mắc chưa thể giải đáp.</w:t>
            </w:r>
          </w:p>
        </w:tc>
        <w:tc>
          <w:tcPr>
            <w:tcW w:w="2476" w:type="dxa"/>
            <w:tcBorders>
              <w:left w:val="single" w:sz="4" w:space="0" w:color="000000"/>
              <w:bottom w:val="single" w:sz="4" w:space="0" w:color="000000"/>
              <w:right w:val="single" w:sz="4" w:space="0" w:color="000000"/>
            </w:tcBorders>
            <w:shd w:val="clear" w:color="auto" w:fill="auto"/>
          </w:tcPr>
          <w:p w14:paraId="16281FA1" w14:textId="77777777" w:rsidR="00820B65" w:rsidRPr="00D76993" w:rsidRDefault="00820B65" w:rsidP="00820B65">
            <w:pPr>
              <w:pStyle w:val="BodyText"/>
              <w:snapToGrid w:val="0"/>
              <w:ind w:left="0"/>
              <w:rPr>
                <w:rFonts w:ascii="Arial" w:hAnsi="Arial" w:cs="Arial"/>
                <w:sz w:val="22"/>
                <w:szCs w:val="22"/>
              </w:rPr>
            </w:pPr>
            <w:r w:rsidRPr="00D76993">
              <w:rPr>
                <w:rFonts w:ascii="Arial" w:hAnsi="Arial" w:cs="Arial"/>
                <w:sz w:val="22"/>
                <w:szCs w:val="22"/>
              </w:rPr>
              <w:t> Học sinh phần mềm hỗ trợ chức năng học toán để nắm bắt kiến thức tốt hơn,có thể gặp nhiều dạng bài tập và có thể tự đánh giá khả năng qua điểm số.(chương trình phải thân thiện vừa học vừa chơi)</w:t>
            </w:r>
          </w:p>
        </w:tc>
      </w:tr>
      <w:tr w:rsidR="00820B65" w:rsidRPr="00D76993" w14:paraId="07944156" w14:textId="77777777" w:rsidTr="00820B65">
        <w:tc>
          <w:tcPr>
            <w:tcW w:w="1611" w:type="dxa"/>
            <w:tcBorders>
              <w:left w:val="single" w:sz="4" w:space="0" w:color="000000"/>
              <w:bottom w:val="single" w:sz="4" w:space="0" w:color="000000"/>
            </w:tcBorders>
            <w:shd w:val="clear" w:color="auto" w:fill="auto"/>
          </w:tcPr>
          <w:p w14:paraId="1513EA39" w14:textId="77777777" w:rsidR="00820B65" w:rsidRPr="00D76993" w:rsidRDefault="00820B65" w:rsidP="00E21BFE">
            <w:pPr>
              <w:pStyle w:val="BodyText"/>
              <w:snapToGrid w:val="0"/>
              <w:ind w:left="0"/>
              <w:rPr>
                <w:rFonts w:ascii="Arial" w:hAnsi="Arial" w:cs="Arial"/>
                <w:bCs/>
                <w:sz w:val="22"/>
                <w:szCs w:val="22"/>
              </w:rPr>
            </w:pPr>
            <w:r w:rsidRPr="00D76993">
              <w:rPr>
                <w:rFonts w:ascii="Arial" w:hAnsi="Arial" w:cs="Arial"/>
                <w:bCs/>
                <w:sz w:val="22"/>
                <w:szCs w:val="22"/>
              </w:rPr>
              <w:t xml:space="preserve">Phụ huynh cần nắm bắt tình hình học tập con em tốt hơn  </w:t>
            </w:r>
          </w:p>
        </w:tc>
        <w:tc>
          <w:tcPr>
            <w:tcW w:w="893" w:type="dxa"/>
            <w:tcBorders>
              <w:left w:val="single" w:sz="4" w:space="0" w:color="000000"/>
              <w:bottom w:val="single" w:sz="4" w:space="0" w:color="000000"/>
            </w:tcBorders>
            <w:shd w:val="clear" w:color="auto" w:fill="auto"/>
          </w:tcPr>
          <w:p w14:paraId="380D4E0C" w14:textId="77777777" w:rsidR="00820B65" w:rsidRPr="00D76993" w:rsidRDefault="00820B65" w:rsidP="00E21BFE">
            <w:pPr>
              <w:pStyle w:val="BodyText"/>
              <w:snapToGrid w:val="0"/>
              <w:ind w:left="0"/>
              <w:rPr>
                <w:rFonts w:ascii="Arial" w:hAnsi="Arial" w:cs="Arial"/>
                <w:sz w:val="22"/>
                <w:szCs w:val="22"/>
              </w:rPr>
            </w:pPr>
            <w:r w:rsidRPr="00D76993">
              <w:rPr>
                <w:rFonts w:ascii="Arial" w:hAnsi="Arial" w:cs="Arial"/>
                <w:sz w:val="22"/>
                <w:szCs w:val="22"/>
              </w:rPr>
              <w:t>Cao</w:t>
            </w:r>
          </w:p>
        </w:tc>
        <w:tc>
          <w:tcPr>
            <w:tcW w:w="2120" w:type="dxa"/>
            <w:tcBorders>
              <w:left w:val="single" w:sz="4" w:space="0" w:color="000000"/>
              <w:bottom w:val="single" w:sz="4" w:space="0" w:color="000000"/>
            </w:tcBorders>
            <w:shd w:val="clear" w:color="auto" w:fill="auto"/>
          </w:tcPr>
          <w:p w14:paraId="7177E4D1" w14:textId="77777777" w:rsidR="00820B65" w:rsidRPr="00D76993" w:rsidRDefault="00820B65" w:rsidP="00820B65">
            <w:pPr>
              <w:pStyle w:val="BodyText"/>
              <w:snapToGrid w:val="0"/>
              <w:ind w:left="0"/>
              <w:rPr>
                <w:rFonts w:ascii="Arial" w:hAnsi="Arial" w:cs="Arial"/>
                <w:bCs/>
                <w:sz w:val="22"/>
                <w:szCs w:val="22"/>
              </w:rPr>
            </w:pPr>
            <w:r w:rsidRPr="00D76993">
              <w:rPr>
                <w:rFonts w:ascii="Arial" w:hAnsi="Arial" w:cs="Arial"/>
                <w:bCs/>
                <w:sz w:val="22"/>
                <w:szCs w:val="22"/>
              </w:rPr>
              <w:t>Phụ huynh muốn con em học tốt môn toán 8. Khó biết tình trạng học của con em vì mỗi học kỳ mới đi họp 1 lần. Như vậy con em họ sẽ dễ bị mất căn bản toán</w:t>
            </w:r>
          </w:p>
        </w:tc>
        <w:tc>
          <w:tcPr>
            <w:tcW w:w="2836" w:type="dxa"/>
            <w:tcBorders>
              <w:left w:val="single" w:sz="4" w:space="0" w:color="000000"/>
              <w:bottom w:val="single" w:sz="4" w:space="0" w:color="000000"/>
            </w:tcBorders>
            <w:shd w:val="clear" w:color="auto" w:fill="auto"/>
          </w:tcPr>
          <w:p w14:paraId="1F922A8D" w14:textId="77777777" w:rsidR="00820B65" w:rsidRPr="00D76993" w:rsidRDefault="00820B65" w:rsidP="00820B65">
            <w:pPr>
              <w:pStyle w:val="BodyText"/>
              <w:snapToGrid w:val="0"/>
              <w:ind w:left="0"/>
              <w:rPr>
                <w:rFonts w:ascii="Arial" w:hAnsi="Arial" w:cs="Arial"/>
                <w:sz w:val="22"/>
                <w:szCs w:val="22"/>
              </w:rPr>
            </w:pPr>
            <w:r w:rsidRPr="00D76993">
              <w:rPr>
                <w:rFonts w:ascii="Arial" w:hAnsi="Arial" w:cs="Arial"/>
                <w:sz w:val="22"/>
                <w:szCs w:val="22"/>
              </w:rPr>
              <w:t>Phụ huynh có thể biết tình hình học tập của con mình 1 cách thường xuyên. Cho con em đi học thêm ở ngoài rất mất thời gian, tiền bạc và dễ làm học sinh căng thẳng thêm.</w:t>
            </w:r>
          </w:p>
        </w:tc>
        <w:tc>
          <w:tcPr>
            <w:tcW w:w="2476" w:type="dxa"/>
            <w:tcBorders>
              <w:left w:val="single" w:sz="4" w:space="0" w:color="000000"/>
              <w:bottom w:val="single" w:sz="4" w:space="0" w:color="000000"/>
              <w:right w:val="single" w:sz="4" w:space="0" w:color="000000"/>
            </w:tcBorders>
            <w:shd w:val="clear" w:color="auto" w:fill="auto"/>
          </w:tcPr>
          <w:p w14:paraId="45772A08" w14:textId="77777777" w:rsidR="00820B65" w:rsidRPr="00D76993" w:rsidRDefault="00820B65" w:rsidP="00820B65">
            <w:pPr>
              <w:pStyle w:val="BodyText"/>
              <w:snapToGrid w:val="0"/>
              <w:ind w:left="0"/>
              <w:rPr>
                <w:rFonts w:ascii="Arial" w:hAnsi="Arial" w:cs="Arial"/>
                <w:sz w:val="22"/>
                <w:szCs w:val="22"/>
              </w:rPr>
            </w:pPr>
            <w:r w:rsidRPr="00D76993">
              <w:rPr>
                <w:rFonts w:ascii="Arial" w:hAnsi="Arial" w:cs="Arial"/>
                <w:sz w:val="22"/>
                <w:szCs w:val="22"/>
              </w:rPr>
              <w:t>Mong muốn có 1 dịch vụ giúp quản lý tình hình học tập của con em.</w:t>
            </w:r>
          </w:p>
        </w:tc>
      </w:tr>
      <w:tr w:rsidR="00820B65" w:rsidRPr="00D76993" w14:paraId="77028D52" w14:textId="77777777" w:rsidTr="00820B65">
        <w:tc>
          <w:tcPr>
            <w:tcW w:w="1611" w:type="dxa"/>
            <w:tcBorders>
              <w:left w:val="single" w:sz="4" w:space="0" w:color="000000"/>
              <w:bottom w:val="single" w:sz="4" w:space="0" w:color="000000"/>
            </w:tcBorders>
            <w:shd w:val="clear" w:color="auto" w:fill="auto"/>
          </w:tcPr>
          <w:p w14:paraId="5D9B3E35" w14:textId="77777777" w:rsidR="00820B65" w:rsidRPr="00D76993" w:rsidRDefault="00820B65" w:rsidP="00E21BFE">
            <w:pPr>
              <w:pStyle w:val="BodyText"/>
              <w:snapToGrid w:val="0"/>
              <w:ind w:left="0"/>
              <w:rPr>
                <w:rFonts w:ascii="Arial" w:hAnsi="Arial" w:cs="Arial"/>
                <w:bCs/>
                <w:sz w:val="22"/>
                <w:szCs w:val="22"/>
              </w:rPr>
            </w:pPr>
            <w:r w:rsidRPr="00D76993">
              <w:rPr>
                <w:rFonts w:ascii="Arial" w:hAnsi="Arial" w:cs="Arial"/>
                <w:bCs/>
                <w:sz w:val="22"/>
                <w:szCs w:val="22"/>
              </w:rPr>
              <w:t>Giáo viên cần rèn luyện cho học sinh kĩ năng toán, giúp những em bị mất căn bản lấy lại căn bản</w:t>
            </w:r>
          </w:p>
        </w:tc>
        <w:tc>
          <w:tcPr>
            <w:tcW w:w="893" w:type="dxa"/>
            <w:tcBorders>
              <w:left w:val="single" w:sz="4" w:space="0" w:color="000000"/>
              <w:bottom w:val="single" w:sz="4" w:space="0" w:color="000000"/>
            </w:tcBorders>
            <w:shd w:val="clear" w:color="auto" w:fill="auto"/>
          </w:tcPr>
          <w:p w14:paraId="27AE5969" w14:textId="77777777" w:rsidR="00820B65" w:rsidRPr="00D76993" w:rsidRDefault="00820B65" w:rsidP="00E21BFE">
            <w:pPr>
              <w:pStyle w:val="BodyText"/>
              <w:snapToGrid w:val="0"/>
              <w:ind w:left="0"/>
              <w:rPr>
                <w:rFonts w:ascii="Arial" w:hAnsi="Arial" w:cs="Arial"/>
                <w:sz w:val="22"/>
                <w:szCs w:val="22"/>
              </w:rPr>
            </w:pPr>
            <w:r w:rsidRPr="00D76993">
              <w:rPr>
                <w:rFonts w:ascii="Arial" w:hAnsi="Arial" w:cs="Arial"/>
                <w:sz w:val="22"/>
                <w:szCs w:val="22"/>
              </w:rPr>
              <w:t>Cao</w:t>
            </w:r>
          </w:p>
        </w:tc>
        <w:tc>
          <w:tcPr>
            <w:tcW w:w="2120" w:type="dxa"/>
            <w:tcBorders>
              <w:left w:val="single" w:sz="4" w:space="0" w:color="000000"/>
              <w:bottom w:val="single" w:sz="4" w:space="0" w:color="000000"/>
            </w:tcBorders>
            <w:shd w:val="clear" w:color="auto" w:fill="auto"/>
          </w:tcPr>
          <w:p w14:paraId="66A8E909" w14:textId="77777777" w:rsidR="00820B65" w:rsidRPr="00D76993" w:rsidRDefault="00820B65" w:rsidP="00820B65">
            <w:pPr>
              <w:pStyle w:val="BodyText"/>
              <w:snapToGrid w:val="0"/>
              <w:ind w:left="0"/>
              <w:rPr>
                <w:rFonts w:ascii="Arial" w:hAnsi="Arial" w:cs="Arial"/>
                <w:bCs/>
                <w:sz w:val="22"/>
                <w:szCs w:val="22"/>
              </w:rPr>
            </w:pPr>
            <w:r w:rsidRPr="00D76993">
              <w:rPr>
                <w:rFonts w:ascii="Arial" w:hAnsi="Arial" w:cs="Arial"/>
                <w:bCs/>
                <w:sz w:val="22"/>
                <w:szCs w:val="22"/>
              </w:rPr>
              <w:t xml:space="preserve">Trên hệ thống cũ, giáo viên không đủ thời gian để rèn toán hết tất cả học sinh. Khó kiểm soát tình hình những em bị mất căn bản </w:t>
            </w:r>
          </w:p>
        </w:tc>
        <w:tc>
          <w:tcPr>
            <w:tcW w:w="2836" w:type="dxa"/>
            <w:tcBorders>
              <w:left w:val="single" w:sz="4" w:space="0" w:color="000000"/>
              <w:bottom w:val="single" w:sz="4" w:space="0" w:color="000000"/>
            </w:tcBorders>
            <w:shd w:val="clear" w:color="auto" w:fill="auto"/>
          </w:tcPr>
          <w:p w14:paraId="7900DA94" w14:textId="77777777" w:rsidR="00820B65" w:rsidRPr="00D76993" w:rsidRDefault="00820B65" w:rsidP="00820B65">
            <w:pPr>
              <w:pStyle w:val="BodyText"/>
              <w:snapToGrid w:val="0"/>
              <w:ind w:left="0"/>
              <w:rPr>
                <w:rFonts w:ascii="Arial" w:hAnsi="Arial" w:cs="Arial"/>
                <w:sz w:val="22"/>
                <w:szCs w:val="22"/>
              </w:rPr>
            </w:pPr>
            <w:r w:rsidRPr="00D76993">
              <w:rPr>
                <w:rFonts w:ascii="Arial" w:hAnsi="Arial" w:cs="Arial"/>
                <w:sz w:val="22"/>
                <w:szCs w:val="22"/>
              </w:rPr>
              <w:t>Hiện tại đã kèm cặp các em yếu toán nhiều hơn nhưng vẫn không thể kịp vì phải chạy tiếp chương trình.Ngoài ra liên hệ với phụ huynh nhiều hơn qua điện thoại nhưng vẫn không khả thi do chi phí và tốn thời gian chưa hợp lí</w:t>
            </w:r>
          </w:p>
        </w:tc>
        <w:tc>
          <w:tcPr>
            <w:tcW w:w="2476" w:type="dxa"/>
            <w:tcBorders>
              <w:left w:val="single" w:sz="4" w:space="0" w:color="000000"/>
              <w:bottom w:val="single" w:sz="4" w:space="0" w:color="000000"/>
              <w:right w:val="single" w:sz="4" w:space="0" w:color="000000"/>
            </w:tcBorders>
            <w:shd w:val="clear" w:color="auto" w:fill="auto"/>
          </w:tcPr>
          <w:p w14:paraId="30CE5794" w14:textId="77777777" w:rsidR="00820B65" w:rsidRPr="00D76993" w:rsidRDefault="00820B65" w:rsidP="00820B65">
            <w:pPr>
              <w:pStyle w:val="BodyText"/>
              <w:snapToGrid w:val="0"/>
              <w:ind w:left="0"/>
              <w:rPr>
                <w:rFonts w:ascii="Arial" w:hAnsi="Arial" w:cs="Arial"/>
                <w:sz w:val="22"/>
                <w:szCs w:val="22"/>
              </w:rPr>
            </w:pPr>
            <w:r w:rsidRPr="00D76993">
              <w:rPr>
                <w:rFonts w:ascii="Arial" w:hAnsi="Arial" w:cs="Arial"/>
                <w:sz w:val="22"/>
                <w:szCs w:val="22"/>
              </w:rPr>
              <w:t>Cần phần mềm có chức năng giúp các em học sinh học toán, có thể chọn bài tập cho các em, lưu điểm tự động.</w:t>
            </w:r>
          </w:p>
        </w:tc>
      </w:tr>
    </w:tbl>
    <w:p w14:paraId="37F48AB6" w14:textId="77777777" w:rsidR="00820B65" w:rsidRPr="00820B65" w:rsidRDefault="00820B65" w:rsidP="00FA4128">
      <w:pPr>
        <w:rPr>
          <w:rFonts w:asciiTheme="minorHAnsi" w:hAnsiTheme="minorHAnsi" w:cstheme="minorHAnsi"/>
        </w:rPr>
      </w:pPr>
    </w:p>
    <w:p w14:paraId="3B7A2EA0" w14:textId="77777777" w:rsidR="00820B65" w:rsidRDefault="00820B65" w:rsidP="00FA4128">
      <w:pPr>
        <w:rPr>
          <w:rFonts w:cs="Arial"/>
        </w:rPr>
      </w:pPr>
    </w:p>
    <w:p w14:paraId="595B870A" w14:textId="77777777" w:rsidR="00E46FB3" w:rsidRDefault="00E46FB3" w:rsidP="00FA4128">
      <w:pPr>
        <w:rPr>
          <w:rFonts w:cs="Arial"/>
        </w:rPr>
      </w:pPr>
    </w:p>
    <w:p w14:paraId="27587F73" w14:textId="77777777" w:rsidR="00E46FB3" w:rsidRDefault="00E46FB3" w:rsidP="00FA4128">
      <w:pPr>
        <w:rPr>
          <w:rFonts w:cs="Arial"/>
        </w:rPr>
      </w:pPr>
    </w:p>
    <w:p w14:paraId="091E1913" w14:textId="77777777" w:rsidR="00E46FB3" w:rsidRDefault="00E46FB3" w:rsidP="00FA4128">
      <w:pPr>
        <w:rPr>
          <w:rFonts w:cs="Arial"/>
        </w:rPr>
      </w:pPr>
    </w:p>
    <w:p w14:paraId="62B4AD84" w14:textId="77777777" w:rsidR="00E46FB3" w:rsidRPr="00FE1F81" w:rsidRDefault="00E46FB3" w:rsidP="00E46FB3">
      <w:pPr>
        <w:pStyle w:val="Heading1"/>
        <w:rPr>
          <w:lang w:val="vi-VN"/>
        </w:rPr>
      </w:pPr>
      <w:bookmarkStart w:id="309" w:name="_Toc261981542"/>
      <w:r w:rsidRPr="00FE1F81">
        <w:rPr>
          <w:lang w:val="vi-VN"/>
        </w:rPr>
        <w:lastRenderedPageBreak/>
        <w:t xml:space="preserve">Kết quả phỏng vấn giáo viên dạy </w:t>
      </w:r>
      <w:r w:rsidRPr="009C66A0">
        <w:rPr>
          <w:lang w:val="vi-VN"/>
        </w:rPr>
        <w:t>T</w:t>
      </w:r>
      <w:r w:rsidRPr="007306B3">
        <w:rPr>
          <w:lang w:val="vi-VN"/>
        </w:rPr>
        <w:t>oán 8</w:t>
      </w:r>
      <w:bookmarkEnd w:id="309"/>
    </w:p>
    <w:p w14:paraId="487182F6" w14:textId="77777777" w:rsidR="00E46FB3" w:rsidRPr="00FF438D" w:rsidRDefault="00E46FB3" w:rsidP="00E46FB3">
      <w:pPr>
        <w:rPr>
          <w:rFonts w:ascii="Times New Roman" w:hAnsi="Times New Roman"/>
          <w:sz w:val="26"/>
          <w:lang w:val="vi-VN"/>
        </w:rPr>
      </w:pPr>
      <w:r w:rsidRPr="00FF438D">
        <w:rPr>
          <w:b/>
          <w:lang w:val="vi-VN"/>
        </w:rPr>
        <w:t>Người cung cấp thông tin</w:t>
      </w:r>
      <w:r w:rsidRPr="00FF438D">
        <w:rPr>
          <w:lang w:val="vi-VN"/>
        </w:rPr>
        <w:t>: Giáo viên cấp 3 trường PTTH Củ Chi.</w:t>
      </w:r>
    </w:p>
    <w:p w14:paraId="45B9E152" w14:textId="77777777" w:rsidR="00E46FB3" w:rsidRPr="00FF438D" w:rsidRDefault="00E46FB3" w:rsidP="00E46FB3">
      <w:pPr>
        <w:rPr>
          <w:b/>
          <w:lang w:val="vi-VN"/>
        </w:rPr>
      </w:pPr>
      <w:r w:rsidRPr="00FF438D">
        <w:rPr>
          <w:b/>
          <w:lang w:val="vi-VN"/>
        </w:rPr>
        <w:t>Câu hỏi và các ý kiến của giáo viên:</w:t>
      </w:r>
    </w:p>
    <w:p w14:paraId="0705EB59" w14:textId="77777777" w:rsidR="00E46FB3" w:rsidRPr="00FF438D" w:rsidRDefault="00E46FB3" w:rsidP="00E46FB3">
      <w:pPr>
        <w:rPr>
          <w:rFonts w:ascii="Times New Roman" w:hAnsi="Times New Roman"/>
          <w:sz w:val="26"/>
          <w:lang w:val="vi-VN"/>
        </w:rPr>
      </w:pPr>
    </w:p>
    <w:p w14:paraId="09225FAC" w14:textId="77777777" w:rsidR="00E46FB3" w:rsidRPr="00FF438D" w:rsidRDefault="00E46FB3" w:rsidP="009200C5">
      <w:pPr>
        <w:pStyle w:val="ListParagraph"/>
        <w:numPr>
          <w:ilvl w:val="0"/>
          <w:numId w:val="17"/>
        </w:numPr>
        <w:spacing w:after="0"/>
        <w:rPr>
          <w:rFonts w:ascii="Arial" w:hAnsi="Arial" w:cs="Arial"/>
          <w:i/>
        </w:rPr>
      </w:pPr>
      <w:r w:rsidRPr="00FF438D">
        <w:rPr>
          <w:rFonts w:ascii="Arial" w:hAnsi="Arial" w:cs="Arial"/>
          <w:i/>
        </w:rPr>
        <w:t xml:space="preserve">Có cần âm thanh trong phần mểm hay ko? </w:t>
      </w:r>
    </w:p>
    <w:p w14:paraId="06BCEEA7" w14:textId="77777777" w:rsidR="00E46FB3" w:rsidRPr="00FF438D" w:rsidRDefault="00E46FB3" w:rsidP="009200C5">
      <w:pPr>
        <w:pStyle w:val="ListParagraph"/>
        <w:numPr>
          <w:ilvl w:val="0"/>
          <w:numId w:val="18"/>
        </w:numPr>
        <w:spacing w:after="0"/>
        <w:rPr>
          <w:rFonts w:ascii="Arial" w:hAnsi="Arial" w:cs="Arial"/>
        </w:rPr>
      </w:pPr>
      <w:r w:rsidRPr="00FF438D">
        <w:rPr>
          <w:rFonts w:ascii="Arial" w:hAnsi="Arial" w:cs="Arial"/>
        </w:rPr>
        <w:t>Có. Để tạo sự thu hút với học sinh. Giảm bớt sự nhàm chán và căng thẳng</w:t>
      </w:r>
    </w:p>
    <w:p w14:paraId="191C33BE" w14:textId="77777777" w:rsidR="00E46FB3" w:rsidRPr="003F3D9E" w:rsidRDefault="00E46FB3" w:rsidP="00E46FB3">
      <w:pPr>
        <w:ind w:left="720"/>
        <w:rPr>
          <w:rFonts w:cs="Arial"/>
          <w:lang w:val="vi-VN"/>
        </w:rPr>
      </w:pPr>
    </w:p>
    <w:p w14:paraId="69F9C6E7" w14:textId="77777777" w:rsidR="00E46FB3" w:rsidRPr="00FF438D" w:rsidRDefault="00E46FB3" w:rsidP="009200C5">
      <w:pPr>
        <w:pStyle w:val="ListParagraph"/>
        <w:numPr>
          <w:ilvl w:val="0"/>
          <w:numId w:val="17"/>
        </w:numPr>
        <w:spacing w:after="0"/>
        <w:rPr>
          <w:rFonts w:ascii="Arial" w:hAnsi="Arial" w:cs="Arial"/>
          <w:i/>
        </w:rPr>
      </w:pPr>
      <w:r w:rsidRPr="00FF438D">
        <w:rPr>
          <w:rFonts w:ascii="Arial" w:hAnsi="Arial" w:cs="Arial"/>
          <w:i/>
        </w:rPr>
        <w:t>Có nên thêm vào phần bài tập trong chương trình hay ko?</w:t>
      </w:r>
    </w:p>
    <w:p w14:paraId="2E5085AE" w14:textId="77777777" w:rsidR="00E46FB3" w:rsidRPr="00FF438D" w:rsidRDefault="00E46FB3" w:rsidP="009200C5">
      <w:pPr>
        <w:pStyle w:val="ListParagraph"/>
        <w:numPr>
          <w:ilvl w:val="0"/>
          <w:numId w:val="18"/>
        </w:numPr>
        <w:rPr>
          <w:rFonts w:ascii="Arial" w:hAnsi="Arial" w:cs="Arial"/>
        </w:rPr>
      </w:pPr>
      <w:r w:rsidRPr="00FF438D">
        <w:rPr>
          <w:rFonts w:ascii="Arial" w:hAnsi="Arial" w:cs="Arial"/>
        </w:rPr>
        <w:t>Nhất định phải có. Giúp học sinh rèn luyện và ghi nhớ lí thuyết</w:t>
      </w:r>
      <w:r w:rsidRPr="003F3D9E">
        <w:rPr>
          <w:rFonts w:ascii="Arial" w:hAnsi="Arial" w:cs="Arial"/>
        </w:rPr>
        <w:br/>
      </w:r>
    </w:p>
    <w:p w14:paraId="62251E0E" w14:textId="77777777" w:rsidR="00E46FB3" w:rsidRPr="00FF438D" w:rsidRDefault="00E46FB3" w:rsidP="009200C5">
      <w:pPr>
        <w:pStyle w:val="ListParagraph"/>
        <w:numPr>
          <w:ilvl w:val="0"/>
          <w:numId w:val="17"/>
        </w:numPr>
        <w:spacing w:after="0"/>
        <w:rPr>
          <w:rFonts w:ascii="Arial" w:hAnsi="Arial" w:cs="Arial"/>
          <w:i/>
        </w:rPr>
      </w:pPr>
      <w:r w:rsidRPr="00FF438D">
        <w:rPr>
          <w:rFonts w:ascii="Arial" w:hAnsi="Arial" w:cs="Arial"/>
          <w:i/>
        </w:rPr>
        <w:t>Bài tập hình học có cần chức năng vẽ hình ra hay ko?</w:t>
      </w:r>
    </w:p>
    <w:p w14:paraId="44FEE19E" w14:textId="77777777" w:rsidR="00E46FB3" w:rsidRPr="00FF438D" w:rsidRDefault="00E46FB3" w:rsidP="009200C5">
      <w:pPr>
        <w:pStyle w:val="ListParagraph"/>
        <w:numPr>
          <w:ilvl w:val="0"/>
          <w:numId w:val="18"/>
        </w:numPr>
        <w:spacing w:after="0"/>
        <w:rPr>
          <w:rFonts w:ascii="Arial" w:hAnsi="Arial" w:cs="Arial"/>
        </w:rPr>
      </w:pPr>
      <w:r w:rsidRPr="00FF438D">
        <w:rPr>
          <w:rFonts w:ascii="Arial" w:hAnsi="Arial" w:cs="Arial"/>
        </w:rPr>
        <w:t>Nên có. Để học sinh thấy thích thú và dễ hiểu bài hơn</w:t>
      </w:r>
    </w:p>
    <w:p w14:paraId="01223EC6" w14:textId="77777777" w:rsidR="00E46FB3" w:rsidRPr="00FF438D" w:rsidRDefault="00E46FB3" w:rsidP="00E46FB3">
      <w:pPr>
        <w:rPr>
          <w:rFonts w:cs="Arial"/>
          <w:szCs w:val="22"/>
          <w:lang w:val="vi-VN"/>
        </w:rPr>
      </w:pPr>
    </w:p>
    <w:p w14:paraId="19CED347" w14:textId="77777777" w:rsidR="00E46FB3" w:rsidRPr="00FF438D" w:rsidRDefault="00E46FB3" w:rsidP="009200C5">
      <w:pPr>
        <w:pStyle w:val="ListParagraph"/>
        <w:numPr>
          <w:ilvl w:val="0"/>
          <w:numId w:val="17"/>
        </w:numPr>
        <w:spacing w:after="0"/>
        <w:rPr>
          <w:rFonts w:ascii="Arial" w:hAnsi="Arial" w:cs="Arial"/>
          <w:i/>
        </w:rPr>
      </w:pPr>
      <w:r w:rsidRPr="00FF438D">
        <w:rPr>
          <w:rFonts w:ascii="Arial" w:hAnsi="Arial" w:cs="Arial"/>
          <w:i/>
        </w:rPr>
        <w:t>Nếu vẽ hình thì vẽ những hình 2D thôi hay cần luôn hình 3D (hình chóp, hình hộp…)?</w:t>
      </w:r>
    </w:p>
    <w:p w14:paraId="2E8BF7C1" w14:textId="77777777" w:rsidR="00E46FB3" w:rsidRPr="00FF438D" w:rsidRDefault="00E46FB3" w:rsidP="009200C5">
      <w:pPr>
        <w:pStyle w:val="ListParagraph"/>
        <w:numPr>
          <w:ilvl w:val="0"/>
          <w:numId w:val="18"/>
        </w:numPr>
        <w:spacing w:after="0"/>
        <w:rPr>
          <w:rFonts w:ascii="Arial" w:hAnsi="Arial" w:cs="Arial"/>
        </w:rPr>
      </w:pPr>
      <w:r w:rsidRPr="00FF438D">
        <w:rPr>
          <w:rFonts w:ascii="Arial" w:hAnsi="Arial" w:cs="Arial"/>
        </w:rPr>
        <w:t>Không bắt buộc. Nếu có khả năng thì nên làm .Vì 3D chỉ có một chương cuối học kì 2</w:t>
      </w:r>
      <w:r w:rsidRPr="003F3D9E">
        <w:rPr>
          <w:rFonts w:ascii="Arial" w:hAnsi="Arial" w:cs="Arial"/>
        </w:rPr>
        <w:br/>
      </w:r>
    </w:p>
    <w:p w14:paraId="4AAC657E" w14:textId="77777777" w:rsidR="00E46FB3" w:rsidRPr="00FF438D" w:rsidRDefault="00E46FB3" w:rsidP="009200C5">
      <w:pPr>
        <w:pStyle w:val="ListParagraph"/>
        <w:numPr>
          <w:ilvl w:val="0"/>
          <w:numId w:val="17"/>
        </w:numPr>
        <w:spacing w:after="0"/>
        <w:rPr>
          <w:rFonts w:ascii="Arial" w:hAnsi="Arial" w:cs="Arial"/>
          <w:i/>
        </w:rPr>
      </w:pPr>
      <w:r w:rsidRPr="00FF438D">
        <w:rPr>
          <w:rFonts w:ascii="Arial" w:hAnsi="Arial" w:cs="Arial"/>
          <w:i/>
        </w:rPr>
        <w:t>Có cần phần hướng dẫn giải bài tập hay ko?</w:t>
      </w:r>
    </w:p>
    <w:p w14:paraId="52BE61B6" w14:textId="77777777" w:rsidR="00E46FB3" w:rsidRPr="00FF438D" w:rsidRDefault="00E46FB3" w:rsidP="009200C5">
      <w:pPr>
        <w:pStyle w:val="ListParagraph"/>
        <w:numPr>
          <w:ilvl w:val="0"/>
          <w:numId w:val="18"/>
        </w:numPr>
        <w:spacing w:after="0"/>
        <w:rPr>
          <w:rFonts w:ascii="Arial" w:hAnsi="Arial" w:cs="Arial"/>
        </w:rPr>
      </w:pPr>
      <w:r w:rsidRPr="00FF438D">
        <w:rPr>
          <w:rFonts w:ascii="Arial" w:hAnsi="Arial" w:cs="Arial"/>
        </w:rPr>
        <w:t>Cần thiết. Đây là phần mềm tự học mà</w:t>
      </w:r>
      <w:r w:rsidRPr="003F3D9E">
        <w:rPr>
          <w:rFonts w:ascii="Arial" w:hAnsi="Arial" w:cs="Arial"/>
        </w:rPr>
        <w:br/>
      </w:r>
    </w:p>
    <w:p w14:paraId="6CB7578F" w14:textId="77777777" w:rsidR="00E46FB3" w:rsidRPr="00FF438D" w:rsidRDefault="00E46FB3" w:rsidP="009200C5">
      <w:pPr>
        <w:pStyle w:val="ListParagraph"/>
        <w:numPr>
          <w:ilvl w:val="0"/>
          <w:numId w:val="17"/>
        </w:numPr>
        <w:spacing w:after="0"/>
        <w:rPr>
          <w:rFonts w:ascii="Arial" w:hAnsi="Arial" w:cs="Arial"/>
          <w:i/>
        </w:rPr>
      </w:pPr>
      <w:r w:rsidRPr="00FF438D">
        <w:rPr>
          <w:rFonts w:ascii="Arial" w:hAnsi="Arial" w:cs="Arial"/>
          <w:i/>
        </w:rPr>
        <w:t>Giao diện có cần nhiều màu sắc không?</w:t>
      </w:r>
    </w:p>
    <w:p w14:paraId="50A6FDFD" w14:textId="77777777" w:rsidR="00E46FB3" w:rsidRPr="00FF438D" w:rsidRDefault="00E46FB3" w:rsidP="009200C5">
      <w:pPr>
        <w:pStyle w:val="ListParagraph"/>
        <w:numPr>
          <w:ilvl w:val="0"/>
          <w:numId w:val="18"/>
        </w:numPr>
        <w:spacing w:after="0"/>
        <w:rPr>
          <w:rFonts w:ascii="Arial" w:hAnsi="Arial" w:cs="Arial"/>
        </w:rPr>
      </w:pPr>
      <w:r w:rsidRPr="00FF438D">
        <w:rPr>
          <w:rFonts w:ascii="Arial" w:hAnsi="Arial" w:cs="Arial"/>
        </w:rPr>
        <w:t>Không cần quá màu mè. Chỉ cần tạo sự nổi bật cho các phần quan trọng</w:t>
      </w:r>
      <w:r w:rsidRPr="003F3D9E">
        <w:rPr>
          <w:rFonts w:ascii="Arial" w:hAnsi="Arial" w:cs="Arial"/>
        </w:rPr>
        <w:br/>
      </w:r>
    </w:p>
    <w:p w14:paraId="316AA21C" w14:textId="77777777" w:rsidR="00E46FB3" w:rsidRPr="00FF438D" w:rsidRDefault="00E46FB3" w:rsidP="009200C5">
      <w:pPr>
        <w:pStyle w:val="ListParagraph"/>
        <w:numPr>
          <w:ilvl w:val="0"/>
          <w:numId w:val="17"/>
        </w:numPr>
        <w:spacing w:after="0"/>
        <w:rPr>
          <w:rFonts w:ascii="Arial" w:hAnsi="Arial" w:cs="Arial"/>
          <w:i/>
        </w:rPr>
      </w:pPr>
      <w:r w:rsidRPr="00FF438D">
        <w:rPr>
          <w:rFonts w:ascii="Arial" w:hAnsi="Arial" w:cs="Arial"/>
          <w:i/>
        </w:rPr>
        <w:t>Có thêm chức năng làm bài tập (trắc nghiệm) và chấm điểm hay ko?</w:t>
      </w:r>
    </w:p>
    <w:p w14:paraId="62D9E5C9" w14:textId="77777777" w:rsidR="00E46FB3" w:rsidRPr="00FF438D" w:rsidRDefault="00E46FB3" w:rsidP="009200C5">
      <w:pPr>
        <w:pStyle w:val="ListParagraph"/>
        <w:numPr>
          <w:ilvl w:val="0"/>
          <w:numId w:val="18"/>
        </w:numPr>
        <w:spacing w:after="0"/>
        <w:rPr>
          <w:rFonts w:ascii="Arial" w:hAnsi="Arial" w:cs="Arial"/>
        </w:rPr>
      </w:pPr>
      <w:r w:rsidRPr="00FF438D">
        <w:rPr>
          <w:rFonts w:ascii="Arial" w:hAnsi="Arial" w:cs="Arial"/>
        </w:rPr>
        <w:t>Cần. Để học sinh rèn luyện và biết khả năng hiện tại của mình</w:t>
      </w:r>
      <w:r w:rsidRPr="003F3D9E">
        <w:rPr>
          <w:rFonts w:ascii="Arial" w:hAnsi="Arial" w:cs="Arial"/>
        </w:rPr>
        <w:br/>
      </w:r>
    </w:p>
    <w:p w14:paraId="5C513326" w14:textId="77777777" w:rsidR="00E46FB3" w:rsidRPr="00FF438D" w:rsidRDefault="00E46FB3" w:rsidP="009200C5">
      <w:pPr>
        <w:pStyle w:val="ListParagraph"/>
        <w:numPr>
          <w:ilvl w:val="0"/>
          <w:numId w:val="17"/>
        </w:numPr>
        <w:spacing w:after="0"/>
        <w:rPr>
          <w:rFonts w:ascii="Arial" w:hAnsi="Arial" w:cs="Arial"/>
          <w:i/>
        </w:rPr>
      </w:pPr>
      <w:r w:rsidRPr="00FF438D">
        <w:rPr>
          <w:rFonts w:ascii="Arial" w:hAnsi="Arial" w:cs="Arial"/>
          <w:i/>
        </w:rPr>
        <w:t>Có thêm vào các mục giải trí (game) liên quan đến toán học vào hay ko?</w:t>
      </w:r>
    </w:p>
    <w:p w14:paraId="32241E8F" w14:textId="77777777" w:rsidR="00E46FB3" w:rsidRPr="00FF438D" w:rsidRDefault="00E46FB3" w:rsidP="009200C5">
      <w:pPr>
        <w:pStyle w:val="ListParagraph"/>
        <w:numPr>
          <w:ilvl w:val="0"/>
          <w:numId w:val="18"/>
        </w:numPr>
        <w:spacing w:after="0"/>
        <w:rPr>
          <w:rFonts w:ascii="Arial" w:hAnsi="Arial" w:cs="Arial"/>
        </w:rPr>
      </w:pPr>
      <w:r w:rsidRPr="00FF438D">
        <w:rPr>
          <w:rFonts w:ascii="Arial" w:hAnsi="Arial" w:cs="Arial"/>
        </w:rPr>
        <w:t>Cần thiết. Nhưng mục đích chính là giúp học sinh thư giãn. Có liên quan tới bài học thì tốt</w:t>
      </w:r>
      <w:r w:rsidRPr="003F3D9E">
        <w:rPr>
          <w:rFonts w:ascii="Arial" w:hAnsi="Arial" w:cs="Arial"/>
        </w:rPr>
        <w:br/>
      </w:r>
    </w:p>
    <w:p w14:paraId="2EB5210D" w14:textId="77777777" w:rsidR="00E46FB3" w:rsidRPr="00FF438D" w:rsidRDefault="00E46FB3" w:rsidP="009200C5">
      <w:pPr>
        <w:pStyle w:val="ListParagraph"/>
        <w:numPr>
          <w:ilvl w:val="0"/>
          <w:numId w:val="17"/>
        </w:numPr>
        <w:spacing w:after="0"/>
        <w:rPr>
          <w:rFonts w:ascii="Arial" w:hAnsi="Arial" w:cs="Arial"/>
          <w:i/>
        </w:rPr>
      </w:pPr>
      <w:r w:rsidRPr="00FF438D">
        <w:rPr>
          <w:rFonts w:ascii="Arial" w:hAnsi="Arial" w:cs="Arial"/>
          <w:i/>
        </w:rPr>
        <w:t>Có cần thêm vào những mẹo (nếu có) để ghi nhớ các công thức toán học hay ko?</w:t>
      </w:r>
    </w:p>
    <w:p w14:paraId="75C1C609" w14:textId="77777777" w:rsidR="00E46FB3" w:rsidRPr="00FF438D" w:rsidRDefault="00E46FB3" w:rsidP="009200C5">
      <w:pPr>
        <w:pStyle w:val="ListParagraph"/>
        <w:numPr>
          <w:ilvl w:val="0"/>
          <w:numId w:val="18"/>
        </w:numPr>
        <w:spacing w:after="0"/>
        <w:rPr>
          <w:rFonts w:ascii="Arial" w:hAnsi="Arial" w:cs="Arial"/>
        </w:rPr>
      </w:pPr>
      <w:r w:rsidRPr="00FF438D">
        <w:rPr>
          <w:rFonts w:ascii="Arial" w:hAnsi="Arial" w:cs="Arial"/>
        </w:rPr>
        <w:t>Nên có.</w:t>
      </w:r>
      <w:r>
        <w:rPr>
          <w:rFonts w:ascii="Arial" w:hAnsi="Arial" w:cs="Arial"/>
          <w:lang w:val="en-US"/>
        </w:rPr>
        <w:br/>
      </w:r>
    </w:p>
    <w:p w14:paraId="25D75111" w14:textId="77777777" w:rsidR="00E46FB3" w:rsidRPr="00FF438D" w:rsidRDefault="00E46FB3" w:rsidP="009200C5">
      <w:pPr>
        <w:pStyle w:val="ListParagraph"/>
        <w:numPr>
          <w:ilvl w:val="0"/>
          <w:numId w:val="17"/>
        </w:numPr>
        <w:spacing w:after="0"/>
        <w:rPr>
          <w:rFonts w:ascii="Arial" w:hAnsi="Arial" w:cs="Arial"/>
          <w:i/>
        </w:rPr>
      </w:pPr>
      <w:r w:rsidRPr="00FF438D">
        <w:rPr>
          <w:rFonts w:ascii="Arial" w:hAnsi="Arial" w:cs="Arial"/>
          <w:i/>
        </w:rPr>
        <w:t>Có cần những hình ảnh vui trong chương trình hay ko?</w:t>
      </w:r>
    </w:p>
    <w:p w14:paraId="504DAE26" w14:textId="77777777" w:rsidR="00E46FB3" w:rsidRPr="00FF438D" w:rsidRDefault="00E46FB3" w:rsidP="009200C5">
      <w:pPr>
        <w:pStyle w:val="ListParagraph"/>
        <w:numPr>
          <w:ilvl w:val="0"/>
          <w:numId w:val="18"/>
        </w:numPr>
        <w:spacing w:after="0"/>
        <w:rPr>
          <w:rFonts w:ascii="Arial" w:hAnsi="Arial" w:cs="Arial"/>
        </w:rPr>
      </w:pPr>
      <w:r w:rsidRPr="00FF438D">
        <w:rPr>
          <w:rFonts w:ascii="Arial" w:hAnsi="Arial" w:cs="Arial"/>
        </w:rPr>
        <w:t>Nên có.</w:t>
      </w:r>
      <w:r>
        <w:rPr>
          <w:rFonts w:ascii="Arial" w:hAnsi="Arial" w:cs="Arial"/>
          <w:lang w:val="en-US"/>
        </w:rPr>
        <w:br/>
      </w:r>
    </w:p>
    <w:p w14:paraId="4F1ED1C1" w14:textId="77777777" w:rsidR="00E46FB3" w:rsidRPr="00FF438D" w:rsidRDefault="00E46FB3" w:rsidP="009200C5">
      <w:pPr>
        <w:pStyle w:val="ListParagraph"/>
        <w:numPr>
          <w:ilvl w:val="0"/>
          <w:numId w:val="17"/>
        </w:numPr>
        <w:spacing w:after="0"/>
        <w:rPr>
          <w:rFonts w:ascii="Arial" w:hAnsi="Arial" w:cs="Arial"/>
          <w:i/>
        </w:rPr>
      </w:pPr>
      <w:r w:rsidRPr="00FF438D">
        <w:rPr>
          <w:rFonts w:ascii="Arial" w:hAnsi="Arial" w:cs="Arial"/>
          <w:i/>
        </w:rPr>
        <w:t>Có cần biểu đồ đánh giá (dựa trên điểm trong phần bài tập)?</w:t>
      </w:r>
    </w:p>
    <w:p w14:paraId="6C61ACCE" w14:textId="77777777" w:rsidR="00E46FB3" w:rsidRPr="00FF438D" w:rsidRDefault="00E46FB3" w:rsidP="009200C5">
      <w:pPr>
        <w:pStyle w:val="ListParagraph"/>
        <w:numPr>
          <w:ilvl w:val="0"/>
          <w:numId w:val="18"/>
        </w:numPr>
        <w:spacing w:after="0"/>
        <w:rPr>
          <w:rFonts w:ascii="Arial" w:hAnsi="Arial" w:cs="Arial"/>
        </w:rPr>
      </w:pPr>
      <w:r w:rsidRPr="00FF438D">
        <w:rPr>
          <w:rFonts w:ascii="Arial" w:hAnsi="Arial" w:cs="Arial"/>
        </w:rPr>
        <w:t>Cần. Để học sinh và phụ huynh theo dõi</w:t>
      </w:r>
      <w:r w:rsidRPr="003F3D9E">
        <w:rPr>
          <w:rFonts w:ascii="Arial" w:hAnsi="Arial" w:cs="Arial"/>
        </w:rPr>
        <w:br/>
      </w:r>
    </w:p>
    <w:p w14:paraId="7A2F56EA" w14:textId="77777777" w:rsidR="00E46FB3" w:rsidRPr="00FF438D" w:rsidRDefault="00E46FB3" w:rsidP="009200C5">
      <w:pPr>
        <w:pStyle w:val="ListParagraph"/>
        <w:numPr>
          <w:ilvl w:val="0"/>
          <w:numId w:val="17"/>
        </w:numPr>
        <w:spacing w:after="0"/>
        <w:rPr>
          <w:rFonts w:ascii="Arial" w:hAnsi="Arial" w:cs="Arial"/>
          <w:i/>
        </w:rPr>
      </w:pPr>
      <w:r w:rsidRPr="00FF438D">
        <w:rPr>
          <w:rFonts w:ascii="Arial" w:hAnsi="Arial" w:cs="Arial"/>
          <w:i/>
        </w:rPr>
        <w:t>Có nên cho phần hướng dẫn giải chỉ hiện ra khi trả lời đúng đáp án hoặc sau một khoảng thời gian chờ nhất định hay ko?</w:t>
      </w:r>
    </w:p>
    <w:p w14:paraId="0526476C" w14:textId="77777777" w:rsidR="00E46FB3" w:rsidRPr="00FF438D" w:rsidRDefault="00E46FB3" w:rsidP="009200C5">
      <w:pPr>
        <w:pStyle w:val="ListParagraph"/>
        <w:numPr>
          <w:ilvl w:val="0"/>
          <w:numId w:val="18"/>
        </w:numPr>
        <w:spacing w:after="0"/>
        <w:rPr>
          <w:rFonts w:ascii="Arial" w:hAnsi="Arial" w:cs="Arial"/>
        </w:rPr>
      </w:pPr>
      <w:r w:rsidRPr="00FF438D">
        <w:rPr>
          <w:rFonts w:ascii="Arial" w:hAnsi="Arial" w:cs="Arial"/>
        </w:rPr>
        <w:t>Cũng hay. Học sinh sẽ phải suy nghĩ trước khi coi đáp án</w:t>
      </w:r>
      <w:r w:rsidRPr="003F3D9E">
        <w:rPr>
          <w:rFonts w:ascii="Arial" w:hAnsi="Arial" w:cs="Arial"/>
        </w:rPr>
        <w:br/>
      </w:r>
    </w:p>
    <w:p w14:paraId="288EA9D1" w14:textId="77777777" w:rsidR="00E46FB3" w:rsidRPr="00FF438D" w:rsidRDefault="00E46FB3" w:rsidP="009200C5">
      <w:pPr>
        <w:pStyle w:val="ListParagraph"/>
        <w:numPr>
          <w:ilvl w:val="0"/>
          <w:numId w:val="17"/>
        </w:numPr>
        <w:spacing w:after="0"/>
        <w:rPr>
          <w:rFonts w:ascii="Arial" w:hAnsi="Arial" w:cs="Arial"/>
          <w:i/>
        </w:rPr>
      </w:pPr>
      <w:r w:rsidRPr="00FF438D">
        <w:rPr>
          <w:rFonts w:ascii="Arial" w:hAnsi="Arial" w:cs="Arial"/>
          <w:i/>
        </w:rPr>
        <w:t>Có cần phải lock những bài tập khó lại, và unlock khi đã giải được những bài tập dễ hơn hay ko?</w:t>
      </w:r>
    </w:p>
    <w:p w14:paraId="04157785" w14:textId="77777777" w:rsidR="00E46FB3" w:rsidRPr="00FF438D" w:rsidRDefault="00E46FB3" w:rsidP="009200C5">
      <w:pPr>
        <w:pStyle w:val="ListParagraph"/>
        <w:numPr>
          <w:ilvl w:val="0"/>
          <w:numId w:val="18"/>
        </w:numPr>
        <w:spacing w:after="0"/>
        <w:rPr>
          <w:rFonts w:ascii="Arial" w:hAnsi="Arial" w:cs="Arial"/>
        </w:rPr>
      </w:pPr>
      <w:r w:rsidRPr="00FF438D">
        <w:rPr>
          <w:rFonts w:ascii="Arial" w:hAnsi="Arial" w:cs="Arial"/>
        </w:rPr>
        <w:t>Cần. Học sinh chỉ được coi những phần nâng cao khi đã đạt được 1trình độ(giải được càng nhiều bài tập thì sẽ được tăng trình độ càng nhanh) nhất định</w:t>
      </w:r>
      <w:r w:rsidRPr="003F3D9E">
        <w:rPr>
          <w:rFonts w:ascii="Arial" w:hAnsi="Arial" w:cs="Arial"/>
        </w:rPr>
        <w:br/>
      </w:r>
    </w:p>
    <w:p w14:paraId="4696CC75" w14:textId="77777777" w:rsidR="00E46FB3" w:rsidRPr="00FF438D" w:rsidRDefault="00E46FB3" w:rsidP="009200C5">
      <w:pPr>
        <w:pStyle w:val="ListParagraph"/>
        <w:numPr>
          <w:ilvl w:val="0"/>
          <w:numId w:val="17"/>
        </w:numPr>
        <w:spacing w:after="0"/>
        <w:rPr>
          <w:rFonts w:ascii="Arial" w:hAnsi="Arial" w:cs="Arial"/>
          <w:i/>
        </w:rPr>
      </w:pPr>
      <w:r w:rsidRPr="00FF438D">
        <w:rPr>
          <w:rFonts w:ascii="Arial" w:hAnsi="Arial" w:cs="Arial"/>
          <w:i/>
        </w:rPr>
        <w:t>Có cần nhạc nền cho chương trình hay ko?</w:t>
      </w:r>
    </w:p>
    <w:p w14:paraId="222E859D" w14:textId="77777777" w:rsidR="00E46FB3" w:rsidRPr="00FF438D" w:rsidRDefault="00E46FB3" w:rsidP="009200C5">
      <w:pPr>
        <w:pStyle w:val="ListParagraph"/>
        <w:numPr>
          <w:ilvl w:val="0"/>
          <w:numId w:val="18"/>
        </w:numPr>
        <w:spacing w:after="0"/>
        <w:rPr>
          <w:rFonts w:ascii="Arial" w:hAnsi="Arial" w:cs="Arial"/>
        </w:rPr>
      </w:pPr>
      <w:r w:rsidRPr="00FF438D">
        <w:rPr>
          <w:rFonts w:ascii="Arial" w:hAnsi="Arial" w:cs="Arial"/>
        </w:rPr>
        <w:lastRenderedPageBreak/>
        <w:t>Tùy theo mục. Chọn nhạc phù hợp</w:t>
      </w:r>
      <w:r w:rsidRPr="003F3D9E">
        <w:rPr>
          <w:rFonts w:ascii="Arial" w:hAnsi="Arial" w:cs="Arial"/>
        </w:rPr>
        <w:br/>
      </w:r>
    </w:p>
    <w:p w14:paraId="6DC89B18" w14:textId="77777777" w:rsidR="00E46FB3" w:rsidRPr="00FF438D" w:rsidRDefault="00E46FB3" w:rsidP="009200C5">
      <w:pPr>
        <w:pStyle w:val="ListParagraph"/>
        <w:numPr>
          <w:ilvl w:val="0"/>
          <w:numId w:val="17"/>
        </w:numPr>
        <w:spacing w:after="0"/>
        <w:rPr>
          <w:rFonts w:ascii="Arial" w:hAnsi="Arial" w:cs="Arial"/>
          <w:i/>
        </w:rPr>
      </w:pPr>
      <w:r w:rsidRPr="00FF438D">
        <w:rPr>
          <w:rFonts w:ascii="Arial" w:hAnsi="Arial" w:cs="Arial"/>
          <w:i/>
        </w:rPr>
        <w:t xml:space="preserve">Có cần update chương trình ko? Nếu có thì cập nhật  bằng phương pháp nào? </w:t>
      </w:r>
    </w:p>
    <w:p w14:paraId="43F2D75D" w14:textId="77777777" w:rsidR="00E46FB3" w:rsidRPr="00FF438D" w:rsidRDefault="00E46FB3" w:rsidP="009200C5">
      <w:pPr>
        <w:pStyle w:val="ListParagraph"/>
        <w:numPr>
          <w:ilvl w:val="0"/>
          <w:numId w:val="18"/>
        </w:numPr>
        <w:spacing w:after="0"/>
        <w:rPr>
          <w:rFonts w:ascii="Arial" w:hAnsi="Arial" w:cs="Arial"/>
        </w:rPr>
      </w:pPr>
      <w:r w:rsidRPr="00FF438D">
        <w:rPr>
          <w:rFonts w:ascii="Arial" w:hAnsi="Arial" w:cs="Arial"/>
        </w:rPr>
        <w:t>Nên có phần cập nhật. Cập nhật  bằng cách tải quả mạng là hay nhất.</w:t>
      </w:r>
      <w:r w:rsidRPr="003F3D9E">
        <w:rPr>
          <w:rFonts w:ascii="Arial" w:hAnsi="Arial" w:cs="Arial"/>
        </w:rPr>
        <w:br/>
      </w:r>
    </w:p>
    <w:p w14:paraId="563CD6FC" w14:textId="77777777" w:rsidR="00E46FB3" w:rsidRPr="00FF438D" w:rsidRDefault="00E46FB3" w:rsidP="009200C5">
      <w:pPr>
        <w:pStyle w:val="ListParagraph"/>
        <w:numPr>
          <w:ilvl w:val="0"/>
          <w:numId w:val="17"/>
        </w:numPr>
        <w:spacing w:after="0"/>
        <w:rPr>
          <w:rFonts w:ascii="Arial" w:hAnsi="Arial" w:cs="Arial"/>
          <w:i/>
        </w:rPr>
      </w:pPr>
      <w:r w:rsidRPr="00FF438D">
        <w:rPr>
          <w:rFonts w:ascii="Arial" w:hAnsi="Arial" w:cs="Arial"/>
          <w:i/>
        </w:rPr>
        <w:t>Có cần các phím nóng trong chương trình hay ko?</w:t>
      </w:r>
    </w:p>
    <w:p w14:paraId="77107755" w14:textId="77777777" w:rsidR="00E46FB3" w:rsidRPr="00FF438D" w:rsidRDefault="00E46FB3" w:rsidP="009200C5">
      <w:pPr>
        <w:pStyle w:val="ListParagraph"/>
        <w:numPr>
          <w:ilvl w:val="0"/>
          <w:numId w:val="18"/>
        </w:numPr>
        <w:spacing w:after="0"/>
        <w:rPr>
          <w:rFonts w:ascii="Arial" w:hAnsi="Arial" w:cs="Arial"/>
        </w:rPr>
      </w:pPr>
      <w:r w:rsidRPr="00FF438D">
        <w:rPr>
          <w:rFonts w:ascii="Arial" w:hAnsi="Arial" w:cs="Arial"/>
        </w:rPr>
        <w:t>Nên có.</w:t>
      </w:r>
      <w:r>
        <w:rPr>
          <w:rFonts w:ascii="Arial" w:hAnsi="Arial" w:cs="Arial"/>
          <w:lang w:val="en-US"/>
        </w:rPr>
        <w:br/>
      </w:r>
    </w:p>
    <w:p w14:paraId="4DBEE666" w14:textId="77777777" w:rsidR="00E46FB3" w:rsidRPr="00FF438D" w:rsidRDefault="00E46FB3" w:rsidP="009200C5">
      <w:pPr>
        <w:pStyle w:val="ListParagraph"/>
        <w:numPr>
          <w:ilvl w:val="0"/>
          <w:numId w:val="17"/>
        </w:numPr>
        <w:spacing w:after="0"/>
        <w:rPr>
          <w:rFonts w:ascii="Arial" w:hAnsi="Arial" w:cs="Arial"/>
          <w:i/>
        </w:rPr>
      </w:pPr>
      <w:r w:rsidRPr="00FF438D">
        <w:rPr>
          <w:rFonts w:ascii="Arial" w:hAnsi="Arial" w:cs="Arial"/>
          <w:i/>
        </w:rPr>
        <w:t>Cỡ chữ nên bao nhiêu là vừa?</w:t>
      </w:r>
    </w:p>
    <w:p w14:paraId="2F99ADE6" w14:textId="77777777" w:rsidR="00E46FB3" w:rsidRPr="00FF438D" w:rsidRDefault="00E46FB3" w:rsidP="009200C5">
      <w:pPr>
        <w:pStyle w:val="ListParagraph"/>
        <w:numPr>
          <w:ilvl w:val="0"/>
          <w:numId w:val="18"/>
        </w:numPr>
        <w:spacing w:after="0"/>
        <w:rPr>
          <w:rFonts w:ascii="Arial" w:hAnsi="Arial" w:cs="Arial"/>
        </w:rPr>
      </w:pPr>
      <w:r w:rsidRPr="00FF438D">
        <w:rPr>
          <w:rFonts w:ascii="Arial" w:hAnsi="Arial" w:cs="Arial"/>
        </w:rPr>
        <w:t xml:space="preserve">18 hay 20. </w:t>
      </w:r>
      <w:r>
        <w:rPr>
          <w:rFonts w:ascii="Arial" w:hAnsi="Arial" w:cs="Arial"/>
          <w:lang w:val="en-US"/>
        </w:rPr>
        <w:br/>
      </w:r>
    </w:p>
    <w:p w14:paraId="35B1180A" w14:textId="77777777" w:rsidR="00E46FB3" w:rsidRPr="00FF438D" w:rsidRDefault="00E46FB3" w:rsidP="009200C5">
      <w:pPr>
        <w:pStyle w:val="ListParagraph"/>
        <w:numPr>
          <w:ilvl w:val="0"/>
          <w:numId w:val="17"/>
        </w:numPr>
        <w:spacing w:after="0"/>
        <w:rPr>
          <w:rFonts w:ascii="Arial" w:hAnsi="Arial" w:cs="Arial"/>
          <w:i/>
        </w:rPr>
      </w:pPr>
      <w:r w:rsidRPr="00FF438D">
        <w:rPr>
          <w:rFonts w:ascii="Arial" w:hAnsi="Arial" w:cs="Arial"/>
          <w:i/>
        </w:rPr>
        <w:t>Chương trình có nên cho sử dụng thử hay ko?</w:t>
      </w:r>
    </w:p>
    <w:p w14:paraId="65F3F60C" w14:textId="77777777" w:rsidR="00E46FB3" w:rsidRPr="00FF438D" w:rsidRDefault="00E46FB3" w:rsidP="009200C5">
      <w:pPr>
        <w:pStyle w:val="ListParagraph"/>
        <w:numPr>
          <w:ilvl w:val="0"/>
          <w:numId w:val="18"/>
        </w:numPr>
        <w:spacing w:after="0"/>
        <w:rPr>
          <w:rFonts w:ascii="Arial" w:hAnsi="Arial" w:cs="Arial"/>
        </w:rPr>
      </w:pPr>
      <w:r w:rsidRPr="00FF438D">
        <w:rPr>
          <w:rFonts w:ascii="Arial" w:hAnsi="Arial" w:cs="Arial"/>
        </w:rPr>
        <w:t>Nên có phiên bản dùng thử để kiểm lỗi</w:t>
      </w:r>
      <w:r w:rsidRPr="003F3D9E">
        <w:rPr>
          <w:rFonts w:ascii="Arial" w:hAnsi="Arial" w:cs="Arial"/>
        </w:rPr>
        <w:br/>
      </w:r>
    </w:p>
    <w:p w14:paraId="5B330FF6" w14:textId="77777777" w:rsidR="00E46FB3" w:rsidRPr="00FF438D" w:rsidRDefault="00E46FB3" w:rsidP="009200C5">
      <w:pPr>
        <w:pStyle w:val="ListParagraph"/>
        <w:numPr>
          <w:ilvl w:val="0"/>
          <w:numId w:val="17"/>
        </w:numPr>
        <w:spacing w:after="0"/>
        <w:rPr>
          <w:rFonts w:ascii="Arial" w:hAnsi="Arial" w:cs="Arial"/>
          <w:i/>
        </w:rPr>
      </w:pPr>
      <w:r w:rsidRPr="00FF438D">
        <w:rPr>
          <w:rFonts w:ascii="Arial" w:hAnsi="Arial" w:cs="Arial"/>
          <w:i/>
        </w:rPr>
        <w:t>Trong phần lý thuyết có cần chức năng đọc cho học sinh nghe hay ko? Giọng nam hay nữ?</w:t>
      </w:r>
    </w:p>
    <w:p w14:paraId="50F835E5" w14:textId="77777777" w:rsidR="00E46FB3" w:rsidRPr="00FF438D" w:rsidRDefault="00E46FB3" w:rsidP="009200C5">
      <w:pPr>
        <w:pStyle w:val="ListParagraph"/>
        <w:numPr>
          <w:ilvl w:val="0"/>
          <w:numId w:val="18"/>
        </w:numPr>
        <w:spacing w:after="0"/>
        <w:rPr>
          <w:rFonts w:ascii="Arial" w:hAnsi="Arial" w:cs="Arial"/>
        </w:rPr>
      </w:pPr>
      <w:r w:rsidRPr="00FF438D">
        <w:rPr>
          <w:rFonts w:ascii="Arial" w:hAnsi="Arial" w:cs="Arial"/>
        </w:rPr>
        <w:t>Cần. Tốt nhất là giọng nữ. Giọng đọc rõ ràng.</w:t>
      </w:r>
      <w:r>
        <w:rPr>
          <w:rFonts w:ascii="Arial" w:hAnsi="Arial" w:cs="Arial"/>
          <w:lang w:val="en-US"/>
        </w:rPr>
        <w:br/>
      </w:r>
    </w:p>
    <w:p w14:paraId="5D3870C0" w14:textId="77777777" w:rsidR="00E46FB3" w:rsidRPr="00FF438D" w:rsidRDefault="00E46FB3" w:rsidP="009200C5">
      <w:pPr>
        <w:pStyle w:val="ListParagraph"/>
        <w:numPr>
          <w:ilvl w:val="0"/>
          <w:numId w:val="17"/>
        </w:numPr>
        <w:spacing w:after="0"/>
        <w:rPr>
          <w:rFonts w:ascii="Arial" w:hAnsi="Arial" w:cs="Arial"/>
          <w:i/>
        </w:rPr>
      </w:pPr>
      <w:r w:rsidRPr="00FF438D">
        <w:rPr>
          <w:rFonts w:ascii="Arial" w:hAnsi="Arial" w:cs="Arial"/>
          <w:i/>
        </w:rPr>
        <w:t>Có cần các bài tập (theo hình thức tự luận) và cách giải cho các bài tập đó hay ko?(nếu có khả năng thì chấm điểm cho phần bài tập đó luôn(mà thường là ko có khả năng)</w:t>
      </w:r>
    </w:p>
    <w:p w14:paraId="594A586E" w14:textId="77777777" w:rsidR="00E46FB3" w:rsidRPr="00FF438D" w:rsidRDefault="00E46FB3" w:rsidP="009200C5">
      <w:pPr>
        <w:pStyle w:val="ListParagraph"/>
        <w:numPr>
          <w:ilvl w:val="0"/>
          <w:numId w:val="18"/>
        </w:numPr>
        <w:spacing w:after="0"/>
        <w:rPr>
          <w:rFonts w:ascii="Arial" w:hAnsi="Arial" w:cs="Arial"/>
        </w:rPr>
      </w:pPr>
      <w:r w:rsidRPr="00FF438D">
        <w:rPr>
          <w:rFonts w:ascii="Arial" w:hAnsi="Arial" w:cs="Arial"/>
        </w:rPr>
        <w:t>Hạn chế các bài tập về lí thuyết. Có thể cho học sinh điền chỗ trống thôi.</w:t>
      </w:r>
      <w:r w:rsidRPr="003F3D9E">
        <w:rPr>
          <w:rFonts w:ascii="Arial" w:hAnsi="Arial" w:cs="Arial"/>
        </w:rPr>
        <w:br/>
      </w:r>
    </w:p>
    <w:p w14:paraId="142F5645" w14:textId="77777777" w:rsidR="00E46FB3" w:rsidRPr="00FF438D" w:rsidRDefault="00E46FB3" w:rsidP="009200C5">
      <w:pPr>
        <w:pStyle w:val="ListParagraph"/>
        <w:numPr>
          <w:ilvl w:val="0"/>
          <w:numId w:val="17"/>
        </w:numPr>
        <w:spacing w:after="0"/>
        <w:rPr>
          <w:rFonts w:ascii="Arial" w:hAnsi="Arial" w:cs="Arial"/>
          <w:i/>
        </w:rPr>
      </w:pPr>
      <w:r w:rsidRPr="00FF438D">
        <w:rPr>
          <w:rFonts w:ascii="Arial" w:hAnsi="Arial" w:cs="Arial"/>
          <w:i/>
        </w:rPr>
        <w:t>Cần bao nhiêu câu hỏi cho phần bài tập là vừa?</w:t>
      </w:r>
    </w:p>
    <w:p w14:paraId="770D5487" w14:textId="77777777" w:rsidR="00E46FB3" w:rsidRPr="00FF438D" w:rsidRDefault="00E46FB3" w:rsidP="009200C5">
      <w:pPr>
        <w:pStyle w:val="ListParagraph"/>
        <w:numPr>
          <w:ilvl w:val="0"/>
          <w:numId w:val="18"/>
        </w:numPr>
        <w:spacing w:after="0"/>
        <w:rPr>
          <w:rFonts w:ascii="Arial" w:hAnsi="Arial" w:cs="Arial"/>
        </w:rPr>
      </w:pPr>
      <w:r w:rsidRPr="00FF438D">
        <w:rPr>
          <w:rFonts w:ascii="Arial" w:hAnsi="Arial" w:cs="Arial"/>
        </w:rPr>
        <w:t>Càng nhiều càng tốt. Bao quát đủ lí thuyết là đủ</w:t>
      </w:r>
      <w:r w:rsidRPr="003F3D9E">
        <w:rPr>
          <w:rFonts w:ascii="Arial" w:hAnsi="Arial" w:cs="Arial"/>
        </w:rPr>
        <w:br/>
      </w:r>
    </w:p>
    <w:p w14:paraId="5570B97A" w14:textId="77777777" w:rsidR="00E46FB3" w:rsidRPr="00FF438D" w:rsidRDefault="00E46FB3" w:rsidP="009200C5">
      <w:pPr>
        <w:pStyle w:val="ListParagraph"/>
        <w:numPr>
          <w:ilvl w:val="0"/>
          <w:numId w:val="17"/>
        </w:numPr>
        <w:spacing w:after="0"/>
        <w:rPr>
          <w:rFonts w:ascii="Arial" w:hAnsi="Arial" w:cs="Arial"/>
          <w:i/>
        </w:rPr>
      </w:pPr>
      <w:r w:rsidRPr="00FF438D">
        <w:rPr>
          <w:rFonts w:ascii="Arial" w:hAnsi="Arial" w:cs="Arial"/>
          <w:i/>
        </w:rPr>
        <w:t>Tên của các định lý, nhà toán học … nên đề theo tiếng Việt hay tiếng Anh hoặc có thể là cả hai?</w:t>
      </w:r>
    </w:p>
    <w:p w14:paraId="60884F84" w14:textId="77777777" w:rsidR="00E46FB3" w:rsidRPr="00FF438D" w:rsidRDefault="00E46FB3" w:rsidP="009200C5">
      <w:pPr>
        <w:pStyle w:val="ListParagraph"/>
        <w:numPr>
          <w:ilvl w:val="0"/>
          <w:numId w:val="18"/>
        </w:numPr>
        <w:spacing w:after="0"/>
        <w:rPr>
          <w:rFonts w:ascii="Arial" w:hAnsi="Arial" w:cs="Arial"/>
        </w:rPr>
      </w:pPr>
      <w:r w:rsidRPr="00FF438D">
        <w:rPr>
          <w:rFonts w:ascii="Arial" w:hAnsi="Arial" w:cs="Arial"/>
        </w:rPr>
        <w:t>Cả hai.</w:t>
      </w:r>
      <w:r>
        <w:rPr>
          <w:rFonts w:ascii="Arial" w:hAnsi="Arial" w:cs="Arial"/>
          <w:lang w:val="en-US"/>
        </w:rPr>
        <w:br/>
      </w:r>
    </w:p>
    <w:p w14:paraId="685F5EC1" w14:textId="77777777" w:rsidR="00E46FB3" w:rsidRPr="00FF438D" w:rsidRDefault="00E46FB3" w:rsidP="009200C5">
      <w:pPr>
        <w:pStyle w:val="ListParagraph"/>
        <w:numPr>
          <w:ilvl w:val="0"/>
          <w:numId w:val="17"/>
        </w:numPr>
        <w:spacing w:after="0"/>
        <w:rPr>
          <w:rFonts w:ascii="Arial" w:hAnsi="Arial" w:cs="Arial"/>
          <w:i/>
        </w:rPr>
      </w:pPr>
      <w:r w:rsidRPr="00FF438D">
        <w:rPr>
          <w:rFonts w:ascii="Arial" w:hAnsi="Arial" w:cs="Arial"/>
          <w:i/>
        </w:rPr>
        <w:t>Có cần một nhân vật nào đó trong phần mềm hay ko?(ví dụ: mickey, donald, goofy…)</w:t>
      </w:r>
    </w:p>
    <w:p w14:paraId="2DC31038" w14:textId="77777777" w:rsidR="00E46FB3" w:rsidRPr="00FF438D" w:rsidRDefault="00E46FB3" w:rsidP="009200C5">
      <w:pPr>
        <w:pStyle w:val="ListParagraph"/>
        <w:numPr>
          <w:ilvl w:val="0"/>
          <w:numId w:val="18"/>
        </w:numPr>
        <w:spacing w:after="0"/>
        <w:rPr>
          <w:rFonts w:ascii="Arial" w:hAnsi="Arial" w:cs="Arial"/>
        </w:rPr>
      </w:pPr>
      <w:r w:rsidRPr="00FF438D">
        <w:rPr>
          <w:rFonts w:ascii="Arial" w:hAnsi="Arial" w:cs="Arial"/>
        </w:rPr>
        <w:t>Chương trình sẽ vui hơn nếu có.</w:t>
      </w:r>
      <w:r w:rsidRPr="003F3D9E">
        <w:rPr>
          <w:rFonts w:ascii="Arial" w:hAnsi="Arial" w:cs="Arial"/>
        </w:rPr>
        <w:br/>
      </w:r>
    </w:p>
    <w:p w14:paraId="2F5202B8" w14:textId="77777777" w:rsidR="00E46FB3" w:rsidRPr="00FF438D" w:rsidRDefault="00E46FB3" w:rsidP="009200C5">
      <w:pPr>
        <w:pStyle w:val="ListParagraph"/>
        <w:numPr>
          <w:ilvl w:val="0"/>
          <w:numId w:val="17"/>
        </w:numPr>
        <w:spacing w:after="0"/>
        <w:rPr>
          <w:rFonts w:ascii="Arial" w:hAnsi="Arial" w:cs="Arial"/>
          <w:i/>
        </w:rPr>
      </w:pPr>
      <w:r w:rsidRPr="00FF438D">
        <w:rPr>
          <w:rFonts w:ascii="Arial" w:hAnsi="Arial" w:cs="Arial"/>
          <w:i/>
        </w:rPr>
        <w:t>Dung lượng chương trình cỡ bao nhiêu?</w:t>
      </w:r>
    </w:p>
    <w:p w14:paraId="783F2688" w14:textId="77777777" w:rsidR="00E46FB3" w:rsidRPr="00FF438D" w:rsidRDefault="00E46FB3" w:rsidP="009200C5">
      <w:pPr>
        <w:pStyle w:val="ListParagraph"/>
        <w:numPr>
          <w:ilvl w:val="0"/>
          <w:numId w:val="18"/>
        </w:numPr>
        <w:spacing w:after="0"/>
        <w:rPr>
          <w:rFonts w:ascii="Arial" w:hAnsi="Arial" w:cs="Arial"/>
        </w:rPr>
      </w:pPr>
      <w:r w:rsidRPr="00FF438D">
        <w:rPr>
          <w:rFonts w:ascii="Arial" w:hAnsi="Arial" w:cs="Arial"/>
        </w:rPr>
        <w:t>Vài trăm mb.</w:t>
      </w:r>
      <w:r>
        <w:rPr>
          <w:rFonts w:ascii="Arial" w:hAnsi="Arial" w:cs="Arial"/>
          <w:lang w:val="en-US"/>
        </w:rPr>
        <w:br/>
      </w:r>
    </w:p>
    <w:p w14:paraId="29B61982" w14:textId="77777777" w:rsidR="00E46FB3" w:rsidRPr="00FF438D" w:rsidRDefault="00E46FB3" w:rsidP="009200C5">
      <w:pPr>
        <w:pStyle w:val="ListParagraph"/>
        <w:numPr>
          <w:ilvl w:val="0"/>
          <w:numId w:val="17"/>
        </w:numPr>
        <w:spacing w:after="0"/>
        <w:rPr>
          <w:rFonts w:ascii="Arial" w:hAnsi="Arial" w:cs="Arial"/>
          <w:i/>
        </w:rPr>
      </w:pPr>
      <w:r w:rsidRPr="00FF438D">
        <w:rPr>
          <w:rFonts w:ascii="Arial" w:hAnsi="Arial" w:cs="Arial"/>
          <w:i/>
        </w:rPr>
        <w:t>Có cần làm chương trình trên các hệ điều hành khác(như linux) hay ko?</w:t>
      </w:r>
    </w:p>
    <w:p w14:paraId="49FD4B7F" w14:textId="77777777" w:rsidR="00E46FB3" w:rsidRPr="00344095" w:rsidRDefault="00E46FB3" w:rsidP="009200C5">
      <w:pPr>
        <w:pStyle w:val="ListParagraph"/>
        <w:numPr>
          <w:ilvl w:val="0"/>
          <w:numId w:val="18"/>
        </w:numPr>
        <w:spacing w:after="0"/>
        <w:rPr>
          <w:rFonts w:ascii="Times New Roman" w:hAnsi="Times New Roman" w:cs="Times New Roman"/>
          <w:sz w:val="26"/>
        </w:rPr>
      </w:pPr>
      <w:r w:rsidRPr="00FF438D">
        <w:rPr>
          <w:rFonts w:ascii="Arial" w:hAnsi="Arial" w:cs="Arial"/>
        </w:rPr>
        <w:t xml:space="preserve">Không cần thiết. Chỉ cần chạy tốt trên  môi trường windows </w:t>
      </w:r>
    </w:p>
    <w:p w14:paraId="1546149E" w14:textId="77777777" w:rsidR="00E46FB3" w:rsidRPr="00E46FB3" w:rsidRDefault="00E46FB3" w:rsidP="00FA4128">
      <w:pPr>
        <w:rPr>
          <w:rFonts w:cs="Arial"/>
          <w:lang w:val="vi-VN"/>
        </w:rPr>
      </w:pPr>
    </w:p>
    <w:p w14:paraId="3C919DD5" w14:textId="77777777" w:rsidR="00FA4128" w:rsidRPr="00596658" w:rsidRDefault="00FA4128" w:rsidP="00A12B8D">
      <w:pPr>
        <w:pStyle w:val="Heading1"/>
        <w:rPr>
          <w:rFonts w:cs="Arial"/>
        </w:rPr>
      </w:pPr>
      <w:bookmarkStart w:id="310" w:name="_Toc250577931"/>
      <w:bookmarkStart w:id="311" w:name="_Toc261981543"/>
      <w:r w:rsidRPr="00596658">
        <w:rPr>
          <w:rFonts w:cs="Arial"/>
        </w:rPr>
        <w:t>Các yêu cầu</w:t>
      </w:r>
      <w:bookmarkEnd w:id="310"/>
      <w:r w:rsidR="00EA376E" w:rsidRPr="00596658">
        <w:rPr>
          <w:rFonts w:cs="Arial"/>
        </w:rPr>
        <w:t xml:space="preserve"> người dùng</w:t>
      </w:r>
      <w:bookmarkEnd w:id="311"/>
    </w:p>
    <w:p w14:paraId="3960C334" w14:textId="77777777" w:rsidR="00FA4128" w:rsidRPr="00E420BC" w:rsidRDefault="00FA4128" w:rsidP="00EA376E">
      <w:pPr>
        <w:pStyle w:val="Heading2"/>
        <w:rPr>
          <w:rFonts w:ascii="Arial" w:hAnsi="Arial" w:cs="Arial"/>
          <w:sz w:val="22"/>
          <w:szCs w:val="22"/>
        </w:rPr>
      </w:pPr>
      <w:bookmarkStart w:id="312" w:name="_Toc261981544"/>
      <w:r w:rsidRPr="00E420BC">
        <w:rPr>
          <w:rFonts w:ascii="Arial" w:eastAsia="Times New Roman" w:hAnsi="Arial" w:cs="Arial"/>
          <w:sz w:val="22"/>
          <w:szCs w:val="22"/>
        </w:rPr>
        <w:t>Yêu cầu chức năng</w:t>
      </w:r>
      <w:bookmarkEnd w:id="312"/>
    </w:p>
    <w:p w14:paraId="502D7F07" w14:textId="77777777" w:rsidR="00A12B8D" w:rsidRPr="00596658" w:rsidRDefault="00A12B8D" w:rsidP="009200C5">
      <w:pPr>
        <w:pStyle w:val="ListParagraph"/>
        <w:numPr>
          <w:ilvl w:val="0"/>
          <w:numId w:val="7"/>
        </w:numPr>
        <w:ind w:left="709"/>
        <w:rPr>
          <w:rFonts w:ascii="Arial" w:hAnsi="Arial" w:cs="Arial"/>
        </w:rPr>
      </w:pPr>
      <w:r w:rsidRPr="00596658">
        <w:rPr>
          <w:rFonts w:ascii="Arial" w:hAnsi="Arial" w:cs="Arial"/>
          <w:lang w:val="en-US"/>
        </w:rPr>
        <w:t>Quản lý tài khoản người dùng.</w:t>
      </w:r>
    </w:p>
    <w:p w14:paraId="7C6F00E9" w14:textId="77777777" w:rsidR="00A12B8D" w:rsidRPr="00596658" w:rsidRDefault="00A12B8D" w:rsidP="009200C5">
      <w:pPr>
        <w:pStyle w:val="ListParagraph"/>
        <w:numPr>
          <w:ilvl w:val="0"/>
          <w:numId w:val="7"/>
        </w:numPr>
        <w:ind w:left="709"/>
        <w:rPr>
          <w:rFonts w:ascii="Arial" w:hAnsi="Arial" w:cs="Arial"/>
        </w:rPr>
      </w:pPr>
      <w:r w:rsidRPr="00596658">
        <w:rPr>
          <w:rFonts w:ascii="Arial" w:hAnsi="Arial" w:cs="Arial"/>
        </w:rPr>
        <w:t>Học tập lý thuyết (</w:t>
      </w:r>
      <w:r w:rsidR="00FE1F81" w:rsidRPr="00FE1F81">
        <w:rPr>
          <w:rFonts w:ascii="Arial" w:hAnsi="Arial" w:cs="Arial"/>
        </w:rPr>
        <w:t>các công thức, bài tập mẫu</w:t>
      </w:r>
      <w:r w:rsidRPr="00596658">
        <w:rPr>
          <w:rFonts w:ascii="Arial" w:hAnsi="Arial" w:cs="Arial"/>
        </w:rPr>
        <w:t>).</w:t>
      </w:r>
    </w:p>
    <w:p w14:paraId="4982F4E3" w14:textId="77777777" w:rsidR="00A12B8D" w:rsidRPr="00596658" w:rsidRDefault="00A12B8D" w:rsidP="009200C5">
      <w:pPr>
        <w:pStyle w:val="ListParagraph"/>
        <w:numPr>
          <w:ilvl w:val="0"/>
          <w:numId w:val="7"/>
        </w:numPr>
        <w:ind w:left="709"/>
        <w:rPr>
          <w:rFonts w:ascii="Arial" w:hAnsi="Arial" w:cs="Arial"/>
        </w:rPr>
      </w:pPr>
      <w:r w:rsidRPr="00596658">
        <w:rPr>
          <w:rFonts w:ascii="Arial" w:hAnsi="Arial" w:cs="Arial"/>
        </w:rPr>
        <w:t>Làm bài tập (</w:t>
      </w:r>
      <w:r w:rsidR="00FE1F81" w:rsidRPr="00FE1F81">
        <w:rPr>
          <w:rFonts w:ascii="Arial" w:hAnsi="Arial" w:cs="Arial"/>
        </w:rPr>
        <w:t>trắc nghiệm, sắp xếp lời giải chứng minh</w:t>
      </w:r>
      <w:r w:rsidRPr="00596658">
        <w:rPr>
          <w:rFonts w:ascii="Arial" w:hAnsi="Arial" w:cs="Arial"/>
        </w:rPr>
        <w:t>).</w:t>
      </w:r>
    </w:p>
    <w:p w14:paraId="3FF98740" w14:textId="77777777" w:rsidR="00A12B8D" w:rsidRPr="00596658" w:rsidRDefault="00A12B8D" w:rsidP="009200C5">
      <w:pPr>
        <w:pStyle w:val="ListParagraph"/>
        <w:numPr>
          <w:ilvl w:val="0"/>
          <w:numId w:val="7"/>
        </w:numPr>
        <w:ind w:left="709"/>
        <w:rPr>
          <w:rFonts w:ascii="Arial" w:hAnsi="Arial" w:cs="Arial"/>
        </w:rPr>
      </w:pPr>
      <w:r w:rsidRPr="00596658">
        <w:rPr>
          <w:rFonts w:ascii="Arial" w:hAnsi="Arial" w:cs="Arial"/>
        </w:rPr>
        <w:t xml:space="preserve">Làm bài kiểm tra (kiểm tra </w:t>
      </w:r>
      <w:r w:rsidR="00FE1F81" w:rsidRPr="00FE1F81">
        <w:rPr>
          <w:rFonts w:ascii="Arial" w:hAnsi="Arial" w:cs="Arial"/>
        </w:rPr>
        <w:t>kiến thức lý thuyết và khả năng ứng dụng vào bài tập</w:t>
      </w:r>
      <w:r w:rsidRPr="00596658">
        <w:rPr>
          <w:rFonts w:ascii="Arial" w:hAnsi="Arial" w:cs="Arial"/>
        </w:rPr>
        <w:t>).</w:t>
      </w:r>
    </w:p>
    <w:p w14:paraId="62C67378" w14:textId="77777777" w:rsidR="00A12B8D" w:rsidRPr="00596658" w:rsidRDefault="00A12B8D" w:rsidP="009200C5">
      <w:pPr>
        <w:pStyle w:val="ListParagraph"/>
        <w:numPr>
          <w:ilvl w:val="0"/>
          <w:numId w:val="7"/>
        </w:numPr>
        <w:ind w:left="709"/>
        <w:rPr>
          <w:rFonts w:ascii="Arial" w:hAnsi="Arial" w:cs="Arial"/>
        </w:rPr>
      </w:pPr>
      <w:r w:rsidRPr="00596658">
        <w:rPr>
          <w:rFonts w:ascii="Arial" w:hAnsi="Arial" w:cs="Arial"/>
        </w:rPr>
        <w:t>Xem kết quả học tập.</w:t>
      </w:r>
    </w:p>
    <w:p w14:paraId="7248BEE6" w14:textId="77777777" w:rsidR="00A12B8D" w:rsidRPr="00596658" w:rsidRDefault="00A12B8D" w:rsidP="009200C5">
      <w:pPr>
        <w:pStyle w:val="ListParagraph"/>
        <w:numPr>
          <w:ilvl w:val="0"/>
          <w:numId w:val="7"/>
        </w:numPr>
        <w:ind w:left="709"/>
        <w:rPr>
          <w:rFonts w:ascii="Arial" w:hAnsi="Arial" w:cs="Arial"/>
        </w:rPr>
      </w:pPr>
      <w:r w:rsidRPr="00596658">
        <w:rPr>
          <w:rFonts w:ascii="Arial" w:hAnsi="Arial" w:cs="Arial"/>
          <w:lang w:val="en-US"/>
        </w:rPr>
        <w:t>Hiệu chỉnh bài học.</w:t>
      </w:r>
    </w:p>
    <w:p w14:paraId="6BD06481" w14:textId="77777777" w:rsidR="00E50246" w:rsidRPr="00596658" w:rsidRDefault="00E50246" w:rsidP="009200C5">
      <w:pPr>
        <w:pStyle w:val="ListParagraph"/>
        <w:numPr>
          <w:ilvl w:val="0"/>
          <w:numId w:val="7"/>
        </w:numPr>
        <w:ind w:left="709"/>
        <w:rPr>
          <w:rFonts w:ascii="Arial" w:eastAsia="Arial" w:hAnsi="Arial" w:cs="Arial"/>
        </w:rPr>
      </w:pPr>
      <w:r w:rsidRPr="00596658">
        <w:rPr>
          <w:rFonts w:ascii="Arial" w:hAnsi="Arial" w:cs="Arial"/>
        </w:rPr>
        <w:t>Trò chơi liên quan đến bài học</w:t>
      </w:r>
    </w:p>
    <w:p w14:paraId="34AC98BB" w14:textId="77777777" w:rsidR="00D92432" w:rsidRPr="00D93C59" w:rsidRDefault="00EA376E" w:rsidP="00D92432">
      <w:pPr>
        <w:spacing w:before="120" w:after="120" w:line="360" w:lineRule="auto"/>
        <w:jc w:val="both"/>
        <w:rPr>
          <w:rFonts w:cs="Arial"/>
          <w:b/>
          <w:i/>
          <w:szCs w:val="22"/>
          <w:lang w:val="vi-VN"/>
        </w:rPr>
      </w:pPr>
      <w:r w:rsidRPr="00596658">
        <w:rPr>
          <w:rFonts w:cs="Arial"/>
          <w:b/>
          <w:i/>
          <w:szCs w:val="22"/>
          <w:lang w:val="vi-VN"/>
        </w:rPr>
        <w:lastRenderedPageBreak/>
        <w:t>Các đặc tả chi tiết các tính năng yêu cầu.</w:t>
      </w:r>
    </w:p>
    <w:p w14:paraId="5C6C1F1D" w14:textId="77777777" w:rsidR="00D93C59" w:rsidRPr="00D93C59" w:rsidRDefault="00D93C59" w:rsidP="00D93C59">
      <w:pPr>
        <w:pStyle w:val="Heading3"/>
        <w:rPr>
          <w:lang w:val="vi-VN"/>
        </w:rPr>
      </w:pPr>
      <w:bookmarkStart w:id="313" w:name="_Toc261981545"/>
      <w:r w:rsidRPr="00D93C59">
        <w:rPr>
          <w:lang w:val="vi-VN"/>
        </w:rPr>
        <w:t>Các thao tác với tài khoản</w:t>
      </w:r>
      <w:bookmarkEnd w:id="313"/>
    </w:p>
    <w:p w14:paraId="3AF28BEE" w14:textId="77777777" w:rsidR="00D93C59" w:rsidRPr="00D93C59" w:rsidRDefault="00D93C59" w:rsidP="00D93C59">
      <w:pPr>
        <w:pStyle w:val="Heading4"/>
        <w:rPr>
          <w:lang w:val="vi-VN"/>
        </w:rPr>
      </w:pPr>
      <w:r w:rsidRPr="00D93C59">
        <w:rPr>
          <w:rFonts w:eastAsia="Times New Roman"/>
          <w:lang w:val="vi-VN"/>
        </w:rPr>
        <w:t xml:space="preserve">F-000: </w:t>
      </w:r>
      <w:r w:rsidRPr="00D93C59">
        <w:rPr>
          <w:lang w:val="vi-VN"/>
        </w:rPr>
        <w:t>Đăng kí tài khoản.</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1280"/>
        <w:gridCol w:w="9124"/>
      </w:tblGrid>
      <w:tr w:rsidR="00D93C59" w:rsidRPr="001A130E" w14:paraId="0776D383" w14:textId="77777777" w:rsidTr="00122D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EEEEA0" w14:textId="77777777" w:rsidR="00D93C59" w:rsidRPr="001A130E" w:rsidRDefault="00D93C59" w:rsidP="00122D49">
            <w:pPr>
              <w:jc w:val="center"/>
              <w:rPr>
                <w:rFonts w:asciiTheme="majorHAnsi" w:hAnsiTheme="majorHAnsi" w:cstheme="majorHAnsi"/>
                <w:b/>
                <w:bCs/>
                <w:szCs w:val="22"/>
              </w:rPr>
            </w:pPr>
            <w:r w:rsidRPr="001A130E">
              <w:rPr>
                <w:rFonts w:asciiTheme="majorHAnsi" w:hAnsiTheme="majorHAnsi" w:cstheme="majorHAnsi"/>
                <w:b/>
                <w:bCs/>
                <w:szCs w:val="22"/>
              </w:rPr>
              <w:t>Độ ưu tiên:</w:t>
            </w:r>
          </w:p>
        </w:tc>
        <w:tc>
          <w:tcPr>
            <w:tcW w:w="0" w:type="auto"/>
            <w:tcBorders>
              <w:top w:val="outset" w:sz="6" w:space="0" w:color="auto"/>
              <w:left w:val="outset" w:sz="6" w:space="0" w:color="auto"/>
              <w:bottom w:val="outset" w:sz="6" w:space="0" w:color="auto"/>
              <w:right w:val="outset" w:sz="6" w:space="0" w:color="auto"/>
            </w:tcBorders>
            <w:vAlign w:val="center"/>
            <w:hideMark/>
          </w:tcPr>
          <w:p w14:paraId="3A451657" w14:textId="77777777" w:rsidR="00D93C59" w:rsidRPr="001A130E" w:rsidRDefault="00D93C59" w:rsidP="00122D49">
            <w:pPr>
              <w:rPr>
                <w:rFonts w:asciiTheme="majorHAnsi" w:hAnsiTheme="majorHAnsi" w:cstheme="majorHAnsi"/>
                <w:szCs w:val="22"/>
              </w:rPr>
            </w:pPr>
            <w:r w:rsidRPr="001A130E">
              <w:rPr>
                <w:rFonts w:asciiTheme="majorHAnsi" w:hAnsiTheme="majorHAnsi" w:cstheme="majorHAnsi"/>
                <w:szCs w:val="22"/>
              </w:rPr>
              <w:t>Không bắt buộc</w:t>
            </w:r>
          </w:p>
        </w:tc>
      </w:tr>
      <w:tr w:rsidR="00D93C59" w:rsidRPr="001A130E" w14:paraId="1F246D30" w14:textId="77777777" w:rsidTr="00122D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9CFC23" w14:textId="77777777" w:rsidR="00D93C59" w:rsidRPr="001A130E" w:rsidRDefault="00D93C59" w:rsidP="00122D49">
            <w:pPr>
              <w:jc w:val="center"/>
              <w:rPr>
                <w:rFonts w:asciiTheme="majorHAnsi" w:hAnsiTheme="majorHAnsi" w:cstheme="majorHAnsi"/>
                <w:b/>
                <w:bCs/>
                <w:szCs w:val="22"/>
              </w:rPr>
            </w:pPr>
            <w:r w:rsidRPr="001A130E">
              <w:rPr>
                <w:rFonts w:asciiTheme="majorHAnsi" w:hAnsiTheme="majorHAnsi" w:cstheme="majorHAnsi"/>
                <w:b/>
                <w:bCs/>
                <w:szCs w:val="22"/>
              </w:rPr>
              <w:t>Thời gian thực hiện</w:t>
            </w:r>
          </w:p>
        </w:tc>
        <w:tc>
          <w:tcPr>
            <w:tcW w:w="0" w:type="auto"/>
            <w:tcBorders>
              <w:top w:val="outset" w:sz="6" w:space="0" w:color="auto"/>
              <w:left w:val="outset" w:sz="6" w:space="0" w:color="auto"/>
              <w:bottom w:val="outset" w:sz="6" w:space="0" w:color="auto"/>
              <w:right w:val="outset" w:sz="6" w:space="0" w:color="auto"/>
            </w:tcBorders>
            <w:vAlign w:val="center"/>
            <w:hideMark/>
          </w:tcPr>
          <w:p w14:paraId="4581C9B8" w14:textId="77777777" w:rsidR="00D93C59" w:rsidRPr="001A130E" w:rsidRDefault="00D93C59" w:rsidP="00122D49">
            <w:pPr>
              <w:rPr>
                <w:rFonts w:asciiTheme="majorHAnsi" w:hAnsiTheme="majorHAnsi" w:cstheme="majorHAnsi"/>
                <w:szCs w:val="22"/>
              </w:rPr>
            </w:pPr>
            <w:r w:rsidRPr="001A130E">
              <w:rPr>
                <w:rFonts w:asciiTheme="majorHAnsi" w:hAnsiTheme="majorHAnsi" w:cstheme="majorHAnsi"/>
                <w:szCs w:val="22"/>
              </w:rPr>
              <w:t>Vài ngày</w:t>
            </w:r>
          </w:p>
        </w:tc>
      </w:tr>
      <w:tr w:rsidR="00D93C59" w:rsidRPr="001A130E" w14:paraId="0C0E5FDB" w14:textId="77777777" w:rsidTr="00122D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7DA001" w14:textId="77777777" w:rsidR="00D93C59" w:rsidRPr="001A130E" w:rsidRDefault="00D93C59" w:rsidP="00122D49">
            <w:pPr>
              <w:jc w:val="center"/>
              <w:rPr>
                <w:rFonts w:asciiTheme="majorHAnsi" w:hAnsiTheme="majorHAnsi" w:cstheme="majorHAnsi"/>
                <w:b/>
                <w:bCs/>
                <w:szCs w:val="22"/>
              </w:rPr>
            </w:pPr>
            <w:r w:rsidRPr="001A130E">
              <w:rPr>
                <w:rFonts w:asciiTheme="majorHAnsi" w:hAnsiTheme="majorHAnsi" w:cstheme="majorHAnsi"/>
                <w:b/>
                <w:bCs/>
                <w:szCs w:val="22"/>
              </w:rPr>
              <w:t>Rủi ro</w:t>
            </w:r>
          </w:p>
        </w:tc>
        <w:tc>
          <w:tcPr>
            <w:tcW w:w="0" w:type="auto"/>
            <w:tcBorders>
              <w:top w:val="outset" w:sz="6" w:space="0" w:color="auto"/>
              <w:left w:val="outset" w:sz="6" w:space="0" w:color="auto"/>
              <w:bottom w:val="outset" w:sz="6" w:space="0" w:color="auto"/>
              <w:right w:val="outset" w:sz="6" w:space="0" w:color="auto"/>
            </w:tcBorders>
            <w:vAlign w:val="center"/>
            <w:hideMark/>
          </w:tcPr>
          <w:p w14:paraId="157030D7" w14:textId="77777777" w:rsidR="00D93C59" w:rsidRPr="001A130E" w:rsidRDefault="00D93C59" w:rsidP="00122D49">
            <w:pPr>
              <w:rPr>
                <w:rFonts w:asciiTheme="majorHAnsi" w:hAnsiTheme="majorHAnsi" w:cstheme="majorHAnsi"/>
                <w:szCs w:val="22"/>
              </w:rPr>
            </w:pPr>
          </w:p>
        </w:tc>
      </w:tr>
      <w:tr w:rsidR="00D93C59" w:rsidRPr="001A130E" w14:paraId="7DCE4911" w14:textId="77777777" w:rsidTr="00122D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800D6E" w14:textId="77777777" w:rsidR="00D93C59" w:rsidRPr="001A130E" w:rsidRDefault="00D93C59" w:rsidP="00122D49">
            <w:pPr>
              <w:jc w:val="center"/>
              <w:rPr>
                <w:rFonts w:asciiTheme="majorHAnsi" w:hAnsiTheme="majorHAnsi" w:cstheme="majorHAnsi"/>
                <w:b/>
                <w:bCs/>
                <w:szCs w:val="22"/>
              </w:rPr>
            </w:pPr>
            <w:r w:rsidRPr="001A130E">
              <w:rPr>
                <w:rFonts w:asciiTheme="majorHAnsi" w:hAnsiTheme="majorHAnsi" w:cstheme="majorHAnsi"/>
                <w:b/>
                <w:bCs/>
                <w:szCs w:val="22"/>
              </w:rPr>
              <w:t>Thuộc nhóm hàm:</w:t>
            </w:r>
          </w:p>
        </w:tc>
        <w:tc>
          <w:tcPr>
            <w:tcW w:w="0" w:type="auto"/>
            <w:tcBorders>
              <w:top w:val="outset" w:sz="6" w:space="0" w:color="auto"/>
              <w:left w:val="outset" w:sz="6" w:space="0" w:color="auto"/>
              <w:bottom w:val="outset" w:sz="6" w:space="0" w:color="auto"/>
              <w:right w:val="outset" w:sz="6" w:space="0" w:color="auto"/>
            </w:tcBorders>
            <w:vAlign w:val="center"/>
            <w:hideMark/>
          </w:tcPr>
          <w:p w14:paraId="319009A2" w14:textId="77777777" w:rsidR="00D93C59" w:rsidRPr="001A130E" w:rsidRDefault="00D93C59" w:rsidP="00122D49">
            <w:pPr>
              <w:rPr>
                <w:rFonts w:asciiTheme="majorHAnsi" w:hAnsiTheme="majorHAnsi" w:cstheme="majorHAnsi"/>
                <w:color w:val="FF0000"/>
                <w:szCs w:val="22"/>
              </w:rPr>
            </w:pPr>
            <w:r w:rsidRPr="001A130E">
              <w:rPr>
                <w:rFonts w:asciiTheme="majorHAnsi" w:hAnsiTheme="majorHAnsi" w:cstheme="majorHAnsi"/>
                <w:color w:val="000000"/>
                <w:szCs w:val="22"/>
              </w:rPr>
              <w:t>Các thao tác với tài khoản</w:t>
            </w:r>
          </w:p>
        </w:tc>
      </w:tr>
      <w:tr w:rsidR="00D93C59" w:rsidRPr="001A130E" w14:paraId="3BAAD2AD" w14:textId="77777777" w:rsidTr="00122D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DD5FA5F" w14:textId="77777777" w:rsidR="00D93C59" w:rsidRPr="001A130E" w:rsidRDefault="00D93C59" w:rsidP="00122D49">
            <w:pPr>
              <w:jc w:val="center"/>
              <w:rPr>
                <w:rFonts w:asciiTheme="majorHAnsi" w:hAnsiTheme="majorHAnsi" w:cstheme="majorHAnsi"/>
                <w:b/>
                <w:bCs/>
                <w:szCs w:val="22"/>
              </w:rPr>
            </w:pPr>
            <w:r w:rsidRPr="001A130E">
              <w:rPr>
                <w:rFonts w:asciiTheme="majorHAnsi" w:hAnsiTheme="majorHAnsi" w:cstheme="majorHAnsi"/>
                <w:b/>
                <w:bCs/>
                <w:szCs w:val="22"/>
              </w:rPr>
              <w:t>Use case(s):</w:t>
            </w:r>
          </w:p>
        </w:tc>
        <w:tc>
          <w:tcPr>
            <w:tcW w:w="0" w:type="auto"/>
            <w:tcBorders>
              <w:top w:val="outset" w:sz="6" w:space="0" w:color="auto"/>
              <w:left w:val="outset" w:sz="6" w:space="0" w:color="auto"/>
              <w:bottom w:val="outset" w:sz="6" w:space="0" w:color="auto"/>
              <w:right w:val="outset" w:sz="6" w:space="0" w:color="auto"/>
            </w:tcBorders>
            <w:vAlign w:val="center"/>
            <w:hideMark/>
          </w:tcPr>
          <w:p w14:paraId="44F30F9D" w14:textId="77777777" w:rsidR="00D93C59" w:rsidRPr="001A130E" w:rsidRDefault="00D93C59" w:rsidP="00122D49">
            <w:pPr>
              <w:rPr>
                <w:rFonts w:asciiTheme="majorHAnsi" w:hAnsiTheme="majorHAnsi" w:cstheme="majorHAnsi"/>
                <w:szCs w:val="22"/>
              </w:rPr>
            </w:pPr>
          </w:p>
        </w:tc>
      </w:tr>
      <w:tr w:rsidR="00D93C59" w:rsidRPr="009C50BA" w14:paraId="540C0413" w14:textId="77777777" w:rsidTr="00122D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3610C1E" w14:textId="77777777" w:rsidR="00D93C59" w:rsidRPr="001A130E" w:rsidRDefault="00D93C59" w:rsidP="00122D49">
            <w:pPr>
              <w:jc w:val="center"/>
              <w:rPr>
                <w:rFonts w:asciiTheme="majorHAnsi" w:hAnsiTheme="majorHAnsi" w:cstheme="majorHAnsi"/>
                <w:b/>
                <w:bCs/>
                <w:szCs w:val="22"/>
              </w:rPr>
            </w:pPr>
            <w:r w:rsidRPr="001A130E">
              <w:rPr>
                <w:rFonts w:asciiTheme="majorHAnsi" w:hAnsiTheme="majorHAnsi" w:cstheme="majorHAnsi"/>
                <w:b/>
                <w:bCs/>
                <w:szCs w:val="22"/>
              </w:rPr>
              <w:t>Mô tả:</w:t>
            </w:r>
          </w:p>
        </w:tc>
        <w:tc>
          <w:tcPr>
            <w:tcW w:w="0" w:type="auto"/>
            <w:tcBorders>
              <w:top w:val="outset" w:sz="6" w:space="0" w:color="auto"/>
              <w:left w:val="outset" w:sz="6" w:space="0" w:color="auto"/>
              <w:bottom w:val="outset" w:sz="6" w:space="0" w:color="auto"/>
              <w:right w:val="outset" w:sz="6" w:space="0" w:color="auto"/>
            </w:tcBorders>
            <w:vAlign w:val="center"/>
            <w:hideMark/>
          </w:tcPr>
          <w:p w14:paraId="5D1AA97F" w14:textId="77777777" w:rsidR="00D93C59" w:rsidRPr="001A130E" w:rsidRDefault="00D93C59" w:rsidP="00122D49">
            <w:pPr>
              <w:spacing w:before="100" w:beforeAutospacing="1" w:after="100" w:afterAutospacing="1"/>
              <w:rPr>
                <w:rFonts w:asciiTheme="majorHAnsi" w:hAnsiTheme="majorHAnsi" w:cstheme="majorHAnsi"/>
                <w:szCs w:val="22"/>
              </w:rPr>
            </w:pPr>
            <w:r w:rsidRPr="001A130E">
              <w:rPr>
                <w:rFonts w:asciiTheme="majorHAnsi" w:hAnsiTheme="majorHAnsi" w:cstheme="majorHAnsi"/>
                <w:szCs w:val="22"/>
              </w:rPr>
              <w:t>Người dùng dùng chức năng này để lưu trữ thông tin cá nhân của mình, thông tin lưu tr</w:t>
            </w:r>
            <w:r>
              <w:rPr>
                <w:rFonts w:asciiTheme="majorHAnsi" w:hAnsiTheme="majorHAnsi" w:cstheme="majorHAnsi"/>
                <w:szCs w:val="22"/>
              </w:rPr>
              <w:t>ữ</w:t>
            </w:r>
            <w:r w:rsidRPr="001A130E">
              <w:rPr>
                <w:rFonts w:asciiTheme="majorHAnsi" w:hAnsiTheme="majorHAnsi" w:cstheme="majorHAnsi"/>
                <w:szCs w:val="22"/>
              </w:rPr>
              <w:t xml:space="preserve"> gồm:</w:t>
            </w:r>
          </w:p>
          <w:p w14:paraId="62E55BBB" w14:textId="77777777" w:rsidR="00E21BFE" w:rsidRPr="00E21BFE" w:rsidRDefault="00D93C59" w:rsidP="009200C5">
            <w:pPr>
              <w:pStyle w:val="ListParagraph"/>
              <w:numPr>
                <w:ilvl w:val="0"/>
                <w:numId w:val="10"/>
              </w:numPr>
              <w:spacing w:before="100" w:beforeAutospacing="1" w:after="100" w:afterAutospacing="1" w:line="240" w:lineRule="auto"/>
              <w:rPr>
                <w:ins w:id="314" w:author="TNT" w:date="2010-05-18T20:29:00Z"/>
                <w:rFonts w:asciiTheme="majorHAnsi" w:eastAsia="Times New Roman" w:hAnsiTheme="majorHAnsi" w:cstheme="majorHAnsi"/>
                <w:rPrChange w:id="315" w:author="TNT" w:date="2010-05-18T20:29:00Z">
                  <w:rPr>
                    <w:ins w:id="316" w:author="TNT" w:date="2010-05-18T20:29:00Z"/>
                    <w:rFonts w:asciiTheme="majorHAnsi" w:eastAsia="Times New Roman" w:hAnsiTheme="majorHAnsi" w:cstheme="majorHAnsi"/>
                    <w:lang w:val="en-US"/>
                  </w:rPr>
                </w:rPrChange>
              </w:rPr>
            </w:pPr>
            <w:r w:rsidRPr="0049314F">
              <w:rPr>
                <w:rFonts w:asciiTheme="majorHAnsi" w:eastAsia="Times New Roman" w:hAnsiTheme="majorHAnsi" w:cstheme="majorHAnsi"/>
                <w:lang w:val="en-US"/>
              </w:rPr>
              <w:t xml:space="preserve">Tên </w:t>
            </w:r>
            <w:del w:id="317" w:author="TNT" w:date="2010-05-18T20:28:00Z">
              <w:r w:rsidRPr="0049314F" w:rsidDel="00E21BFE">
                <w:rPr>
                  <w:rFonts w:asciiTheme="majorHAnsi" w:eastAsia="Times New Roman" w:hAnsiTheme="majorHAnsi" w:cstheme="majorHAnsi"/>
                  <w:lang w:val="en-US"/>
                </w:rPr>
                <w:delText>tài khoản</w:delText>
              </w:r>
            </w:del>
            <w:ins w:id="318" w:author="TNT" w:date="2010-05-18T20:29:00Z">
              <w:r w:rsidR="00E21BFE">
                <w:rPr>
                  <w:rFonts w:asciiTheme="majorHAnsi" w:eastAsia="Times New Roman" w:hAnsiTheme="majorHAnsi" w:cstheme="majorHAnsi"/>
                  <w:lang w:val="en-US"/>
                </w:rPr>
                <w:t>đ</w:t>
              </w:r>
            </w:ins>
            <w:ins w:id="319" w:author="TNT" w:date="2010-05-18T20:28:00Z">
              <w:r w:rsidR="00E21BFE">
                <w:rPr>
                  <w:rFonts w:asciiTheme="majorHAnsi" w:eastAsia="Times New Roman" w:hAnsiTheme="majorHAnsi" w:cstheme="majorHAnsi"/>
                  <w:lang w:val="en-US"/>
                </w:rPr>
                <w:t>ăng nhập</w:t>
              </w:r>
            </w:ins>
            <w:r w:rsidRPr="0049314F">
              <w:rPr>
                <w:rFonts w:asciiTheme="majorHAnsi" w:eastAsia="Times New Roman" w:hAnsiTheme="majorHAnsi" w:cstheme="majorHAnsi"/>
                <w:lang w:val="en-US"/>
              </w:rPr>
              <w:t xml:space="preserve">: tối thiểu </w:t>
            </w:r>
            <w:del w:id="320" w:author="TNT" w:date="2010-05-18T20:29:00Z">
              <w:r w:rsidRPr="0049314F" w:rsidDel="00E21BFE">
                <w:rPr>
                  <w:rFonts w:asciiTheme="majorHAnsi" w:eastAsia="Times New Roman" w:hAnsiTheme="majorHAnsi" w:cstheme="majorHAnsi"/>
                  <w:lang w:val="en-US"/>
                </w:rPr>
                <w:delText xml:space="preserve">6 </w:delText>
              </w:r>
            </w:del>
            <w:ins w:id="321" w:author="TNT" w:date="2010-05-18T20:30:00Z">
              <w:r w:rsidR="00E21BFE">
                <w:rPr>
                  <w:rFonts w:asciiTheme="majorHAnsi" w:eastAsia="Times New Roman" w:hAnsiTheme="majorHAnsi" w:cstheme="majorHAnsi"/>
                  <w:lang w:val="en-US"/>
                </w:rPr>
                <w:t>6</w:t>
              </w:r>
            </w:ins>
            <w:ins w:id="322" w:author="TNT" w:date="2010-05-18T20:29:00Z">
              <w:r w:rsidR="00E21BFE" w:rsidRPr="0049314F">
                <w:rPr>
                  <w:rFonts w:asciiTheme="majorHAnsi" w:eastAsia="Times New Roman" w:hAnsiTheme="majorHAnsi" w:cstheme="majorHAnsi"/>
                  <w:lang w:val="en-US"/>
                </w:rPr>
                <w:t xml:space="preserve"> </w:t>
              </w:r>
            </w:ins>
            <w:r w:rsidRPr="0049314F">
              <w:rPr>
                <w:rFonts w:asciiTheme="majorHAnsi" w:eastAsia="Times New Roman" w:hAnsiTheme="majorHAnsi" w:cstheme="majorHAnsi"/>
                <w:lang w:val="en-US"/>
              </w:rPr>
              <w:t>kí tự, tối đa 255 kí tự, không trùng với tài khoản nào trong máy</w:t>
            </w:r>
            <w:ins w:id="323" w:author="TNT" w:date="2010-05-18T20:31:00Z">
              <w:r w:rsidR="00E21BFE">
                <w:rPr>
                  <w:rFonts w:asciiTheme="majorHAnsi" w:eastAsia="Times New Roman" w:hAnsiTheme="majorHAnsi" w:cstheme="majorHAnsi"/>
                  <w:lang w:val="en-US"/>
                </w:rPr>
                <w:t>.</w:t>
              </w:r>
            </w:ins>
            <w:del w:id="324" w:author="TNT" w:date="2010-05-18T20:31:00Z">
              <w:r w:rsidRPr="0049314F" w:rsidDel="00E21BFE">
                <w:rPr>
                  <w:rFonts w:asciiTheme="majorHAnsi" w:eastAsia="Times New Roman" w:hAnsiTheme="majorHAnsi" w:cstheme="majorHAnsi"/>
                  <w:lang w:val="en-US"/>
                </w:rPr>
                <w:delText xml:space="preserve"> </w:delText>
              </w:r>
            </w:del>
          </w:p>
          <w:p w14:paraId="13FCF2AC" w14:textId="77777777" w:rsidR="00D93C59" w:rsidRPr="0049314F" w:rsidRDefault="00D93C59" w:rsidP="009200C5">
            <w:pPr>
              <w:pStyle w:val="ListParagraph"/>
              <w:numPr>
                <w:ilvl w:val="0"/>
                <w:numId w:val="10"/>
              </w:numPr>
              <w:spacing w:before="100" w:beforeAutospacing="1" w:after="100" w:afterAutospacing="1" w:line="240" w:lineRule="auto"/>
              <w:rPr>
                <w:rFonts w:asciiTheme="majorHAnsi" w:eastAsia="Times New Roman" w:hAnsiTheme="majorHAnsi" w:cstheme="majorHAnsi"/>
              </w:rPr>
            </w:pPr>
            <w:r w:rsidRPr="0049314F">
              <w:rPr>
                <w:rFonts w:asciiTheme="majorHAnsi" w:eastAsia="Times New Roman" w:hAnsiTheme="majorHAnsi" w:cstheme="majorHAnsi"/>
                <w:lang w:val="en-US"/>
              </w:rPr>
              <w:t>Mật khẩu: chỉ hiển thị dấu “*”, tối thiểu 8 kí tự, tối đa 255 kí tự</w:t>
            </w:r>
            <w:ins w:id="325" w:author="TNT" w:date="2010-05-18T20:30:00Z">
              <w:r w:rsidR="00E21BFE">
                <w:rPr>
                  <w:rFonts w:asciiTheme="majorHAnsi" w:eastAsia="Times New Roman" w:hAnsiTheme="majorHAnsi" w:cstheme="majorHAnsi"/>
                  <w:lang w:val="en-US"/>
                </w:rPr>
                <w:t>.</w:t>
              </w:r>
            </w:ins>
            <w:del w:id="326" w:author="TNT" w:date="2010-05-18T20:30:00Z">
              <w:r w:rsidRPr="0049314F" w:rsidDel="00E21BFE">
                <w:rPr>
                  <w:rFonts w:asciiTheme="majorHAnsi" w:eastAsia="Times New Roman" w:hAnsiTheme="majorHAnsi" w:cstheme="majorHAnsi"/>
                  <w:lang w:val="en-US"/>
                </w:rPr>
                <w:delText>, bao gồm cả chữ và số</w:delText>
              </w:r>
            </w:del>
          </w:p>
          <w:p w14:paraId="69F66CE0" w14:textId="77777777" w:rsidR="00D93C59" w:rsidRPr="001A130E" w:rsidRDefault="00D93C59" w:rsidP="009200C5">
            <w:pPr>
              <w:pStyle w:val="ListParagraph"/>
              <w:numPr>
                <w:ilvl w:val="0"/>
                <w:numId w:val="10"/>
              </w:numPr>
              <w:spacing w:before="100" w:beforeAutospacing="1" w:after="100" w:afterAutospacing="1" w:line="240" w:lineRule="auto"/>
              <w:rPr>
                <w:rFonts w:asciiTheme="majorHAnsi" w:eastAsia="Times New Roman" w:hAnsiTheme="majorHAnsi" w:cstheme="majorHAnsi"/>
              </w:rPr>
            </w:pPr>
            <w:r w:rsidRPr="001A130E">
              <w:rPr>
                <w:rFonts w:asciiTheme="majorHAnsi" w:eastAsia="Times New Roman" w:hAnsiTheme="majorHAnsi" w:cstheme="majorHAnsi"/>
              </w:rPr>
              <w:t>Họ tên</w:t>
            </w:r>
            <w:r w:rsidRPr="0063414A">
              <w:rPr>
                <w:rFonts w:asciiTheme="majorHAnsi" w:eastAsia="Times New Roman" w:hAnsiTheme="majorHAnsi" w:cstheme="majorHAnsi"/>
              </w:rPr>
              <w:t xml:space="preserve">: </w:t>
            </w:r>
            <w:del w:id="327" w:author="TNT" w:date="2010-05-18T20:32:00Z">
              <w:r w:rsidRPr="0063414A" w:rsidDel="00B3448A">
                <w:rPr>
                  <w:rFonts w:asciiTheme="majorHAnsi" w:eastAsia="Times New Roman" w:hAnsiTheme="majorHAnsi" w:cstheme="majorHAnsi"/>
                </w:rPr>
                <w:delText xml:space="preserve">chỉ gồm chữ, </w:delText>
              </w:r>
            </w:del>
            <w:r w:rsidRPr="0063414A">
              <w:rPr>
                <w:rFonts w:asciiTheme="majorHAnsi" w:eastAsia="Times New Roman" w:hAnsiTheme="majorHAnsi" w:cstheme="majorHAnsi"/>
              </w:rPr>
              <w:t>tối đa 255 kí tự</w:t>
            </w:r>
          </w:p>
          <w:p w14:paraId="2DBBB6A7" w14:textId="77777777" w:rsidR="00D93C59" w:rsidRPr="001A130E" w:rsidDel="00B3448A" w:rsidRDefault="00D93C59" w:rsidP="00B3448A">
            <w:pPr>
              <w:pStyle w:val="ListParagraph"/>
              <w:numPr>
                <w:ilvl w:val="0"/>
                <w:numId w:val="10"/>
              </w:numPr>
              <w:spacing w:before="100" w:beforeAutospacing="1" w:after="100" w:afterAutospacing="1" w:line="240" w:lineRule="auto"/>
              <w:rPr>
                <w:del w:id="328" w:author="TNT" w:date="2010-05-18T20:32:00Z"/>
                <w:rFonts w:asciiTheme="majorHAnsi" w:eastAsia="Times New Roman" w:hAnsiTheme="majorHAnsi" w:cstheme="majorHAnsi"/>
              </w:rPr>
            </w:pPr>
            <w:r w:rsidRPr="00B3448A">
              <w:rPr>
                <w:rFonts w:asciiTheme="majorHAnsi" w:eastAsia="Times New Roman" w:hAnsiTheme="majorHAnsi" w:cstheme="majorHAnsi"/>
              </w:rPr>
              <w:t xml:space="preserve">Trường: </w:t>
            </w:r>
            <w:del w:id="329" w:author="TNT" w:date="2010-05-18T20:32:00Z">
              <w:r w:rsidRPr="00B3448A" w:rsidDel="00B3448A">
                <w:rPr>
                  <w:rFonts w:asciiTheme="majorHAnsi" w:eastAsia="Times New Roman" w:hAnsiTheme="majorHAnsi" w:cstheme="majorHAnsi"/>
                </w:rPr>
                <w:delText xml:space="preserve">chỉ gồm chữ, khoảng trắng, số </w:delText>
              </w:r>
            </w:del>
            <w:r w:rsidRPr="00B3448A">
              <w:rPr>
                <w:rFonts w:asciiTheme="majorHAnsi" w:eastAsia="Times New Roman" w:hAnsiTheme="majorHAnsi" w:cstheme="majorHAnsi"/>
              </w:rPr>
              <w:t>tối đa 255 kí tự</w:t>
            </w:r>
            <w:ins w:id="330" w:author="TNT" w:date="2010-05-18T20:32:00Z">
              <w:r w:rsidR="00B3448A">
                <w:rPr>
                  <w:rFonts w:asciiTheme="majorHAnsi" w:eastAsia="Times New Roman" w:hAnsiTheme="majorHAnsi" w:cstheme="majorHAnsi"/>
                  <w:lang w:val="en-US"/>
                </w:rPr>
                <w:t>.</w:t>
              </w:r>
            </w:ins>
            <w:del w:id="331" w:author="TNT" w:date="2010-05-18T20:32:00Z">
              <w:r w:rsidRPr="00B3448A" w:rsidDel="00B3448A">
                <w:rPr>
                  <w:rFonts w:asciiTheme="majorHAnsi" w:eastAsia="Times New Roman" w:hAnsiTheme="majorHAnsi" w:cstheme="majorHAnsi"/>
                </w:rPr>
                <w:delText xml:space="preserve"> </w:delText>
              </w:r>
              <w:r w:rsidRPr="0063414A" w:rsidDel="00B3448A">
                <w:rPr>
                  <w:rFonts w:asciiTheme="majorHAnsi" w:eastAsia="Times New Roman" w:hAnsiTheme="majorHAnsi" w:cstheme="majorHAnsi"/>
                </w:rPr>
                <w:delText>(có nên lập danh sách sẵn, cho người dùng chọn không?)</w:delText>
              </w:r>
            </w:del>
          </w:p>
          <w:p w14:paraId="155AE004" w14:textId="77777777" w:rsidR="00D93C59" w:rsidRPr="00B3448A" w:rsidRDefault="00D93C59" w:rsidP="00B3448A">
            <w:pPr>
              <w:pStyle w:val="ListParagraph"/>
              <w:numPr>
                <w:ilvl w:val="0"/>
                <w:numId w:val="10"/>
              </w:numPr>
              <w:spacing w:before="100" w:beforeAutospacing="1" w:after="100" w:afterAutospacing="1" w:line="240" w:lineRule="auto"/>
              <w:rPr>
                <w:rFonts w:asciiTheme="majorHAnsi" w:eastAsia="Times New Roman" w:hAnsiTheme="majorHAnsi" w:cstheme="majorHAnsi"/>
              </w:rPr>
            </w:pPr>
            <w:r w:rsidRPr="00B3448A">
              <w:rPr>
                <w:rFonts w:asciiTheme="majorHAnsi" w:eastAsia="Times New Roman" w:hAnsiTheme="majorHAnsi" w:cstheme="majorHAnsi"/>
              </w:rPr>
              <w:t xml:space="preserve">Lớp: </w:t>
            </w:r>
            <w:del w:id="332" w:author="TNT" w:date="2010-05-18T20:32:00Z">
              <w:r w:rsidRPr="00B3448A" w:rsidDel="00B3448A">
                <w:rPr>
                  <w:rFonts w:asciiTheme="majorHAnsi" w:eastAsia="Times New Roman" w:hAnsiTheme="majorHAnsi" w:cstheme="majorHAnsi"/>
                </w:rPr>
                <w:delText>chỉ gồm chữ, số, -, _</w:delText>
              </w:r>
            </w:del>
            <w:r w:rsidRPr="00B3448A">
              <w:rPr>
                <w:rFonts w:asciiTheme="majorHAnsi" w:eastAsia="Times New Roman" w:hAnsiTheme="majorHAnsi" w:cstheme="majorHAnsi"/>
              </w:rPr>
              <w:t xml:space="preserve">tối đa 255 kí tự </w:t>
            </w:r>
            <w:del w:id="333" w:author="TNT" w:date="2010-05-18T20:32:00Z">
              <w:r w:rsidRPr="00B3448A" w:rsidDel="00B3448A">
                <w:rPr>
                  <w:rFonts w:asciiTheme="majorHAnsi" w:eastAsia="Times New Roman" w:hAnsiTheme="majorHAnsi" w:cstheme="majorHAnsi"/>
                </w:rPr>
                <w:delText>(có nên lập danh sách sẵn, cho người dùng chọn không?)</w:delText>
              </w:r>
            </w:del>
          </w:p>
          <w:p w14:paraId="5A50A788" w14:textId="77777777" w:rsidR="00D93C59" w:rsidRPr="00C01358" w:rsidRDefault="00D93C59" w:rsidP="009200C5">
            <w:pPr>
              <w:pStyle w:val="ListParagraph"/>
              <w:numPr>
                <w:ilvl w:val="0"/>
                <w:numId w:val="10"/>
              </w:numPr>
              <w:spacing w:before="100" w:beforeAutospacing="1" w:after="100" w:afterAutospacing="1" w:line="240" w:lineRule="auto"/>
              <w:rPr>
                <w:rFonts w:asciiTheme="majorHAnsi" w:eastAsia="Times New Roman" w:hAnsiTheme="majorHAnsi" w:cstheme="majorHAnsi"/>
              </w:rPr>
            </w:pPr>
            <w:r w:rsidRPr="001A130E">
              <w:rPr>
                <w:rFonts w:asciiTheme="majorHAnsi" w:eastAsia="Times New Roman" w:hAnsiTheme="majorHAnsi" w:cstheme="majorHAnsi"/>
              </w:rPr>
              <w:t>Email</w:t>
            </w:r>
            <w:r w:rsidRPr="0063414A">
              <w:rPr>
                <w:rFonts w:asciiTheme="majorHAnsi" w:eastAsia="Times New Roman" w:hAnsiTheme="majorHAnsi" w:cstheme="majorHAnsi"/>
              </w:rPr>
              <w:t>: dạng username@mailservice.??? đúng chuẩn (có ch</w:t>
            </w:r>
            <w:ins w:id="334" w:author="TNT" w:date="2010-05-18T20:33:00Z">
              <w:r w:rsidR="00B3448A">
                <w:rPr>
                  <w:rFonts w:asciiTheme="majorHAnsi" w:eastAsia="Times New Roman" w:hAnsiTheme="majorHAnsi" w:cstheme="majorHAnsi"/>
                  <w:lang w:val="en-US"/>
                </w:rPr>
                <w:t>ứ</w:t>
              </w:r>
            </w:ins>
            <w:del w:id="335" w:author="TNT" w:date="2010-05-18T20:33:00Z">
              <w:r w:rsidRPr="0063414A" w:rsidDel="00B3448A">
                <w:rPr>
                  <w:rFonts w:asciiTheme="majorHAnsi" w:eastAsia="Times New Roman" w:hAnsiTheme="majorHAnsi" w:cstheme="majorHAnsi"/>
                </w:rPr>
                <w:delText>ư</w:delText>
              </w:r>
            </w:del>
            <w:r w:rsidRPr="0063414A">
              <w:rPr>
                <w:rFonts w:asciiTheme="majorHAnsi" w:eastAsia="Times New Roman" w:hAnsiTheme="majorHAnsi" w:cstheme="majorHAnsi"/>
              </w:rPr>
              <w:t>a kí tự @), tối đa 255 kí tự</w:t>
            </w:r>
          </w:p>
          <w:p w14:paraId="63380171" w14:textId="77777777" w:rsidR="00D93C59" w:rsidRPr="001A130E" w:rsidDel="00B3448A" w:rsidRDefault="00D93C59" w:rsidP="009200C5">
            <w:pPr>
              <w:pStyle w:val="ListParagraph"/>
              <w:numPr>
                <w:ilvl w:val="0"/>
                <w:numId w:val="10"/>
              </w:numPr>
              <w:spacing w:before="100" w:beforeAutospacing="1" w:after="100" w:afterAutospacing="1" w:line="240" w:lineRule="auto"/>
              <w:rPr>
                <w:del w:id="336" w:author="TNT" w:date="2010-05-18T20:33:00Z"/>
                <w:rFonts w:asciiTheme="majorHAnsi" w:eastAsia="Times New Roman" w:hAnsiTheme="majorHAnsi" w:cstheme="majorHAnsi"/>
              </w:rPr>
            </w:pPr>
            <w:del w:id="337" w:author="TNT" w:date="2010-05-18T20:33:00Z">
              <w:r w:rsidRPr="0063414A" w:rsidDel="00B3448A">
                <w:rPr>
                  <w:rFonts w:asciiTheme="majorHAnsi" w:eastAsia="Times New Roman" w:hAnsiTheme="majorHAnsi" w:cstheme="majorHAnsi"/>
                </w:rPr>
                <w:delText>Loại người dùng: mặc định là học sinh, không cho chọn các loại khác, chỉ có thể thay đổi loại người dùng ở chức năng F-003</w:delText>
              </w:r>
            </w:del>
          </w:p>
          <w:p w14:paraId="769C419C" w14:textId="77777777" w:rsidR="00D93C59" w:rsidRDefault="00D93C59" w:rsidP="00122D49">
            <w:pPr>
              <w:spacing w:before="100" w:beforeAutospacing="1" w:after="100" w:afterAutospacing="1"/>
              <w:rPr>
                <w:ins w:id="338" w:author="TNT" w:date="2010-05-18T20:34:00Z"/>
                <w:rFonts w:asciiTheme="majorHAnsi" w:hAnsiTheme="majorHAnsi" w:cstheme="majorHAnsi"/>
              </w:rPr>
            </w:pPr>
            <w:r w:rsidRPr="0063414A">
              <w:rPr>
                <w:rFonts w:asciiTheme="majorHAnsi" w:hAnsiTheme="majorHAnsi" w:cstheme="majorHAnsi"/>
                <w:lang w:val="vi-VN"/>
              </w:rPr>
              <w:t>Tự động kiểm tra tên tài khoản, mật khẩu (nhập 2 lần), email có hợp lệ không ngay sau khi ngườ</w:t>
            </w:r>
            <w:ins w:id="339" w:author="TNT" w:date="2010-05-18T20:28:00Z">
              <w:r w:rsidR="00E21BFE">
                <w:rPr>
                  <w:rFonts w:asciiTheme="majorHAnsi" w:hAnsiTheme="majorHAnsi" w:cstheme="majorHAnsi"/>
                </w:rPr>
                <w:t>i</w:t>
              </w:r>
            </w:ins>
            <w:del w:id="340" w:author="TNT" w:date="2010-05-18T20:28:00Z">
              <w:r w:rsidRPr="0063414A" w:rsidDel="00E21BFE">
                <w:rPr>
                  <w:rFonts w:asciiTheme="majorHAnsi" w:hAnsiTheme="majorHAnsi" w:cstheme="majorHAnsi"/>
                  <w:lang w:val="vi-VN"/>
                </w:rPr>
                <w:delText xml:space="preserve"> I</w:delText>
              </w:r>
            </w:del>
            <w:r w:rsidRPr="0063414A">
              <w:rPr>
                <w:rFonts w:asciiTheme="majorHAnsi" w:hAnsiTheme="majorHAnsi" w:cstheme="majorHAnsi"/>
                <w:lang w:val="vi-VN"/>
              </w:rPr>
              <w:t xml:space="preserve"> dùng chuyển sang control khác</w:t>
            </w:r>
            <w:ins w:id="341" w:author="TNT" w:date="2010-05-18T20:34:00Z">
              <w:r w:rsidR="00B3448A">
                <w:rPr>
                  <w:rFonts w:asciiTheme="majorHAnsi" w:hAnsiTheme="majorHAnsi" w:cstheme="majorHAnsi"/>
                </w:rPr>
                <w:t>.</w:t>
              </w:r>
            </w:ins>
          </w:p>
          <w:p w14:paraId="638DFDA6" w14:textId="77777777" w:rsidR="00B3448A" w:rsidRPr="00B3448A" w:rsidRDefault="00B3448A" w:rsidP="00122D49">
            <w:pPr>
              <w:spacing w:before="100" w:beforeAutospacing="1" w:after="100" w:afterAutospacing="1"/>
              <w:rPr>
                <w:rFonts w:asciiTheme="majorHAnsi" w:hAnsiTheme="majorHAnsi" w:cstheme="majorHAnsi"/>
                <w:rPrChange w:id="342" w:author="TNT" w:date="2010-05-18T20:34:00Z">
                  <w:rPr>
                    <w:rFonts w:asciiTheme="majorHAnsi" w:hAnsiTheme="majorHAnsi" w:cstheme="majorHAnsi"/>
                    <w:lang w:val="vi-VN"/>
                  </w:rPr>
                </w:rPrChange>
              </w:rPr>
            </w:pPr>
            <w:ins w:id="343" w:author="TNT" w:date="2010-05-18T20:34:00Z">
              <w:r>
                <w:rPr>
                  <w:rFonts w:asciiTheme="majorHAnsi" w:hAnsiTheme="majorHAnsi" w:cstheme="majorHAnsi"/>
                </w:rPr>
                <w:t>Họ tên, trường, lớp không bắt buộc nhập.</w:t>
              </w:r>
            </w:ins>
          </w:p>
          <w:p w14:paraId="5948AC6F" w14:textId="77777777" w:rsidR="00D93C59" w:rsidRPr="0063414A" w:rsidRDefault="00D93C59" w:rsidP="00122D49">
            <w:pPr>
              <w:spacing w:before="100" w:beforeAutospacing="1" w:after="100" w:afterAutospacing="1"/>
              <w:rPr>
                <w:rFonts w:asciiTheme="majorHAnsi" w:hAnsiTheme="majorHAnsi" w:cstheme="majorHAnsi"/>
                <w:lang w:val="vi-VN"/>
              </w:rPr>
            </w:pPr>
            <w:r w:rsidRPr="0063414A">
              <w:rPr>
                <w:rFonts w:asciiTheme="majorHAnsi" w:hAnsiTheme="majorHAnsi" w:cstheme="majorHAnsi"/>
                <w:lang w:val="vi-VN"/>
              </w:rPr>
              <w:t>Người dùng nhập các thông tin này vào các textbox, sau đó hệ thống sẽ kiểm tra, và quyết định có tạo tài khoản cho người dùng hay không, nếu không thì sẽ yêu cầu người dùng sửa lại thông tin của mình bằng cách hiển thị nguyên nhân ngay bên cạnh phần không hợp lệ.</w:t>
            </w:r>
          </w:p>
        </w:tc>
      </w:tr>
      <w:tr w:rsidR="00D93C59" w:rsidRPr="009C50BA" w14:paraId="634DB4A9" w14:textId="77777777" w:rsidTr="00122D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05405D" w14:textId="77777777" w:rsidR="00D93C59" w:rsidRPr="0063414A" w:rsidRDefault="00D93C59" w:rsidP="00122D49">
            <w:pPr>
              <w:jc w:val="center"/>
              <w:rPr>
                <w:rFonts w:asciiTheme="majorHAnsi" w:hAnsiTheme="majorHAnsi" w:cstheme="majorHAnsi"/>
                <w:b/>
                <w:bCs/>
                <w:szCs w:val="22"/>
                <w:lang w:val="vi-VN"/>
              </w:rPr>
            </w:pPr>
            <w:r w:rsidRPr="0063414A">
              <w:rPr>
                <w:rFonts w:asciiTheme="majorHAnsi" w:hAnsiTheme="majorHAnsi" w:cstheme="majorHAnsi"/>
                <w:b/>
                <w:bCs/>
                <w:szCs w:val="22"/>
                <w:lang w:val="vi-VN"/>
              </w:rPr>
              <w:t>Ghi chú và các câu hỏi</w:t>
            </w:r>
          </w:p>
        </w:tc>
        <w:tc>
          <w:tcPr>
            <w:tcW w:w="0" w:type="auto"/>
            <w:tcBorders>
              <w:top w:val="outset" w:sz="6" w:space="0" w:color="auto"/>
              <w:left w:val="outset" w:sz="6" w:space="0" w:color="auto"/>
              <w:bottom w:val="outset" w:sz="6" w:space="0" w:color="auto"/>
              <w:right w:val="outset" w:sz="6" w:space="0" w:color="auto"/>
            </w:tcBorders>
            <w:vAlign w:val="center"/>
            <w:hideMark/>
          </w:tcPr>
          <w:p w14:paraId="20832C78" w14:textId="77777777" w:rsidR="00D93C59" w:rsidRPr="0063414A" w:rsidRDefault="00D93C59" w:rsidP="00122D49">
            <w:pPr>
              <w:spacing w:before="100" w:beforeAutospacing="1" w:after="100" w:afterAutospacing="1"/>
              <w:rPr>
                <w:rFonts w:asciiTheme="majorHAnsi" w:hAnsiTheme="majorHAnsi" w:cstheme="majorHAnsi"/>
                <w:szCs w:val="22"/>
                <w:lang w:val="vi-VN"/>
              </w:rPr>
            </w:pPr>
          </w:p>
        </w:tc>
      </w:tr>
    </w:tbl>
    <w:p w14:paraId="371892A8" w14:textId="77777777" w:rsidR="00D93C59" w:rsidRPr="00146594" w:rsidRDefault="00D93C59" w:rsidP="00D93C59">
      <w:pPr>
        <w:pStyle w:val="Heading4"/>
      </w:pPr>
      <w:r w:rsidRPr="00146594">
        <w:rPr>
          <w:rFonts w:eastAsia="Times New Roman"/>
        </w:rPr>
        <w:t xml:space="preserve">F-001: </w:t>
      </w:r>
      <w:r w:rsidRPr="00146594">
        <w:t>Đăng nhập.</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1928"/>
        <w:gridCol w:w="8476"/>
      </w:tblGrid>
      <w:tr w:rsidR="00D93C59" w:rsidRPr="001A130E" w14:paraId="5E3CE5A0" w14:textId="77777777" w:rsidTr="00122D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BF1A03" w14:textId="77777777" w:rsidR="00D93C59" w:rsidRPr="001A130E" w:rsidRDefault="00D93C59" w:rsidP="00122D49">
            <w:pPr>
              <w:jc w:val="center"/>
              <w:rPr>
                <w:rFonts w:asciiTheme="majorHAnsi" w:hAnsiTheme="majorHAnsi" w:cstheme="majorHAnsi"/>
                <w:b/>
                <w:bCs/>
                <w:szCs w:val="22"/>
              </w:rPr>
            </w:pPr>
            <w:r w:rsidRPr="001A130E">
              <w:rPr>
                <w:rFonts w:asciiTheme="majorHAnsi" w:hAnsiTheme="majorHAnsi" w:cstheme="majorHAnsi"/>
                <w:b/>
                <w:bCs/>
                <w:szCs w:val="22"/>
              </w:rPr>
              <w:t>Độ ưu tiên:</w:t>
            </w:r>
          </w:p>
        </w:tc>
        <w:tc>
          <w:tcPr>
            <w:tcW w:w="0" w:type="auto"/>
            <w:tcBorders>
              <w:top w:val="outset" w:sz="6" w:space="0" w:color="auto"/>
              <w:left w:val="outset" w:sz="6" w:space="0" w:color="auto"/>
              <w:bottom w:val="outset" w:sz="6" w:space="0" w:color="auto"/>
              <w:right w:val="outset" w:sz="6" w:space="0" w:color="auto"/>
            </w:tcBorders>
            <w:vAlign w:val="center"/>
            <w:hideMark/>
          </w:tcPr>
          <w:p w14:paraId="7255BCE7" w14:textId="77777777" w:rsidR="00D93C59" w:rsidRPr="001A130E" w:rsidRDefault="00D93C59" w:rsidP="00122D49">
            <w:pPr>
              <w:rPr>
                <w:rFonts w:asciiTheme="majorHAnsi" w:hAnsiTheme="majorHAnsi" w:cstheme="majorHAnsi"/>
                <w:szCs w:val="22"/>
              </w:rPr>
            </w:pPr>
            <w:r w:rsidRPr="001A130E">
              <w:rPr>
                <w:rFonts w:asciiTheme="majorHAnsi" w:hAnsiTheme="majorHAnsi" w:cstheme="majorHAnsi"/>
                <w:szCs w:val="22"/>
              </w:rPr>
              <w:t>Không bắt buộc</w:t>
            </w:r>
          </w:p>
        </w:tc>
      </w:tr>
      <w:tr w:rsidR="00D93C59" w:rsidRPr="001A130E" w14:paraId="5836A3EE" w14:textId="77777777" w:rsidTr="00122D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4200C4" w14:textId="77777777" w:rsidR="00D93C59" w:rsidRPr="001A130E" w:rsidRDefault="00D93C59" w:rsidP="00122D49">
            <w:pPr>
              <w:jc w:val="center"/>
              <w:rPr>
                <w:rFonts w:asciiTheme="majorHAnsi" w:hAnsiTheme="majorHAnsi" w:cstheme="majorHAnsi"/>
                <w:b/>
                <w:bCs/>
                <w:szCs w:val="22"/>
              </w:rPr>
            </w:pPr>
            <w:r w:rsidRPr="001A130E">
              <w:rPr>
                <w:rFonts w:asciiTheme="majorHAnsi" w:hAnsiTheme="majorHAnsi" w:cstheme="majorHAnsi"/>
                <w:b/>
                <w:bCs/>
                <w:szCs w:val="22"/>
              </w:rPr>
              <w:t>Thời gian thực hiện</w:t>
            </w:r>
          </w:p>
        </w:tc>
        <w:tc>
          <w:tcPr>
            <w:tcW w:w="0" w:type="auto"/>
            <w:tcBorders>
              <w:top w:val="outset" w:sz="6" w:space="0" w:color="auto"/>
              <w:left w:val="outset" w:sz="6" w:space="0" w:color="auto"/>
              <w:bottom w:val="outset" w:sz="6" w:space="0" w:color="auto"/>
              <w:right w:val="outset" w:sz="6" w:space="0" w:color="auto"/>
            </w:tcBorders>
            <w:vAlign w:val="center"/>
            <w:hideMark/>
          </w:tcPr>
          <w:p w14:paraId="3C2450A5" w14:textId="77777777" w:rsidR="00D93C59" w:rsidRPr="001A130E" w:rsidRDefault="00D93C59" w:rsidP="00122D49">
            <w:pPr>
              <w:rPr>
                <w:rFonts w:asciiTheme="majorHAnsi" w:hAnsiTheme="majorHAnsi" w:cstheme="majorHAnsi"/>
                <w:szCs w:val="22"/>
              </w:rPr>
            </w:pPr>
            <w:r w:rsidRPr="001A130E">
              <w:rPr>
                <w:rFonts w:asciiTheme="majorHAnsi" w:hAnsiTheme="majorHAnsi" w:cstheme="majorHAnsi"/>
                <w:szCs w:val="22"/>
              </w:rPr>
              <w:t>Vài ngày</w:t>
            </w:r>
          </w:p>
        </w:tc>
      </w:tr>
      <w:tr w:rsidR="00D93C59" w:rsidRPr="001A130E" w14:paraId="23A34EEA" w14:textId="77777777" w:rsidTr="00122D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3BC112" w14:textId="77777777" w:rsidR="00D93C59" w:rsidRPr="001A130E" w:rsidRDefault="00D93C59" w:rsidP="00122D49">
            <w:pPr>
              <w:jc w:val="center"/>
              <w:rPr>
                <w:rFonts w:asciiTheme="majorHAnsi" w:hAnsiTheme="majorHAnsi" w:cstheme="majorHAnsi"/>
                <w:b/>
                <w:bCs/>
                <w:szCs w:val="22"/>
              </w:rPr>
            </w:pPr>
            <w:r w:rsidRPr="001A130E">
              <w:rPr>
                <w:rFonts w:asciiTheme="majorHAnsi" w:hAnsiTheme="majorHAnsi" w:cstheme="majorHAnsi"/>
                <w:b/>
                <w:bCs/>
                <w:szCs w:val="22"/>
              </w:rPr>
              <w:t>Rủi ro</w:t>
            </w:r>
          </w:p>
        </w:tc>
        <w:tc>
          <w:tcPr>
            <w:tcW w:w="0" w:type="auto"/>
            <w:tcBorders>
              <w:top w:val="outset" w:sz="6" w:space="0" w:color="auto"/>
              <w:left w:val="outset" w:sz="6" w:space="0" w:color="auto"/>
              <w:bottom w:val="outset" w:sz="6" w:space="0" w:color="auto"/>
              <w:right w:val="outset" w:sz="6" w:space="0" w:color="auto"/>
            </w:tcBorders>
            <w:vAlign w:val="center"/>
            <w:hideMark/>
          </w:tcPr>
          <w:p w14:paraId="666AA0AF" w14:textId="77777777" w:rsidR="00D93C59" w:rsidRPr="001A130E" w:rsidRDefault="00D93C59" w:rsidP="00122D49">
            <w:pPr>
              <w:rPr>
                <w:rFonts w:asciiTheme="majorHAnsi" w:hAnsiTheme="majorHAnsi" w:cstheme="majorHAnsi"/>
                <w:szCs w:val="22"/>
              </w:rPr>
            </w:pPr>
          </w:p>
        </w:tc>
      </w:tr>
      <w:tr w:rsidR="00D93C59" w:rsidRPr="001A130E" w14:paraId="1B4D0717" w14:textId="77777777" w:rsidTr="00122D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172BB7" w14:textId="77777777" w:rsidR="00D93C59" w:rsidRPr="001A130E" w:rsidRDefault="00D93C59" w:rsidP="00122D49">
            <w:pPr>
              <w:jc w:val="center"/>
              <w:rPr>
                <w:rFonts w:asciiTheme="majorHAnsi" w:hAnsiTheme="majorHAnsi" w:cstheme="majorHAnsi"/>
                <w:b/>
                <w:bCs/>
                <w:szCs w:val="22"/>
              </w:rPr>
            </w:pPr>
            <w:r w:rsidRPr="001A130E">
              <w:rPr>
                <w:rFonts w:asciiTheme="majorHAnsi" w:hAnsiTheme="majorHAnsi" w:cstheme="majorHAnsi"/>
                <w:b/>
                <w:bCs/>
                <w:szCs w:val="22"/>
              </w:rPr>
              <w:t>Thuộc nhóm hàm:</w:t>
            </w:r>
          </w:p>
        </w:tc>
        <w:tc>
          <w:tcPr>
            <w:tcW w:w="0" w:type="auto"/>
            <w:tcBorders>
              <w:top w:val="outset" w:sz="6" w:space="0" w:color="auto"/>
              <w:left w:val="outset" w:sz="6" w:space="0" w:color="auto"/>
              <w:bottom w:val="outset" w:sz="6" w:space="0" w:color="auto"/>
              <w:right w:val="outset" w:sz="6" w:space="0" w:color="auto"/>
            </w:tcBorders>
            <w:vAlign w:val="center"/>
            <w:hideMark/>
          </w:tcPr>
          <w:p w14:paraId="52F4FAF9" w14:textId="77777777" w:rsidR="00D93C59" w:rsidRPr="001A130E" w:rsidRDefault="00D93C59" w:rsidP="00122D49">
            <w:pPr>
              <w:rPr>
                <w:rFonts w:asciiTheme="majorHAnsi" w:hAnsiTheme="majorHAnsi" w:cstheme="majorHAnsi"/>
                <w:color w:val="FF0000"/>
                <w:szCs w:val="22"/>
              </w:rPr>
            </w:pPr>
            <w:r w:rsidRPr="001A130E">
              <w:rPr>
                <w:rFonts w:asciiTheme="majorHAnsi" w:hAnsiTheme="majorHAnsi" w:cstheme="majorHAnsi"/>
                <w:color w:val="000000"/>
                <w:szCs w:val="22"/>
              </w:rPr>
              <w:t>Các thao tác với tài khoản</w:t>
            </w:r>
          </w:p>
        </w:tc>
      </w:tr>
      <w:tr w:rsidR="00D93C59" w:rsidRPr="001A130E" w14:paraId="615AA65B" w14:textId="77777777" w:rsidTr="00122D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15AEA8" w14:textId="77777777" w:rsidR="00D93C59" w:rsidRPr="001A130E" w:rsidRDefault="00D93C59" w:rsidP="00122D49">
            <w:pPr>
              <w:jc w:val="center"/>
              <w:rPr>
                <w:rFonts w:asciiTheme="majorHAnsi" w:hAnsiTheme="majorHAnsi" w:cstheme="majorHAnsi"/>
                <w:b/>
                <w:bCs/>
                <w:szCs w:val="22"/>
              </w:rPr>
            </w:pPr>
            <w:r w:rsidRPr="001A130E">
              <w:rPr>
                <w:rFonts w:asciiTheme="majorHAnsi" w:hAnsiTheme="majorHAnsi" w:cstheme="majorHAnsi"/>
                <w:b/>
                <w:bCs/>
                <w:szCs w:val="22"/>
              </w:rPr>
              <w:t>Use case(s):</w:t>
            </w:r>
          </w:p>
        </w:tc>
        <w:tc>
          <w:tcPr>
            <w:tcW w:w="0" w:type="auto"/>
            <w:tcBorders>
              <w:top w:val="outset" w:sz="6" w:space="0" w:color="auto"/>
              <w:left w:val="outset" w:sz="6" w:space="0" w:color="auto"/>
              <w:bottom w:val="outset" w:sz="6" w:space="0" w:color="auto"/>
              <w:right w:val="outset" w:sz="6" w:space="0" w:color="auto"/>
            </w:tcBorders>
            <w:vAlign w:val="center"/>
            <w:hideMark/>
          </w:tcPr>
          <w:p w14:paraId="5BDA50CD" w14:textId="77777777" w:rsidR="00D93C59" w:rsidRPr="001A130E" w:rsidRDefault="00D93C59" w:rsidP="00122D49">
            <w:pPr>
              <w:rPr>
                <w:rFonts w:asciiTheme="majorHAnsi" w:hAnsiTheme="majorHAnsi" w:cstheme="majorHAnsi"/>
                <w:szCs w:val="22"/>
              </w:rPr>
            </w:pPr>
            <w:r w:rsidRPr="001A130E">
              <w:rPr>
                <w:rFonts w:asciiTheme="majorHAnsi" w:hAnsiTheme="majorHAnsi" w:cstheme="majorHAnsi"/>
                <w:szCs w:val="22"/>
              </w:rPr>
              <w:t>UC-02</w:t>
            </w:r>
          </w:p>
        </w:tc>
      </w:tr>
      <w:tr w:rsidR="00D93C59" w:rsidRPr="001A130E" w14:paraId="63AF7FE7" w14:textId="77777777" w:rsidTr="00122D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DACE1C0" w14:textId="77777777" w:rsidR="00D93C59" w:rsidRPr="001A130E" w:rsidRDefault="00D93C59" w:rsidP="00122D49">
            <w:pPr>
              <w:jc w:val="center"/>
              <w:rPr>
                <w:rFonts w:asciiTheme="majorHAnsi" w:hAnsiTheme="majorHAnsi" w:cstheme="majorHAnsi"/>
                <w:b/>
                <w:bCs/>
                <w:szCs w:val="22"/>
              </w:rPr>
            </w:pPr>
            <w:r w:rsidRPr="001A130E">
              <w:rPr>
                <w:rFonts w:asciiTheme="majorHAnsi" w:hAnsiTheme="majorHAnsi" w:cstheme="majorHAnsi"/>
                <w:b/>
                <w:bCs/>
                <w:szCs w:val="22"/>
              </w:rPr>
              <w:t>Mô tả:</w:t>
            </w:r>
          </w:p>
        </w:tc>
        <w:tc>
          <w:tcPr>
            <w:tcW w:w="0" w:type="auto"/>
            <w:tcBorders>
              <w:top w:val="outset" w:sz="6" w:space="0" w:color="auto"/>
              <w:left w:val="outset" w:sz="6" w:space="0" w:color="auto"/>
              <w:bottom w:val="outset" w:sz="6" w:space="0" w:color="auto"/>
              <w:right w:val="outset" w:sz="6" w:space="0" w:color="auto"/>
            </w:tcBorders>
            <w:vAlign w:val="center"/>
            <w:hideMark/>
          </w:tcPr>
          <w:p w14:paraId="1C5D63C9" w14:textId="77777777" w:rsidR="00D93C59" w:rsidRPr="001A130E" w:rsidRDefault="00D93C59" w:rsidP="00122D49">
            <w:pPr>
              <w:spacing w:before="100" w:beforeAutospacing="1" w:after="100" w:afterAutospacing="1"/>
              <w:rPr>
                <w:rFonts w:asciiTheme="majorHAnsi" w:hAnsiTheme="majorHAnsi" w:cstheme="majorHAnsi"/>
                <w:szCs w:val="22"/>
              </w:rPr>
            </w:pPr>
            <w:r w:rsidRPr="001A130E">
              <w:rPr>
                <w:rFonts w:asciiTheme="majorHAnsi" w:hAnsiTheme="majorHAnsi" w:cstheme="majorHAnsi"/>
                <w:szCs w:val="22"/>
              </w:rPr>
              <w:t xml:space="preserve">Để đăng nhập thì người dùng gõ </w:t>
            </w:r>
            <w:r>
              <w:rPr>
                <w:rFonts w:asciiTheme="majorHAnsi" w:hAnsiTheme="majorHAnsi" w:cstheme="majorHAnsi"/>
                <w:szCs w:val="22"/>
              </w:rPr>
              <w:t>Tên</w:t>
            </w:r>
            <w:r w:rsidRPr="001A130E">
              <w:rPr>
                <w:rFonts w:asciiTheme="majorHAnsi" w:hAnsiTheme="majorHAnsi" w:cstheme="majorHAnsi"/>
                <w:szCs w:val="22"/>
              </w:rPr>
              <w:t xml:space="preserve"> và </w:t>
            </w:r>
            <w:r>
              <w:rPr>
                <w:rFonts w:asciiTheme="majorHAnsi" w:hAnsiTheme="majorHAnsi" w:cstheme="majorHAnsi"/>
                <w:szCs w:val="22"/>
              </w:rPr>
              <w:t xml:space="preserve">Mật mã </w:t>
            </w:r>
            <w:r w:rsidRPr="001A130E">
              <w:rPr>
                <w:rFonts w:asciiTheme="majorHAnsi" w:hAnsiTheme="majorHAnsi" w:cstheme="majorHAnsi"/>
                <w:szCs w:val="22"/>
              </w:rPr>
              <w:t>vào khung “</w:t>
            </w:r>
            <w:r>
              <w:rPr>
                <w:rFonts w:asciiTheme="majorHAnsi" w:hAnsiTheme="majorHAnsi" w:cstheme="majorHAnsi"/>
                <w:szCs w:val="22"/>
              </w:rPr>
              <w:t>Tên</w:t>
            </w:r>
            <w:r w:rsidRPr="001A130E">
              <w:rPr>
                <w:rFonts w:asciiTheme="majorHAnsi" w:hAnsiTheme="majorHAnsi" w:cstheme="majorHAnsi"/>
                <w:szCs w:val="22"/>
              </w:rPr>
              <w:t>: ” và “</w:t>
            </w:r>
            <w:r>
              <w:rPr>
                <w:rFonts w:asciiTheme="majorHAnsi" w:hAnsiTheme="majorHAnsi" w:cstheme="majorHAnsi"/>
                <w:szCs w:val="22"/>
              </w:rPr>
              <w:t>Mật mã</w:t>
            </w:r>
            <w:r w:rsidRPr="001A130E">
              <w:rPr>
                <w:rFonts w:asciiTheme="majorHAnsi" w:hAnsiTheme="majorHAnsi" w:cstheme="majorHAnsi"/>
                <w:szCs w:val="22"/>
              </w:rPr>
              <w:t xml:space="preserve">: ” sau đó </w:t>
            </w:r>
            <w:r w:rsidRPr="001A130E">
              <w:rPr>
                <w:rFonts w:asciiTheme="majorHAnsi" w:hAnsiTheme="majorHAnsi" w:cstheme="majorHAnsi"/>
                <w:szCs w:val="22"/>
              </w:rPr>
              <w:lastRenderedPageBreak/>
              <w:t>nhấn nút “Đăng Nhập” hoặc enter</w:t>
            </w:r>
          </w:p>
          <w:p w14:paraId="45C9D230" w14:textId="77777777" w:rsidR="00D93C59" w:rsidRPr="001A130E" w:rsidRDefault="00D93C59" w:rsidP="00122D49">
            <w:pPr>
              <w:spacing w:before="100" w:beforeAutospacing="1" w:after="100" w:afterAutospacing="1"/>
              <w:rPr>
                <w:rFonts w:asciiTheme="majorHAnsi" w:hAnsiTheme="majorHAnsi" w:cstheme="majorHAnsi"/>
                <w:szCs w:val="22"/>
              </w:rPr>
            </w:pPr>
            <w:r w:rsidRPr="001A130E">
              <w:rPr>
                <w:rFonts w:asciiTheme="majorHAnsi" w:hAnsiTheme="majorHAnsi" w:cstheme="majorHAnsi"/>
                <w:szCs w:val="22"/>
              </w:rPr>
              <w:t>Đăng nhập thất bại sẽ hiện thông báo</w:t>
            </w:r>
            <w:r>
              <w:rPr>
                <w:rFonts w:asciiTheme="majorHAnsi" w:hAnsiTheme="majorHAnsi" w:cstheme="majorHAnsi"/>
                <w:szCs w:val="22"/>
              </w:rPr>
              <w:t>.</w:t>
            </w:r>
          </w:p>
          <w:p w14:paraId="6A914FCE" w14:textId="77777777" w:rsidR="00D93C59" w:rsidRPr="001A130E" w:rsidRDefault="00D93C59" w:rsidP="00122D49">
            <w:pPr>
              <w:spacing w:before="100" w:beforeAutospacing="1" w:after="100" w:afterAutospacing="1"/>
              <w:rPr>
                <w:rFonts w:asciiTheme="majorHAnsi" w:hAnsiTheme="majorHAnsi" w:cstheme="majorHAnsi"/>
                <w:szCs w:val="22"/>
              </w:rPr>
            </w:pPr>
            <w:r w:rsidRPr="001A130E">
              <w:rPr>
                <w:rFonts w:asciiTheme="majorHAnsi" w:hAnsiTheme="majorHAnsi" w:cstheme="majorHAnsi"/>
                <w:szCs w:val="22"/>
              </w:rPr>
              <w:t>Đăng nhập thành công sẽ hiện tên người dùng ở góc trên cùng góc trái và link “Đăng Xuất”</w:t>
            </w:r>
          </w:p>
        </w:tc>
      </w:tr>
      <w:tr w:rsidR="00D93C59" w:rsidRPr="001A130E" w14:paraId="2ACD14BA" w14:textId="77777777" w:rsidTr="00122D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CABA9A" w14:textId="77777777" w:rsidR="00D93C59" w:rsidRPr="001A130E" w:rsidRDefault="00D93C59" w:rsidP="00122D49">
            <w:pPr>
              <w:jc w:val="center"/>
              <w:rPr>
                <w:rFonts w:asciiTheme="majorHAnsi" w:hAnsiTheme="majorHAnsi" w:cstheme="majorHAnsi"/>
                <w:b/>
                <w:bCs/>
                <w:szCs w:val="22"/>
              </w:rPr>
            </w:pPr>
            <w:r w:rsidRPr="001A130E">
              <w:rPr>
                <w:rFonts w:asciiTheme="majorHAnsi" w:hAnsiTheme="majorHAnsi" w:cstheme="majorHAnsi"/>
                <w:b/>
                <w:bCs/>
                <w:szCs w:val="22"/>
              </w:rPr>
              <w:lastRenderedPageBreak/>
              <w:t>Ghi chú và các câu hỏi</w:t>
            </w:r>
          </w:p>
        </w:tc>
        <w:tc>
          <w:tcPr>
            <w:tcW w:w="0" w:type="auto"/>
            <w:tcBorders>
              <w:top w:val="outset" w:sz="6" w:space="0" w:color="auto"/>
              <w:left w:val="outset" w:sz="6" w:space="0" w:color="auto"/>
              <w:bottom w:val="outset" w:sz="6" w:space="0" w:color="auto"/>
              <w:right w:val="outset" w:sz="6" w:space="0" w:color="auto"/>
            </w:tcBorders>
            <w:vAlign w:val="center"/>
            <w:hideMark/>
          </w:tcPr>
          <w:p w14:paraId="22657F30" w14:textId="77777777" w:rsidR="00D93C59" w:rsidRPr="001A130E" w:rsidRDefault="00D93C59" w:rsidP="00122D49">
            <w:pPr>
              <w:spacing w:before="100" w:beforeAutospacing="1" w:after="100" w:afterAutospacing="1"/>
              <w:rPr>
                <w:rFonts w:asciiTheme="majorHAnsi" w:hAnsiTheme="majorHAnsi" w:cstheme="majorHAnsi"/>
                <w:szCs w:val="22"/>
              </w:rPr>
            </w:pPr>
            <w:r w:rsidRPr="001A130E">
              <w:rPr>
                <w:rFonts w:asciiTheme="majorHAnsi" w:hAnsiTheme="majorHAnsi" w:cstheme="majorHAnsi"/>
                <w:szCs w:val="22"/>
              </w:rPr>
              <w:t xml:space="preserve">Chú thích: bắt buộc với </w:t>
            </w:r>
            <w:r>
              <w:rPr>
                <w:rFonts w:asciiTheme="majorHAnsi" w:hAnsiTheme="majorHAnsi" w:cstheme="majorHAnsi"/>
                <w:szCs w:val="22"/>
              </w:rPr>
              <w:t xml:space="preserve">tất cả </w:t>
            </w:r>
            <w:r w:rsidRPr="001A130E">
              <w:rPr>
                <w:rFonts w:asciiTheme="majorHAnsi" w:hAnsiTheme="majorHAnsi" w:cstheme="majorHAnsi"/>
                <w:szCs w:val="22"/>
              </w:rPr>
              <w:t>các ng</w:t>
            </w:r>
            <w:r>
              <w:rPr>
                <w:rFonts w:asciiTheme="majorHAnsi" w:hAnsiTheme="majorHAnsi" w:cstheme="majorHAnsi"/>
                <w:szCs w:val="22"/>
              </w:rPr>
              <w:t>ười dùng.</w:t>
            </w:r>
          </w:p>
        </w:tc>
      </w:tr>
    </w:tbl>
    <w:p w14:paraId="18A0F791" w14:textId="77777777" w:rsidR="00D93C59" w:rsidRPr="00146594" w:rsidRDefault="00D93C59" w:rsidP="00D93C59">
      <w:pPr>
        <w:pStyle w:val="Heading4"/>
      </w:pPr>
      <w:r w:rsidRPr="00146594">
        <w:rPr>
          <w:rFonts w:eastAsia="Times New Roman"/>
        </w:rPr>
        <w:t xml:space="preserve">F-002: </w:t>
      </w:r>
      <w:r w:rsidRPr="00146594">
        <w:t>Thay đổi thông tin.</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1260"/>
        <w:gridCol w:w="9144"/>
      </w:tblGrid>
      <w:tr w:rsidR="00D93C59" w:rsidRPr="001A130E" w14:paraId="5F96C6E9" w14:textId="77777777" w:rsidTr="00122D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4640E7" w14:textId="77777777" w:rsidR="00D93C59" w:rsidRPr="001A130E" w:rsidRDefault="00D93C59" w:rsidP="00122D49">
            <w:pPr>
              <w:jc w:val="center"/>
              <w:rPr>
                <w:rFonts w:asciiTheme="majorHAnsi" w:hAnsiTheme="majorHAnsi" w:cstheme="majorHAnsi"/>
                <w:b/>
                <w:bCs/>
                <w:szCs w:val="22"/>
              </w:rPr>
            </w:pPr>
            <w:r w:rsidRPr="001A130E">
              <w:rPr>
                <w:rFonts w:asciiTheme="majorHAnsi" w:hAnsiTheme="majorHAnsi" w:cstheme="majorHAnsi"/>
                <w:b/>
                <w:bCs/>
                <w:szCs w:val="22"/>
              </w:rPr>
              <w:t>Độ ưu tiên:</w:t>
            </w:r>
          </w:p>
        </w:tc>
        <w:tc>
          <w:tcPr>
            <w:tcW w:w="0" w:type="auto"/>
            <w:tcBorders>
              <w:top w:val="outset" w:sz="6" w:space="0" w:color="auto"/>
              <w:left w:val="outset" w:sz="6" w:space="0" w:color="auto"/>
              <w:bottom w:val="outset" w:sz="6" w:space="0" w:color="auto"/>
              <w:right w:val="outset" w:sz="6" w:space="0" w:color="auto"/>
            </w:tcBorders>
            <w:vAlign w:val="center"/>
            <w:hideMark/>
          </w:tcPr>
          <w:p w14:paraId="0C34C5D9" w14:textId="77777777" w:rsidR="00D93C59" w:rsidRPr="001A130E" w:rsidRDefault="00D93C59" w:rsidP="00122D49">
            <w:pPr>
              <w:rPr>
                <w:rFonts w:asciiTheme="majorHAnsi" w:hAnsiTheme="majorHAnsi" w:cstheme="majorHAnsi"/>
                <w:szCs w:val="22"/>
              </w:rPr>
            </w:pPr>
            <w:r w:rsidRPr="001A130E">
              <w:rPr>
                <w:rFonts w:asciiTheme="majorHAnsi" w:hAnsiTheme="majorHAnsi" w:cstheme="majorHAnsi"/>
                <w:szCs w:val="22"/>
              </w:rPr>
              <w:t>Không bắt buộc</w:t>
            </w:r>
          </w:p>
        </w:tc>
      </w:tr>
      <w:tr w:rsidR="00D93C59" w:rsidRPr="001A130E" w14:paraId="37F7DBA8" w14:textId="77777777" w:rsidTr="00122D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59B183" w14:textId="77777777" w:rsidR="00D93C59" w:rsidRPr="001A130E" w:rsidRDefault="00D93C59" w:rsidP="00122D49">
            <w:pPr>
              <w:jc w:val="center"/>
              <w:rPr>
                <w:rFonts w:asciiTheme="majorHAnsi" w:hAnsiTheme="majorHAnsi" w:cstheme="majorHAnsi"/>
                <w:b/>
                <w:bCs/>
                <w:szCs w:val="22"/>
              </w:rPr>
            </w:pPr>
            <w:r w:rsidRPr="001A130E">
              <w:rPr>
                <w:rFonts w:asciiTheme="majorHAnsi" w:hAnsiTheme="majorHAnsi" w:cstheme="majorHAnsi"/>
                <w:b/>
                <w:bCs/>
                <w:szCs w:val="22"/>
              </w:rPr>
              <w:t>Thời gian thực hiện</w:t>
            </w:r>
          </w:p>
        </w:tc>
        <w:tc>
          <w:tcPr>
            <w:tcW w:w="0" w:type="auto"/>
            <w:tcBorders>
              <w:top w:val="outset" w:sz="6" w:space="0" w:color="auto"/>
              <w:left w:val="outset" w:sz="6" w:space="0" w:color="auto"/>
              <w:bottom w:val="outset" w:sz="6" w:space="0" w:color="auto"/>
              <w:right w:val="outset" w:sz="6" w:space="0" w:color="auto"/>
            </w:tcBorders>
            <w:vAlign w:val="center"/>
            <w:hideMark/>
          </w:tcPr>
          <w:p w14:paraId="29FBB267" w14:textId="77777777" w:rsidR="00D93C59" w:rsidRPr="001A130E" w:rsidRDefault="00D93C59" w:rsidP="00122D49">
            <w:pPr>
              <w:rPr>
                <w:rFonts w:asciiTheme="majorHAnsi" w:hAnsiTheme="majorHAnsi" w:cstheme="majorHAnsi"/>
                <w:szCs w:val="22"/>
              </w:rPr>
            </w:pPr>
            <w:r w:rsidRPr="001A130E">
              <w:rPr>
                <w:rFonts w:asciiTheme="majorHAnsi" w:hAnsiTheme="majorHAnsi" w:cstheme="majorHAnsi"/>
                <w:szCs w:val="22"/>
              </w:rPr>
              <w:t>Vài ngày</w:t>
            </w:r>
          </w:p>
        </w:tc>
      </w:tr>
      <w:tr w:rsidR="00D93C59" w:rsidRPr="001A130E" w14:paraId="2C8FDC05" w14:textId="77777777" w:rsidTr="00122D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B28563" w14:textId="77777777" w:rsidR="00D93C59" w:rsidRPr="001A130E" w:rsidRDefault="00D93C59" w:rsidP="00122D49">
            <w:pPr>
              <w:jc w:val="center"/>
              <w:rPr>
                <w:rFonts w:asciiTheme="majorHAnsi" w:hAnsiTheme="majorHAnsi" w:cstheme="majorHAnsi"/>
                <w:b/>
                <w:bCs/>
                <w:szCs w:val="22"/>
              </w:rPr>
            </w:pPr>
            <w:r w:rsidRPr="001A130E">
              <w:rPr>
                <w:rFonts w:asciiTheme="majorHAnsi" w:hAnsiTheme="majorHAnsi" w:cstheme="majorHAnsi"/>
                <w:b/>
                <w:bCs/>
                <w:szCs w:val="22"/>
              </w:rPr>
              <w:t>Rủi ro</w:t>
            </w:r>
          </w:p>
        </w:tc>
        <w:tc>
          <w:tcPr>
            <w:tcW w:w="0" w:type="auto"/>
            <w:tcBorders>
              <w:top w:val="outset" w:sz="6" w:space="0" w:color="auto"/>
              <w:left w:val="outset" w:sz="6" w:space="0" w:color="auto"/>
              <w:bottom w:val="outset" w:sz="6" w:space="0" w:color="auto"/>
              <w:right w:val="outset" w:sz="6" w:space="0" w:color="auto"/>
            </w:tcBorders>
            <w:vAlign w:val="center"/>
            <w:hideMark/>
          </w:tcPr>
          <w:p w14:paraId="6DB3FA22" w14:textId="77777777" w:rsidR="00D93C59" w:rsidRPr="001A130E" w:rsidRDefault="00D93C59" w:rsidP="00122D49">
            <w:pPr>
              <w:rPr>
                <w:rFonts w:asciiTheme="majorHAnsi" w:hAnsiTheme="majorHAnsi" w:cstheme="majorHAnsi"/>
                <w:szCs w:val="22"/>
              </w:rPr>
            </w:pPr>
          </w:p>
        </w:tc>
      </w:tr>
      <w:tr w:rsidR="00D93C59" w:rsidRPr="001A130E" w14:paraId="0DB762EE" w14:textId="77777777" w:rsidTr="00122D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5F8746D" w14:textId="77777777" w:rsidR="00D93C59" w:rsidRPr="001A130E" w:rsidRDefault="00D93C59" w:rsidP="00122D49">
            <w:pPr>
              <w:jc w:val="center"/>
              <w:rPr>
                <w:rFonts w:asciiTheme="majorHAnsi" w:hAnsiTheme="majorHAnsi" w:cstheme="majorHAnsi"/>
                <w:b/>
                <w:bCs/>
                <w:szCs w:val="22"/>
              </w:rPr>
            </w:pPr>
            <w:r w:rsidRPr="001A130E">
              <w:rPr>
                <w:rFonts w:asciiTheme="majorHAnsi" w:hAnsiTheme="majorHAnsi" w:cstheme="majorHAnsi"/>
                <w:b/>
                <w:bCs/>
                <w:szCs w:val="22"/>
              </w:rPr>
              <w:t>Thuộc nhóm hàm:</w:t>
            </w:r>
          </w:p>
        </w:tc>
        <w:tc>
          <w:tcPr>
            <w:tcW w:w="0" w:type="auto"/>
            <w:tcBorders>
              <w:top w:val="outset" w:sz="6" w:space="0" w:color="auto"/>
              <w:left w:val="outset" w:sz="6" w:space="0" w:color="auto"/>
              <w:bottom w:val="outset" w:sz="6" w:space="0" w:color="auto"/>
              <w:right w:val="outset" w:sz="6" w:space="0" w:color="auto"/>
            </w:tcBorders>
            <w:vAlign w:val="center"/>
            <w:hideMark/>
          </w:tcPr>
          <w:p w14:paraId="47972D73" w14:textId="77777777" w:rsidR="00D93C59" w:rsidRPr="001A130E" w:rsidRDefault="00D93C59" w:rsidP="00122D49">
            <w:pPr>
              <w:rPr>
                <w:rFonts w:asciiTheme="majorHAnsi" w:hAnsiTheme="majorHAnsi" w:cstheme="majorHAnsi"/>
                <w:color w:val="FF0000"/>
                <w:szCs w:val="22"/>
              </w:rPr>
            </w:pPr>
            <w:r w:rsidRPr="001A130E">
              <w:rPr>
                <w:rFonts w:asciiTheme="majorHAnsi" w:hAnsiTheme="majorHAnsi" w:cstheme="majorHAnsi"/>
                <w:color w:val="000000"/>
                <w:szCs w:val="22"/>
              </w:rPr>
              <w:t>Các thao tác với tài khoản</w:t>
            </w:r>
          </w:p>
        </w:tc>
      </w:tr>
      <w:tr w:rsidR="00D93C59" w:rsidRPr="001A130E" w14:paraId="7AE6F50D" w14:textId="77777777" w:rsidTr="00122D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5B093F" w14:textId="77777777" w:rsidR="00D93C59" w:rsidRPr="001A130E" w:rsidRDefault="00D93C59" w:rsidP="00122D49">
            <w:pPr>
              <w:jc w:val="center"/>
              <w:rPr>
                <w:rFonts w:asciiTheme="majorHAnsi" w:hAnsiTheme="majorHAnsi" w:cstheme="majorHAnsi"/>
                <w:b/>
                <w:bCs/>
                <w:szCs w:val="22"/>
              </w:rPr>
            </w:pPr>
            <w:r w:rsidRPr="001A130E">
              <w:rPr>
                <w:rFonts w:asciiTheme="majorHAnsi" w:hAnsiTheme="majorHAnsi" w:cstheme="majorHAnsi"/>
                <w:b/>
                <w:bCs/>
                <w:szCs w:val="22"/>
              </w:rPr>
              <w:t>Use case(s):</w:t>
            </w:r>
          </w:p>
        </w:tc>
        <w:tc>
          <w:tcPr>
            <w:tcW w:w="0" w:type="auto"/>
            <w:tcBorders>
              <w:top w:val="outset" w:sz="6" w:space="0" w:color="auto"/>
              <w:left w:val="outset" w:sz="6" w:space="0" w:color="auto"/>
              <w:bottom w:val="outset" w:sz="6" w:space="0" w:color="auto"/>
              <w:right w:val="outset" w:sz="6" w:space="0" w:color="auto"/>
            </w:tcBorders>
            <w:vAlign w:val="center"/>
            <w:hideMark/>
          </w:tcPr>
          <w:p w14:paraId="727E85FB" w14:textId="77777777" w:rsidR="00D93C59" w:rsidRPr="001A130E" w:rsidRDefault="00D93C59" w:rsidP="00122D49">
            <w:pPr>
              <w:rPr>
                <w:rFonts w:asciiTheme="majorHAnsi" w:hAnsiTheme="majorHAnsi" w:cstheme="majorHAnsi"/>
                <w:szCs w:val="22"/>
              </w:rPr>
            </w:pPr>
            <w:r w:rsidRPr="001A130E">
              <w:rPr>
                <w:rFonts w:asciiTheme="majorHAnsi" w:hAnsiTheme="majorHAnsi" w:cstheme="majorHAnsi"/>
                <w:szCs w:val="22"/>
              </w:rPr>
              <w:t>UC-01</w:t>
            </w:r>
          </w:p>
        </w:tc>
      </w:tr>
      <w:tr w:rsidR="00D93C59" w:rsidRPr="009C50BA" w14:paraId="4B0824B1" w14:textId="77777777" w:rsidTr="00122D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53F221" w14:textId="77777777" w:rsidR="00D93C59" w:rsidRPr="001A130E" w:rsidRDefault="00D93C59" w:rsidP="00122D49">
            <w:pPr>
              <w:jc w:val="center"/>
              <w:rPr>
                <w:rFonts w:asciiTheme="majorHAnsi" w:hAnsiTheme="majorHAnsi" w:cstheme="majorHAnsi"/>
                <w:b/>
                <w:bCs/>
                <w:szCs w:val="22"/>
              </w:rPr>
            </w:pPr>
            <w:r w:rsidRPr="001A130E">
              <w:rPr>
                <w:rFonts w:asciiTheme="majorHAnsi" w:hAnsiTheme="majorHAnsi" w:cstheme="majorHAnsi"/>
                <w:b/>
                <w:bCs/>
                <w:szCs w:val="22"/>
              </w:rPr>
              <w:t>Mô tả:</w:t>
            </w:r>
          </w:p>
        </w:tc>
        <w:tc>
          <w:tcPr>
            <w:tcW w:w="0" w:type="auto"/>
            <w:tcBorders>
              <w:top w:val="outset" w:sz="6" w:space="0" w:color="auto"/>
              <w:left w:val="outset" w:sz="6" w:space="0" w:color="auto"/>
              <w:bottom w:val="outset" w:sz="6" w:space="0" w:color="auto"/>
              <w:right w:val="outset" w:sz="6" w:space="0" w:color="auto"/>
            </w:tcBorders>
            <w:vAlign w:val="center"/>
            <w:hideMark/>
          </w:tcPr>
          <w:p w14:paraId="747C9FF2" w14:textId="77777777" w:rsidR="00D93C59" w:rsidRPr="001A130E" w:rsidRDefault="00D93C59" w:rsidP="00122D49">
            <w:pPr>
              <w:spacing w:before="100" w:beforeAutospacing="1" w:after="100" w:afterAutospacing="1"/>
              <w:rPr>
                <w:rFonts w:asciiTheme="majorHAnsi" w:hAnsiTheme="majorHAnsi" w:cstheme="majorHAnsi"/>
                <w:szCs w:val="22"/>
              </w:rPr>
            </w:pPr>
            <w:r w:rsidRPr="001A130E">
              <w:rPr>
                <w:rFonts w:asciiTheme="majorHAnsi" w:hAnsiTheme="majorHAnsi" w:cstheme="majorHAnsi"/>
                <w:szCs w:val="22"/>
              </w:rPr>
              <w:t xml:space="preserve">Người dùng dùng chức năng này </w:t>
            </w:r>
            <w:r>
              <w:rPr>
                <w:rFonts w:asciiTheme="majorHAnsi" w:hAnsiTheme="majorHAnsi" w:cstheme="majorHAnsi"/>
                <w:szCs w:val="22"/>
              </w:rPr>
              <w:t>sửa thông tin</w:t>
            </w:r>
            <w:r w:rsidRPr="001A130E">
              <w:rPr>
                <w:rFonts w:asciiTheme="majorHAnsi" w:hAnsiTheme="majorHAnsi" w:cstheme="majorHAnsi"/>
                <w:szCs w:val="22"/>
              </w:rPr>
              <w:t xml:space="preserve"> cá nhân của mình, thông tin lưu tr</w:t>
            </w:r>
            <w:r>
              <w:rPr>
                <w:rFonts w:asciiTheme="majorHAnsi" w:hAnsiTheme="majorHAnsi" w:cstheme="majorHAnsi"/>
                <w:szCs w:val="22"/>
              </w:rPr>
              <w:t>ữ</w:t>
            </w:r>
            <w:r w:rsidRPr="001A130E">
              <w:rPr>
                <w:rFonts w:asciiTheme="majorHAnsi" w:hAnsiTheme="majorHAnsi" w:cstheme="majorHAnsi"/>
                <w:szCs w:val="22"/>
              </w:rPr>
              <w:t xml:space="preserve"> gồm:</w:t>
            </w:r>
          </w:p>
          <w:p w14:paraId="6C10FD73" w14:textId="77777777" w:rsidR="00D93C59" w:rsidRPr="001A130E" w:rsidRDefault="00D93C59" w:rsidP="009200C5">
            <w:pPr>
              <w:pStyle w:val="ListParagraph"/>
              <w:numPr>
                <w:ilvl w:val="0"/>
                <w:numId w:val="10"/>
              </w:numPr>
              <w:spacing w:before="100" w:beforeAutospacing="1" w:after="100" w:afterAutospacing="1" w:line="240" w:lineRule="auto"/>
              <w:rPr>
                <w:rFonts w:asciiTheme="majorHAnsi" w:eastAsia="Times New Roman" w:hAnsiTheme="majorHAnsi" w:cstheme="majorHAnsi"/>
              </w:rPr>
            </w:pPr>
            <w:r>
              <w:rPr>
                <w:rFonts w:asciiTheme="majorHAnsi" w:eastAsia="Times New Roman" w:hAnsiTheme="majorHAnsi" w:cstheme="majorHAnsi"/>
                <w:lang w:val="en-US"/>
              </w:rPr>
              <w:t>Mật khẩu: chỉ hiển thị dấu “*”, tối thiểu 8 kí tự, tối đa 255 kí tự</w:t>
            </w:r>
            <w:ins w:id="344" w:author="TNT" w:date="2010-05-18T20:22:00Z">
              <w:r w:rsidR="00E21BFE">
                <w:rPr>
                  <w:rFonts w:asciiTheme="majorHAnsi" w:eastAsia="Times New Roman" w:hAnsiTheme="majorHAnsi" w:cstheme="majorHAnsi"/>
                  <w:lang w:val="en-US"/>
                </w:rPr>
                <w:t>.</w:t>
              </w:r>
            </w:ins>
            <w:del w:id="345" w:author="TNT" w:date="2010-05-18T20:22:00Z">
              <w:r w:rsidDel="00E21BFE">
                <w:rPr>
                  <w:rFonts w:asciiTheme="majorHAnsi" w:eastAsia="Times New Roman" w:hAnsiTheme="majorHAnsi" w:cstheme="majorHAnsi"/>
                  <w:lang w:val="en-US"/>
                </w:rPr>
                <w:delText>, bao gồm cả chữ và số</w:delText>
              </w:r>
            </w:del>
          </w:p>
          <w:p w14:paraId="62D80C40" w14:textId="77777777" w:rsidR="00D93C59" w:rsidRPr="001A130E" w:rsidRDefault="00D93C59" w:rsidP="009200C5">
            <w:pPr>
              <w:pStyle w:val="ListParagraph"/>
              <w:numPr>
                <w:ilvl w:val="0"/>
                <w:numId w:val="10"/>
              </w:numPr>
              <w:spacing w:before="100" w:beforeAutospacing="1" w:after="100" w:afterAutospacing="1" w:line="240" w:lineRule="auto"/>
              <w:rPr>
                <w:rFonts w:asciiTheme="majorHAnsi" w:eastAsia="Times New Roman" w:hAnsiTheme="majorHAnsi" w:cstheme="majorHAnsi"/>
              </w:rPr>
            </w:pPr>
            <w:r w:rsidRPr="001A130E">
              <w:rPr>
                <w:rFonts w:asciiTheme="majorHAnsi" w:eastAsia="Times New Roman" w:hAnsiTheme="majorHAnsi" w:cstheme="majorHAnsi"/>
              </w:rPr>
              <w:t>Họ tên</w:t>
            </w:r>
            <w:r w:rsidRPr="0063414A">
              <w:rPr>
                <w:rFonts w:asciiTheme="majorHAnsi" w:eastAsia="Times New Roman" w:hAnsiTheme="majorHAnsi" w:cstheme="majorHAnsi"/>
              </w:rPr>
              <w:t xml:space="preserve">: chỉ gồm chữ, tối đa 255 kí tự </w:t>
            </w:r>
          </w:p>
          <w:p w14:paraId="155AED9C" w14:textId="77777777" w:rsidR="00D93C59" w:rsidRPr="001A130E" w:rsidRDefault="00D93C59" w:rsidP="009200C5">
            <w:pPr>
              <w:pStyle w:val="ListParagraph"/>
              <w:numPr>
                <w:ilvl w:val="0"/>
                <w:numId w:val="10"/>
              </w:numPr>
              <w:spacing w:before="100" w:beforeAutospacing="1" w:after="100" w:afterAutospacing="1" w:line="240" w:lineRule="auto"/>
              <w:rPr>
                <w:rFonts w:asciiTheme="majorHAnsi" w:eastAsia="Times New Roman" w:hAnsiTheme="majorHAnsi" w:cstheme="majorHAnsi"/>
              </w:rPr>
            </w:pPr>
            <w:r w:rsidRPr="001A130E">
              <w:rPr>
                <w:rFonts w:asciiTheme="majorHAnsi" w:eastAsia="Times New Roman" w:hAnsiTheme="majorHAnsi" w:cstheme="majorHAnsi"/>
              </w:rPr>
              <w:t>Trường</w:t>
            </w:r>
            <w:r>
              <w:rPr>
                <w:rFonts w:asciiTheme="majorHAnsi" w:eastAsia="Times New Roman" w:hAnsiTheme="majorHAnsi" w:cstheme="majorHAnsi"/>
                <w:lang w:val="en-US"/>
              </w:rPr>
              <w:t>: tối đa 255 kí tự</w:t>
            </w:r>
          </w:p>
          <w:p w14:paraId="5C5A44E6" w14:textId="77777777" w:rsidR="00D93C59" w:rsidRPr="001A130E" w:rsidRDefault="00D93C59" w:rsidP="009200C5">
            <w:pPr>
              <w:pStyle w:val="ListParagraph"/>
              <w:numPr>
                <w:ilvl w:val="0"/>
                <w:numId w:val="10"/>
              </w:numPr>
              <w:spacing w:before="100" w:beforeAutospacing="1" w:after="100" w:afterAutospacing="1" w:line="240" w:lineRule="auto"/>
              <w:rPr>
                <w:rFonts w:asciiTheme="majorHAnsi" w:eastAsia="Times New Roman" w:hAnsiTheme="majorHAnsi" w:cstheme="majorHAnsi"/>
              </w:rPr>
            </w:pPr>
            <w:r w:rsidRPr="001A130E">
              <w:rPr>
                <w:rFonts w:asciiTheme="majorHAnsi" w:eastAsia="Times New Roman" w:hAnsiTheme="majorHAnsi" w:cstheme="majorHAnsi"/>
              </w:rPr>
              <w:t>Lớp</w:t>
            </w:r>
            <w:r>
              <w:rPr>
                <w:rFonts w:asciiTheme="majorHAnsi" w:eastAsia="Times New Roman" w:hAnsiTheme="majorHAnsi" w:cstheme="majorHAnsi"/>
                <w:lang w:val="en-US"/>
              </w:rPr>
              <w:t>: tối đa 255 kí tự</w:t>
            </w:r>
          </w:p>
          <w:p w14:paraId="0E12137C" w14:textId="77777777" w:rsidR="00D93C59" w:rsidRPr="001A130E" w:rsidRDefault="00D93C59" w:rsidP="009200C5">
            <w:pPr>
              <w:pStyle w:val="ListParagraph"/>
              <w:numPr>
                <w:ilvl w:val="0"/>
                <w:numId w:val="10"/>
              </w:numPr>
              <w:spacing w:before="100" w:beforeAutospacing="1" w:after="100" w:afterAutospacing="1" w:line="240" w:lineRule="auto"/>
              <w:rPr>
                <w:rFonts w:asciiTheme="majorHAnsi" w:eastAsia="Times New Roman" w:hAnsiTheme="majorHAnsi" w:cstheme="majorHAnsi"/>
              </w:rPr>
            </w:pPr>
            <w:r w:rsidRPr="001A130E">
              <w:rPr>
                <w:rFonts w:asciiTheme="majorHAnsi" w:eastAsia="Times New Roman" w:hAnsiTheme="majorHAnsi" w:cstheme="majorHAnsi"/>
              </w:rPr>
              <w:t>Email</w:t>
            </w:r>
            <w:r w:rsidRPr="0063414A">
              <w:rPr>
                <w:rFonts w:asciiTheme="majorHAnsi" w:eastAsia="Times New Roman" w:hAnsiTheme="majorHAnsi" w:cstheme="majorHAnsi"/>
              </w:rPr>
              <w:t xml:space="preserve">: </w:t>
            </w:r>
            <w:ins w:id="346" w:author="TNT" w:date="2010-05-18T20:39:00Z">
              <w:r w:rsidR="00B3448A" w:rsidRPr="0063414A">
                <w:rPr>
                  <w:rFonts w:asciiTheme="majorHAnsi" w:eastAsia="Times New Roman" w:hAnsiTheme="majorHAnsi" w:cstheme="majorHAnsi"/>
                </w:rPr>
                <w:t>dạng username@mailservice.???</w:t>
              </w:r>
            </w:ins>
            <w:del w:id="347" w:author="TNT" w:date="2010-05-18T20:39:00Z">
              <w:r w:rsidRPr="0063414A" w:rsidDel="00B3448A">
                <w:rPr>
                  <w:rFonts w:asciiTheme="majorHAnsi" w:eastAsia="Times New Roman" w:hAnsiTheme="majorHAnsi" w:cstheme="majorHAnsi"/>
                </w:rPr>
                <w:delText xml:space="preserve">đúng chuẩn </w:delText>
              </w:r>
            </w:del>
            <w:r w:rsidRPr="0063414A">
              <w:rPr>
                <w:rFonts w:asciiTheme="majorHAnsi" w:eastAsia="Times New Roman" w:hAnsiTheme="majorHAnsi" w:cstheme="majorHAnsi"/>
              </w:rPr>
              <w:t xml:space="preserve">(có </w:t>
            </w:r>
            <w:del w:id="348" w:author="TNT" w:date="2010-05-18T20:22:00Z">
              <w:r w:rsidRPr="0063414A" w:rsidDel="00E21BFE">
                <w:rPr>
                  <w:rFonts w:asciiTheme="majorHAnsi" w:eastAsia="Times New Roman" w:hAnsiTheme="majorHAnsi" w:cstheme="majorHAnsi"/>
                </w:rPr>
                <w:delText xml:space="preserve">chưa </w:delText>
              </w:r>
            </w:del>
            <w:ins w:id="349" w:author="TNT" w:date="2010-05-18T20:22:00Z">
              <w:r w:rsidR="00E21BFE" w:rsidRPr="0063414A">
                <w:rPr>
                  <w:rFonts w:asciiTheme="majorHAnsi" w:eastAsia="Times New Roman" w:hAnsiTheme="majorHAnsi" w:cstheme="majorHAnsi"/>
                </w:rPr>
                <w:t>ch</w:t>
              </w:r>
              <w:r w:rsidR="00E21BFE">
                <w:rPr>
                  <w:rFonts w:asciiTheme="majorHAnsi" w:eastAsia="Times New Roman" w:hAnsiTheme="majorHAnsi" w:cstheme="majorHAnsi"/>
                  <w:lang w:val="en-US"/>
                </w:rPr>
                <w:t>ứ</w:t>
              </w:r>
              <w:r w:rsidR="00E21BFE" w:rsidRPr="0063414A">
                <w:rPr>
                  <w:rFonts w:asciiTheme="majorHAnsi" w:eastAsia="Times New Roman" w:hAnsiTheme="majorHAnsi" w:cstheme="majorHAnsi"/>
                </w:rPr>
                <w:t xml:space="preserve">a </w:t>
              </w:r>
            </w:ins>
            <w:r w:rsidRPr="0063414A">
              <w:rPr>
                <w:rFonts w:asciiTheme="majorHAnsi" w:eastAsia="Times New Roman" w:hAnsiTheme="majorHAnsi" w:cstheme="majorHAnsi"/>
              </w:rPr>
              <w:t>kí tự @), tối đa 255 kí tự</w:t>
            </w:r>
          </w:p>
          <w:p w14:paraId="66822D0C" w14:textId="77777777" w:rsidR="00D93C59" w:rsidRPr="00E21BFE" w:rsidDel="00E21BFE" w:rsidRDefault="00D93C59" w:rsidP="00E21BFE">
            <w:pPr>
              <w:spacing w:before="100" w:beforeAutospacing="1" w:after="100" w:afterAutospacing="1"/>
              <w:rPr>
                <w:del w:id="350" w:author="TNT" w:date="2010-05-18T20:21:00Z"/>
                <w:rFonts w:asciiTheme="majorHAnsi" w:hAnsiTheme="majorHAnsi" w:cstheme="majorHAnsi"/>
                <w:rPrChange w:id="351" w:author="TNT" w:date="2010-05-18T20:21:00Z">
                  <w:rPr>
                    <w:del w:id="352" w:author="TNT" w:date="2010-05-18T20:21:00Z"/>
                    <w:rFonts w:asciiTheme="majorHAnsi" w:hAnsiTheme="majorHAnsi" w:cstheme="majorHAnsi"/>
                    <w:lang w:val="vi-VN"/>
                  </w:rPr>
                </w:rPrChange>
              </w:rPr>
            </w:pPr>
            <w:r w:rsidRPr="0063414A">
              <w:rPr>
                <w:rFonts w:asciiTheme="majorHAnsi" w:hAnsiTheme="majorHAnsi" w:cstheme="majorHAnsi"/>
                <w:lang w:val="vi-VN"/>
              </w:rPr>
              <w:t xml:space="preserve">Tự động kiểm tra tên tài khoản, mật khẩu (nhập 2 lần), </w:t>
            </w:r>
            <w:del w:id="353" w:author="TNT" w:date="2010-05-18T20:21:00Z">
              <w:r w:rsidRPr="0063414A" w:rsidDel="00E21BFE">
                <w:rPr>
                  <w:rFonts w:asciiTheme="majorHAnsi" w:hAnsiTheme="majorHAnsi" w:cstheme="majorHAnsi"/>
                  <w:lang w:val="vi-VN"/>
                </w:rPr>
                <w:delText>email có hợp lệ không ngay sau khi ngườ I dùng chuyển sang control khác</w:delText>
              </w:r>
            </w:del>
            <w:ins w:id="354" w:author="TNT" w:date="2010-05-18T20:21:00Z">
              <w:r w:rsidR="00E21BFE">
                <w:rPr>
                  <w:rFonts w:asciiTheme="majorHAnsi" w:hAnsiTheme="majorHAnsi" w:cstheme="majorHAnsi"/>
                </w:rPr>
                <w:t>, email chỉ kiểm tra có dấu @ hay không thôi, không cần kiểm tra phức tạp.</w:t>
              </w:r>
            </w:ins>
          </w:p>
          <w:p w14:paraId="2B071D9F" w14:textId="77777777" w:rsidR="00D93C59" w:rsidRPr="0063414A" w:rsidRDefault="00D93C59" w:rsidP="00122D49">
            <w:pPr>
              <w:spacing w:before="100" w:beforeAutospacing="1" w:after="100" w:afterAutospacing="1"/>
              <w:rPr>
                <w:rFonts w:asciiTheme="majorHAnsi" w:hAnsiTheme="majorHAnsi" w:cstheme="majorHAnsi"/>
                <w:szCs w:val="22"/>
                <w:lang w:val="vi-VN"/>
              </w:rPr>
            </w:pPr>
            <w:r w:rsidRPr="0063414A">
              <w:rPr>
                <w:rFonts w:asciiTheme="majorHAnsi" w:hAnsiTheme="majorHAnsi" w:cstheme="majorHAnsi"/>
                <w:lang w:val="vi-VN"/>
              </w:rPr>
              <w:t>Người dùng nhập các thông tin này vào các textbox, sau đó hệ thống sẽ kiểm tra, và quyết định có tạo tài khoản cho người dùng hay không, nếu không thì sẽ yêu cầu người dùng sửa lại thông tin của mình bằng cách hiển thị nguyên nhân ngay bên cạnh phần không hợp lệ.</w:t>
            </w:r>
            <w:r w:rsidRPr="0063414A" w:rsidDel="0049314F">
              <w:rPr>
                <w:rFonts w:asciiTheme="majorHAnsi" w:hAnsiTheme="majorHAnsi" w:cstheme="majorHAnsi"/>
                <w:lang w:val="vi-VN"/>
              </w:rPr>
              <w:t xml:space="preserve"> </w:t>
            </w:r>
          </w:p>
        </w:tc>
      </w:tr>
      <w:tr w:rsidR="00D93C59" w:rsidRPr="009C50BA" w14:paraId="5CADBC25" w14:textId="77777777" w:rsidTr="00122D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2748287" w14:textId="77777777" w:rsidR="00D93C59" w:rsidRPr="0063414A" w:rsidRDefault="00D93C59" w:rsidP="00122D49">
            <w:pPr>
              <w:jc w:val="center"/>
              <w:rPr>
                <w:rFonts w:asciiTheme="majorHAnsi" w:hAnsiTheme="majorHAnsi" w:cstheme="majorHAnsi"/>
                <w:b/>
                <w:bCs/>
                <w:szCs w:val="22"/>
                <w:lang w:val="vi-VN"/>
              </w:rPr>
            </w:pPr>
            <w:r w:rsidRPr="0063414A">
              <w:rPr>
                <w:rFonts w:asciiTheme="majorHAnsi" w:hAnsiTheme="majorHAnsi" w:cstheme="majorHAnsi"/>
                <w:b/>
                <w:bCs/>
                <w:szCs w:val="22"/>
                <w:lang w:val="vi-VN"/>
              </w:rPr>
              <w:t>Ghi chú và các câu hỏi</w:t>
            </w:r>
          </w:p>
        </w:tc>
        <w:tc>
          <w:tcPr>
            <w:tcW w:w="0" w:type="auto"/>
            <w:tcBorders>
              <w:top w:val="outset" w:sz="6" w:space="0" w:color="auto"/>
              <w:left w:val="outset" w:sz="6" w:space="0" w:color="auto"/>
              <w:bottom w:val="outset" w:sz="6" w:space="0" w:color="auto"/>
              <w:right w:val="outset" w:sz="6" w:space="0" w:color="auto"/>
            </w:tcBorders>
            <w:vAlign w:val="center"/>
            <w:hideMark/>
          </w:tcPr>
          <w:p w14:paraId="1AC041EC" w14:textId="77777777" w:rsidR="00D93C59" w:rsidRPr="0063414A" w:rsidRDefault="00D93C59" w:rsidP="00122D49">
            <w:pPr>
              <w:spacing w:before="100" w:beforeAutospacing="1" w:after="100" w:afterAutospacing="1"/>
              <w:rPr>
                <w:rFonts w:asciiTheme="majorHAnsi" w:hAnsiTheme="majorHAnsi" w:cstheme="majorHAnsi"/>
                <w:szCs w:val="22"/>
                <w:lang w:val="vi-VN"/>
              </w:rPr>
            </w:pPr>
          </w:p>
        </w:tc>
      </w:tr>
    </w:tbl>
    <w:p w14:paraId="1017C73D" w14:textId="77777777" w:rsidR="00D93C59" w:rsidRDefault="00D93C59" w:rsidP="00D93C59">
      <w:pPr>
        <w:pStyle w:val="Heading4"/>
      </w:pPr>
      <w:r>
        <w:t>F-003: quản lý tài khoản</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1569"/>
        <w:gridCol w:w="8835"/>
      </w:tblGrid>
      <w:tr w:rsidR="00D93C59" w:rsidRPr="001A130E" w14:paraId="6DD3BD6A" w14:textId="77777777" w:rsidTr="00122D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B4322EF" w14:textId="77777777" w:rsidR="00D93C59" w:rsidRPr="001A130E" w:rsidRDefault="00D93C59" w:rsidP="00122D49">
            <w:pPr>
              <w:jc w:val="center"/>
              <w:rPr>
                <w:rFonts w:asciiTheme="majorHAnsi" w:hAnsiTheme="majorHAnsi" w:cstheme="majorHAnsi"/>
                <w:b/>
                <w:bCs/>
                <w:szCs w:val="22"/>
              </w:rPr>
            </w:pPr>
            <w:r w:rsidRPr="001A130E">
              <w:rPr>
                <w:rFonts w:asciiTheme="majorHAnsi" w:hAnsiTheme="majorHAnsi" w:cstheme="majorHAnsi"/>
                <w:b/>
                <w:bCs/>
                <w:szCs w:val="22"/>
              </w:rPr>
              <w:t>Độ ưu tiên:</w:t>
            </w:r>
          </w:p>
        </w:tc>
        <w:tc>
          <w:tcPr>
            <w:tcW w:w="0" w:type="auto"/>
            <w:tcBorders>
              <w:top w:val="outset" w:sz="6" w:space="0" w:color="auto"/>
              <w:left w:val="outset" w:sz="6" w:space="0" w:color="auto"/>
              <w:bottom w:val="outset" w:sz="6" w:space="0" w:color="auto"/>
              <w:right w:val="outset" w:sz="6" w:space="0" w:color="auto"/>
            </w:tcBorders>
            <w:vAlign w:val="center"/>
            <w:hideMark/>
          </w:tcPr>
          <w:p w14:paraId="59A0185E" w14:textId="77777777" w:rsidR="00D93C59" w:rsidRPr="001A130E" w:rsidRDefault="00D93C59" w:rsidP="00122D49">
            <w:pPr>
              <w:rPr>
                <w:rFonts w:asciiTheme="majorHAnsi" w:hAnsiTheme="majorHAnsi" w:cstheme="majorHAnsi"/>
                <w:szCs w:val="22"/>
              </w:rPr>
            </w:pPr>
            <w:del w:id="355" w:author="TNT" w:date="2010-05-18T20:39:00Z">
              <w:r w:rsidRPr="001A130E" w:rsidDel="00B3448A">
                <w:rPr>
                  <w:rFonts w:asciiTheme="majorHAnsi" w:hAnsiTheme="majorHAnsi" w:cstheme="majorHAnsi"/>
                  <w:szCs w:val="22"/>
                </w:rPr>
                <w:delText>Không bắt buộc</w:delText>
              </w:r>
            </w:del>
            <w:ins w:id="356" w:author="TNT" w:date="2010-05-18T20:39:00Z">
              <w:r w:rsidR="00B3448A">
                <w:rPr>
                  <w:rFonts w:asciiTheme="majorHAnsi" w:hAnsiTheme="majorHAnsi" w:cstheme="majorHAnsi"/>
                  <w:szCs w:val="22"/>
                </w:rPr>
                <w:t>mở rộng</w:t>
              </w:r>
            </w:ins>
          </w:p>
        </w:tc>
      </w:tr>
      <w:tr w:rsidR="00D93C59" w:rsidRPr="001A130E" w14:paraId="5755C59B" w14:textId="77777777" w:rsidTr="00122D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168198" w14:textId="77777777" w:rsidR="00D93C59" w:rsidRPr="001A130E" w:rsidRDefault="00D93C59" w:rsidP="00122D49">
            <w:pPr>
              <w:jc w:val="center"/>
              <w:rPr>
                <w:rFonts w:asciiTheme="majorHAnsi" w:hAnsiTheme="majorHAnsi" w:cstheme="majorHAnsi"/>
                <w:b/>
                <w:bCs/>
                <w:szCs w:val="22"/>
              </w:rPr>
            </w:pPr>
            <w:r w:rsidRPr="001A130E">
              <w:rPr>
                <w:rFonts w:asciiTheme="majorHAnsi" w:hAnsiTheme="majorHAnsi" w:cstheme="majorHAnsi"/>
                <w:b/>
                <w:bCs/>
                <w:szCs w:val="22"/>
              </w:rPr>
              <w:t>Thời gian thực hiện</w:t>
            </w:r>
          </w:p>
        </w:tc>
        <w:tc>
          <w:tcPr>
            <w:tcW w:w="0" w:type="auto"/>
            <w:tcBorders>
              <w:top w:val="outset" w:sz="6" w:space="0" w:color="auto"/>
              <w:left w:val="outset" w:sz="6" w:space="0" w:color="auto"/>
              <w:bottom w:val="outset" w:sz="6" w:space="0" w:color="auto"/>
              <w:right w:val="outset" w:sz="6" w:space="0" w:color="auto"/>
            </w:tcBorders>
            <w:vAlign w:val="center"/>
            <w:hideMark/>
          </w:tcPr>
          <w:p w14:paraId="4D76883F" w14:textId="77777777" w:rsidR="00D93C59" w:rsidRPr="001A130E" w:rsidRDefault="00D93C59" w:rsidP="00122D49">
            <w:pPr>
              <w:rPr>
                <w:rFonts w:asciiTheme="majorHAnsi" w:hAnsiTheme="majorHAnsi" w:cstheme="majorHAnsi"/>
                <w:szCs w:val="22"/>
              </w:rPr>
            </w:pPr>
            <w:r w:rsidRPr="001A130E">
              <w:rPr>
                <w:rFonts w:asciiTheme="majorHAnsi" w:hAnsiTheme="majorHAnsi" w:cstheme="majorHAnsi"/>
                <w:szCs w:val="22"/>
              </w:rPr>
              <w:t>Vài ngày</w:t>
            </w:r>
          </w:p>
        </w:tc>
      </w:tr>
      <w:tr w:rsidR="00D93C59" w:rsidRPr="001A130E" w14:paraId="44E7FC55" w14:textId="77777777" w:rsidTr="00122D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8ABAA8" w14:textId="77777777" w:rsidR="00D93C59" w:rsidRPr="001A130E" w:rsidRDefault="00D93C59" w:rsidP="00122D49">
            <w:pPr>
              <w:jc w:val="center"/>
              <w:rPr>
                <w:rFonts w:asciiTheme="majorHAnsi" w:hAnsiTheme="majorHAnsi" w:cstheme="majorHAnsi"/>
                <w:b/>
                <w:bCs/>
                <w:szCs w:val="22"/>
              </w:rPr>
            </w:pPr>
            <w:r w:rsidRPr="001A130E">
              <w:rPr>
                <w:rFonts w:asciiTheme="majorHAnsi" w:hAnsiTheme="majorHAnsi" w:cstheme="majorHAnsi"/>
                <w:b/>
                <w:bCs/>
                <w:szCs w:val="22"/>
              </w:rPr>
              <w:t>Rủi ro</w:t>
            </w:r>
          </w:p>
        </w:tc>
        <w:tc>
          <w:tcPr>
            <w:tcW w:w="0" w:type="auto"/>
            <w:tcBorders>
              <w:top w:val="outset" w:sz="6" w:space="0" w:color="auto"/>
              <w:left w:val="outset" w:sz="6" w:space="0" w:color="auto"/>
              <w:bottom w:val="outset" w:sz="6" w:space="0" w:color="auto"/>
              <w:right w:val="outset" w:sz="6" w:space="0" w:color="auto"/>
            </w:tcBorders>
            <w:vAlign w:val="center"/>
            <w:hideMark/>
          </w:tcPr>
          <w:p w14:paraId="35276F5C" w14:textId="77777777" w:rsidR="00D93C59" w:rsidRPr="001A130E" w:rsidRDefault="00D93C59" w:rsidP="00122D49">
            <w:pPr>
              <w:rPr>
                <w:rFonts w:asciiTheme="majorHAnsi" w:hAnsiTheme="majorHAnsi" w:cstheme="majorHAnsi"/>
                <w:szCs w:val="22"/>
              </w:rPr>
            </w:pPr>
          </w:p>
        </w:tc>
      </w:tr>
      <w:tr w:rsidR="00D93C59" w:rsidRPr="001A130E" w14:paraId="0F77C356" w14:textId="77777777" w:rsidTr="00122D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2C80F8A" w14:textId="77777777" w:rsidR="00D93C59" w:rsidRPr="001A130E" w:rsidRDefault="00D93C59" w:rsidP="00122D49">
            <w:pPr>
              <w:jc w:val="center"/>
              <w:rPr>
                <w:rFonts w:asciiTheme="majorHAnsi" w:hAnsiTheme="majorHAnsi" w:cstheme="majorHAnsi"/>
                <w:b/>
                <w:bCs/>
                <w:szCs w:val="22"/>
              </w:rPr>
            </w:pPr>
            <w:r w:rsidRPr="001A130E">
              <w:rPr>
                <w:rFonts w:asciiTheme="majorHAnsi" w:hAnsiTheme="majorHAnsi" w:cstheme="majorHAnsi"/>
                <w:b/>
                <w:bCs/>
                <w:szCs w:val="22"/>
              </w:rPr>
              <w:t>Thuộc nhóm hàm:</w:t>
            </w:r>
          </w:p>
        </w:tc>
        <w:tc>
          <w:tcPr>
            <w:tcW w:w="0" w:type="auto"/>
            <w:tcBorders>
              <w:top w:val="outset" w:sz="6" w:space="0" w:color="auto"/>
              <w:left w:val="outset" w:sz="6" w:space="0" w:color="auto"/>
              <w:bottom w:val="outset" w:sz="6" w:space="0" w:color="auto"/>
              <w:right w:val="outset" w:sz="6" w:space="0" w:color="auto"/>
            </w:tcBorders>
            <w:vAlign w:val="center"/>
            <w:hideMark/>
          </w:tcPr>
          <w:p w14:paraId="2008DFA0" w14:textId="77777777" w:rsidR="00D93C59" w:rsidRPr="001A130E" w:rsidRDefault="00D93C59" w:rsidP="00122D49">
            <w:pPr>
              <w:rPr>
                <w:rFonts w:asciiTheme="majorHAnsi" w:hAnsiTheme="majorHAnsi" w:cstheme="majorHAnsi"/>
                <w:color w:val="FF0000"/>
                <w:szCs w:val="22"/>
              </w:rPr>
            </w:pPr>
            <w:r w:rsidRPr="001A130E">
              <w:rPr>
                <w:rFonts w:asciiTheme="majorHAnsi" w:hAnsiTheme="majorHAnsi" w:cstheme="majorHAnsi"/>
                <w:color w:val="000000"/>
                <w:szCs w:val="22"/>
              </w:rPr>
              <w:t>Các thao tác với tài khoản</w:t>
            </w:r>
          </w:p>
        </w:tc>
      </w:tr>
      <w:tr w:rsidR="00D93C59" w:rsidRPr="001A130E" w14:paraId="24F0514D" w14:textId="77777777" w:rsidTr="00122D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8D754A" w14:textId="77777777" w:rsidR="00D93C59" w:rsidRPr="001A130E" w:rsidRDefault="00D93C59" w:rsidP="00122D49">
            <w:pPr>
              <w:jc w:val="center"/>
              <w:rPr>
                <w:rFonts w:asciiTheme="majorHAnsi" w:hAnsiTheme="majorHAnsi" w:cstheme="majorHAnsi"/>
                <w:b/>
                <w:bCs/>
                <w:szCs w:val="22"/>
              </w:rPr>
            </w:pPr>
            <w:r w:rsidRPr="001A130E">
              <w:rPr>
                <w:rFonts w:asciiTheme="majorHAnsi" w:hAnsiTheme="majorHAnsi" w:cstheme="majorHAnsi"/>
                <w:b/>
                <w:bCs/>
                <w:szCs w:val="22"/>
              </w:rPr>
              <w:t>Use case(s):</w:t>
            </w:r>
          </w:p>
        </w:tc>
        <w:tc>
          <w:tcPr>
            <w:tcW w:w="0" w:type="auto"/>
            <w:tcBorders>
              <w:top w:val="outset" w:sz="6" w:space="0" w:color="auto"/>
              <w:left w:val="outset" w:sz="6" w:space="0" w:color="auto"/>
              <w:bottom w:val="outset" w:sz="6" w:space="0" w:color="auto"/>
              <w:right w:val="outset" w:sz="6" w:space="0" w:color="auto"/>
            </w:tcBorders>
            <w:vAlign w:val="center"/>
            <w:hideMark/>
          </w:tcPr>
          <w:p w14:paraId="4DD95074" w14:textId="77777777" w:rsidR="00D93C59" w:rsidRPr="001A130E" w:rsidRDefault="00D93C59" w:rsidP="00122D49">
            <w:pPr>
              <w:rPr>
                <w:rFonts w:asciiTheme="majorHAnsi" w:hAnsiTheme="majorHAnsi" w:cstheme="majorHAnsi"/>
                <w:szCs w:val="22"/>
              </w:rPr>
            </w:pPr>
          </w:p>
        </w:tc>
      </w:tr>
      <w:tr w:rsidR="00D93C59" w:rsidRPr="001A130E" w14:paraId="709713E0" w14:textId="77777777" w:rsidTr="00122D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6BD023" w14:textId="77777777" w:rsidR="00D93C59" w:rsidRPr="001A130E" w:rsidRDefault="00D93C59" w:rsidP="00122D49">
            <w:pPr>
              <w:jc w:val="center"/>
              <w:rPr>
                <w:rFonts w:asciiTheme="majorHAnsi" w:hAnsiTheme="majorHAnsi" w:cstheme="majorHAnsi"/>
                <w:b/>
                <w:bCs/>
                <w:szCs w:val="22"/>
              </w:rPr>
            </w:pPr>
            <w:r w:rsidRPr="001A130E">
              <w:rPr>
                <w:rFonts w:asciiTheme="majorHAnsi" w:hAnsiTheme="majorHAnsi" w:cstheme="majorHAnsi"/>
                <w:b/>
                <w:bCs/>
                <w:szCs w:val="22"/>
              </w:rPr>
              <w:t>Mô tả:</w:t>
            </w:r>
          </w:p>
        </w:tc>
        <w:tc>
          <w:tcPr>
            <w:tcW w:w="0" w:type="auto"/>
            <w:tcBorders>
              <w:top w:val="outset" w:sz="6" w:space="0" w:color="auto"/>
              <w:left w:val="outset" w:sz="6" w:space="0" w:color="auto"/>
              <w:bottom w:val="outset" w:sz="6" w:space="0" w:color="auto"/>
              <w:right w:val="outset" w:sz="6" w:space="0" w:color="auto"/>
            </w:tcBorders>
            <w:vAlign w:val="center"/>
            <w:hideMark/>
          </w:tcPr>
          <w:p w14:paraId="6D1CAE65" w14:textId="77777777" w:rsidR="00D93C59" w:rsidRDefault="00D93C59" w:rsidP="00122D49">
            <w:pPr>
              <w:spacing w:before="100" w:beforeAutospacing="1" w:after="100" w:afterAutospacing="1"/>
              <w:rPr>
                <w:rFonts w:asciiTheme="majorHAnsi" w:hAnsiTheme="majorHAnsi" w:cstheme="majorHAnsi"/>
                <w:szCs w:val="22"/>
              </w:rPr>
            </w:pPr>
            <w:r>
              <w:rPr>
                <w:rFonts w:asciiTheme="majorHAnsi" w:hAnsiTheme="majorHAnsi" w:cstheme="majorHAnsi"/>
                <w:szCs w:val="22"/>
              </w:rPr>
              <w:t xml:space="preserve">Dùng để quản lý (thêm/ xóa/ sửa) thông tin các tài khoản (các thông tin này như phần mô tả của </w:t>
            </w:r>
            <w:r>
              <w:rPr>
                <w:rFonts w:asciiTheme="majorHAnsi" w:hAnsiTheme="majorHAnsi" w:cstheme="majorHAnsi"/>
                <w:szCs w:val="22"/>
              </w:rPr>
              <w:lastRenderedPageBreak/>
              <w:t>F-000)</w:t>
            </w:r>
          </w:p>
          <w:p w14:paraId="005B572D" w14:textId="77777777" w:rsidR="00D93C59" w:rsidRDefault="00D93C59" w:rsidP="00122D49">
            <w:pPr>
              <w:spacing w:before="100" w:beforeAutospacing="1" w:after="100" w:afterAutospacing="1"/>
              <w:rPr>
                <w:ins w:id="357" w:author="TNT" w:date="2010-05-18T20:41:00Z"/>
                <w:rFonts w:asciiTheme="majorHAnsi" w:hAnsiTheme="majorHAnsi" w:cstheme="majorHAnsi"/>
                <w:szCs w:val="22"/>
              </w:rPr>
            </w:pPr>
            <w:r>
              <w:rPr>
                <w:rFonts w:asciiTheme="majorHAnsi" w:hAnsiTheme="majorHAnsi" w:cstheme="majorHAnsi"/>
                <w:szCs w:val="22"/>
              </w:rPr>
              <w:t>Để phân quy</w:t>
            </w:r>
            <w:ins w:id="358" w:author="TNT" w:date="2010-05-18T20:40:00Z">
              <w:r w:rsidR="00B3448A">
                <w:rPr>
                  <w:rFonts w:asciiTheme="majorHAnsi" w:hAnsiTheme="majorHAnsi" w:cstheme="majorHAnsi"/>
                  <w:szCs w:val="22"/>
                </w:rPr>
                <w:t>ề</w:t>
              </w:r>
            </w:ins>
            <w:del w:id="359" w:author="TNT" w:date="2010-05-18T20:40:00Z">
              <w:r w:rsidDel="00B3448A">
                <w:rPr>
                  <w:rFonts w:asciiTheme="majorHAnsi" w:hAnsiTheme="majorHAnsi" w:cstheme="majorHAnsi"/>
                  <w:szCs w:val="22"/>
                </w:rPr>
                <w:delText>ể</w:delText>
              </w:r>
            </w:del>
            <w:r>
              <w:rPr>
                <w:rFonts w:asciiTheme="majorHAnsi" w:hAnsiTheme="majorHAnsi" w:cstheme="majorHAnsi"/>
                <w:szCs w:val="22"/>
              </w:rPr>
              <w:t>n cho các tài khoản, mặc định tài khoản được tạo ra ở chức năng F-000 đều có quyền là học sinh, để có thể chuyển sang quyền giáo viên thì phải dùng chức năng này.</w:t>
            </w:r>
          </w:p>
          <w:p w14:paraId="4B2BFDD6" w14:textId="77777777" w:rsidR="00B3448A" w:rsidRDefault="00B3448A" w:rsidP="00122D49">
            <w:pPr>
              <w:spacing w:before="100" w:beforeAutospacing="1" w:after="100" w:afterAutospacing="1"/>
              <w:rPr>
                <w:ins w:id="360" w:author="TNT" w:date="2010-05-18T20:41:00Z"/>
                <w:rFonts w:asciiTheme="majorHAnsi" w:hAnsiTheme="majorHAnsi" w:cstheme="majorHAnsi"/>
                <w:szCs w:val="22"/>
              </w:rPr>
            </w:pPr>
            <w:ins w:id="361" w:author="TNT" w:date="2010-05-18T20:41:00Z">
              <w:r>
                <w:rPr>
                  <w:rFonts w:asciiTheme="majorHAnsi" w:hAnsiTheme="majorHAnsi" w:cstheme="majorHAnsi"/>
                  <w:szCs w:val="22"/>
                </w:rPr>
                <w:t>Có các quyền sau:</w:t>
              </w:r>
            </w:ins>
          </w:p>
          <w:p w14:paraId="71B5E630" w14:textId="77777777" w:rsidR="00B3448A" w:rsidRPr="00B3448A" w:rsidRDefault="00B3448A" w:rsidP="00B3448A">
            <w:pPr>
              <w:pStyle w:val="ListParagraph"/>
              <w:numPr>
                <w:ilvl w:val="0"/>
                <w:numId w:val="40"/>
              </w:numPr>
              <w:spacing w:before="100" w:beforeAutospacing="1" w:after="100" w:afterAutospacing="1"/>
              <w:rPr>
                <w:ins w:id="362" w:author="TNT" w:date="2010-05-18T20:41:00Z"/>
                <w:rFonts w:asciiTheme="majorHAnsi" w:hAnsiTheme="majorHAnsi" w:cstheme="majorHAnsi"/>
                <w:rPrChange w:id="363" w:author="TNT" w:date="2010-05-18T20:42:00Z">
                  <w:rPr>
                    <w:ins w:id="364" w:author="TNT" w:date="2010-05-18T20:41:00Z"/>
                  </w:rPr>
                </w:rPrChange>
              </w:rPr>
              <w:pPrChange w:id="365" w:author="TNT" w:date="2010-05-18T20:42:00Z">
                <w:pPr>
                  <w:spacing w:before="100" w:beforeAutospacing="1" w:after="100" w:afterAutospacing="1"/>
                </w:pPr>
              </w:pPrChange>
            </w:pPr>
            <w:ins w:id="366" w:author="TNT" w:date="2010-05-18T20:41:00Z">
              <w:r w:rsidRPr="00B3448A">
                <w:rPr>
                  <w:rFonts w:asciiTheme="majorHAnsi" w:hAnsiTheme="majorHAnsi" w:cstheme="majorHAnsi"/>
                  <w:rPrChange w:id="367" w:author="TNT" w:date="2010-05-18T20:42:00Z">
                    <w:rPr/>
                  </w:rPrChange>
                </w:rPr>
                <w:t>Phụ huynh</w:t>
              </w:r>
            </w:ins>
          </w:p>
          <w:p w14:paraId="6A4CB9CB" w14:textId="77777777" w:rsidR="00B3448A" w:rsidRPr="00B3448A" w:rsidRDefault="00B3448A" w:rsidP="00B3448A">
            <w:pPr>
              <w:pStyle w:val="ListParagraph"/>
              <w:numPr>
                <w:ilvl w:val="0"/>
                <w:numId w:val="40"/>
              </w:numPr>
              <w:spacing w:before="100" w:beforeAutospacing="1" w:after="100" w:afterAutospacing="1"/>
              <w:rPr>
                <w:ins w:id="368" w:author="TNT" w:date="2010-05-18T20:41:00Z"/>
                <w:rFonts w:asciiTheme="majorHAnsi" w:hAnsiTheme="majorHAnsi" w:cstheme="majorHAnsi"/>
                <w:rPrChange w:id="369" w:author="TNT" w:date="2010-05-18T20:42:00Z">
                  <w:rPr>
                    <w:ins w:id="370" w:author="TNT" w:date="2010-05-18T20:41:00Z"/>
                  </w:rPr>
                </w:rPrChange>
              </w:rPr>
              <w:pPrChange w:id="371" w:author="TNT" w:date="2010-05-18T20:42:00Z">
                <w:pPr>
                  <w:spacing w:before="100" w:beforeAutospacing="1" w:after="100" w:afterAutospacing="1"/>
                </w:pPr>
              </w:pPrChange>
            </w:pPr>
            <w:ins w:id="372" w:author="TNT" w:date="2010-05-18T20:41:00Z">
              <w:r w:rsidRPr="00B3448A">
                <w:rPr>
                  <w:rFonts w:asciiTheme="majorHAnsi" w:hAnsiTheme="majorHAnsi" w:cstheme="majorHAnsi"/>
                  <w:rPrChange w:id="373" w:author="TNT" w:date="2010-05-18T20:42:00Z">
                    <w:rPr/>
                  </w:rPrChange>
                </w:rPr>
                <w:t>Học sinh</w:t>
              </w:r>
            </w:ins>
          </w:p>
          <w:p w14:paraId="1C80926A" w14:textId="77777777" w:rsidR="00B3448A" w:rsidRPr="00B3448A" w:rsidRDefault="00B3448A" w:rsidP="00B3448A">
            <w:pPr>
              <w:pStyle w:val="ListParagraph"/>
              <w:numPr>
                <w:ilvl w:val="0"/>
                <w:numId w:val="40"/>
              </w:numPr>
              <w:spacing w:before="100" w:beforeAutospacing="1" w:after="100" w:afterAutospacing="1"/>
              <w:rPr>
                <w:ins w:id="374" w:author="TNT" w:date="2010-05-18T20:41:00Z"/>
                <w:rFonts w:asciiTheme="majorHAnsi" w:hAnsiTheme="majorHAnsi" w:cstheme="majorHAnsi"/>
                <w:rPrChange w:id="375" w:author="TNT" w:date="2010-05-18T20:42:00Z">
                  <w:rPr>
                    <w:ins w:id="376" w:author="TNT" w:date="2010-05-18T20:41:00Z"/>
                  </w:rPr>
                </w:rPrChange>
              </w:rPr>
              <w:pPrChange w:id="377" w:author="TNT" w:date="2010-05-18T20:42:00Z">
                <w:pPr>
                  <w:spacing w:before="100" w:beforeAutospacing="1" w:after="100" w:afterAutospacing="1"/>
                </w:pPr>
              </w:pPrChange>
            </w:pPr>
            <w:ins w:id="378" w:author="TNT" w:date="2010-05-18T20:41:00Z">
              <w:r w:rsidRPr="00B3448A">
                <w:rPr>
                  <w:rFonts w:asciiTheme="majorHAnsi" w:hAnsiTheme="majorHAnsi" w:cstheme="majorHAnsi"/>
                  <w:rPrChange w:id="379" w:author="TNT" w:date="2010-05-18T20:42:00Z">
                    <w:rPr/>
                  </w:rPrChange>
                </w:rPr>
                <w:t>Giáo viên</w:t>
              </w:r>
            </w:ins>
          </w:p>
          <w:p w14:paraId="0B7DB50B" w14:textId="77777777" w:rsidR="00B3448A" w:rsidRPr="001A130E" w:rsidRDefault="00B3448A" w:rsidP="00122D49">
            <w:pPr>
              <w:spacing w:before="100" w:beforeAutospacing="1" w:after="100" w:afterAutospacing="1"/>
              <w:rPr>
                <w:rFonts w:asciiTheme="majorHAnsi" w:hAnsiTheme="majorHAnsi" w:cstheme="majorHAnsi"/>
                <w:szCs w:val="22"/>
              </w:rPr>
            </w:pPr>
            <w:ins w:id="380" w:author="TNT" w:date="2010-05-18T20:41:00Z">
              <w:r>
                <w:rPr>
                  <w:rFonts w:asciiTheme="majorHAnsi" w:hAnsiTheme="majorHAnsi" w:cstheme="majorHAnsi"/>
                  <w:szCs w:val="22"/>
                </w:rPr>
                <w:t>Hiện nay chỉ xây dựng phần mềm offline nên tạm thời lược bỏ phần phân quyền cũng như chức năng này.</w:t>
              </w:r>
            </w:ins>
          </w:p>
        </w:tc>
      </w:tr>
      <w:tr w:rsidR="00D93C59" w:rsidRPr="001A130E" w14:paraId="714EB631" w14:textId="77777777" w:rsidTr="00122D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EE27102" w14:textId="77777777" w:rsidR="00D93C59" w:rsidRPr="001A130E" w:rsidRDefault="00D93C59" w:rsidP="00122D49">
            <w:pPr>
              <w:jc w:val="center"/>
              <w:rPr>
                <w:rFonts w:asciiTheme="majorHAnsi" w:hAnsiTheme="majorHAnsi" w:cstheme="majorHAnsi"/>
                <w:b/>
                <w:bCs/>
                <w:szCs w:val="22"/>
              </w:rPr>
            </w:pPr>
            <w:r w:rsidRPr="001A130E">
              <w:rPr>
                <w:rFonts w:asciiTheme="majorHAnsi" w:hAnsiTheme="majorHAnsi" w:cstheme="majorHAnsi"/>
                <w:b/>
                <w:bCs/>
                <w:szCs w:val="22"/>
              </w:rPr>
              <w:lastRenderedPageBreak/>
              <w:t>Ghi chú và các câu hỏi</w:t>
            </w:r>
          </w:p>
        </w:tc>
        <w:tc>
          <w:tcPr>
            <w:tcW w:w="0" w:type="auto"/>
            <w:tcBorders>
              <w:top w:val="outset" w:sz="6" w:space="0" w:color="auto"/>
              <w:left w:val="outset" w:sz="6" w:space="0" w:color="auto"/>
              <w:bottom w:val="outset" w:sz="6" w:space="0" w:color="auto"/>
              <w:right w:val="outset" w:sz="6" w:space="0" w:color="auto"/>
            </w:tcBorders>
            <w:vAlign w:val="center"/>
            <w:hideMark/>
          </w:tcPr>
          <w:p w14:paraId="00164481" w14:textId="77777777" w:rsidR="00D93C59" w:rsidRPr="001A130E" w:rsidRDefault="00D93C59" w:rsidP="00122D49">
            <w:pPr>
              <w:spacing w:before="100" w:beforeAutospacing="1" w:after="100" w:afterAutospacing="1"/>
              <w:rPr>
                <w:rFonts w:asciiTheme="majorHAnsi" w:hAnsiTheme="majorHAnsi" w:cstheme="majorHAnsi"/>
                <w:szCs w:val="22"/>
              </w:rPr>
            </w:pPr>
          </w:p>
        </w:tc>
      </w:tr>
    </w:tbl>
    <w:p w14:paraId="73B071E1" w14:textId="77777777" w:rsidR="00D93C59" w:rsidRDefault="00D93C59" w:rsidP="00D93C59"/>
    <w:p w14:paraId="530DCAC9" w14:textId="77777777" w:rsidR="00D93C59" w:rsidRPr="00146594" w:rsidRDefault="00D93C59" w:rsidP="00D93C59">
      <w:pPr>
        <w:pStyle w:val="Heading3"/>
      </w:pPr>
      <w:bookmarkStart w:id="381" w:name="_Toc261981546"/>
      <w:r w:rsidRPr="00146594">
        <w:t>Chức năng học tập</w:t>
      </w:r>
      <w:bookmarkEnd w:id="381"/>
    </w:p>
    <w:p w14:paraId="53295936" w14:textId="77777777" w:rsidR="00D93C59" w:rsidRPr="00146594" w:rsidRDefault="00D93C59" w:rsidP="00D93C59">
      <w:pPr>
        <w:pStyle w:val="Heading4"/>
      </w:pPr>
      <w:r w:rsidRPr="00146594">
        <w:rPr>
          <w:rFonts w:eastAsia="Times New Roman"/>
        </w:rPr>
        <w:t>F-10</w:t>
      </w:r>
      <w:r>
        <w:rPr>
          <w:rFonts w:eastAsia="Times New Roman"/>
        </w:rPr>
        <w:t>0</w:t>
      </w:r>
      <w:r w:rsidRPr="00146594">
        <w:rPr>
          <w:rFonts w:eastAsia="Times New Roman"/>
        </w:rPr>
        <w:t xml:space="preserve">: </w:t>
      </w:r>
      <w:r w:rsidRPr="00146594">
        <w:t>bài tập trắc nghiệm (có chấm điểm).</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1460"/>
        <w:gridCol w:w="8944"/>
      </w:tblGrid>
      <w:tr w:rsidR="00D93C59" w:rsidRPr="00E92E5A" w14:paraId="2FBCFD83" w14:textId="77777777" w:rsidTr="00122D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503E70" w14:textId="77777777" w:rsidR="00D93C59" w:rsidRPr="00E92E5A" w:rsidRDefault="00D93C59" w:rsidP="00122D49">
            <w:pPr>
              <w:jc w:val="center"/>
              <w:rPr>
                <w:rFonts w:asciiTheme="majorHAnsi" w:hAnsiTheme="majorHAnsi" w:cstheme="majorHAnsi"/>
                <w:b/>
                <w:bCs/>
                <w:szCs w:val="22"/>
              </w:rPr>
            </w:pPr>
            <w:r w:rsidRPr="00E92E5A">
              <w:rPr>
                <w:rFonts w:asciiTheme="majorHAnsi" w:hAnsiTheme="majorHAnsi" w:cstheme="majorHAnsi"/>
                <w:b/>
                <w:bCs/>
                <w:szCs w:val="22"/>
              </w:rPr>
              <w:t>Độ ưu tiên:</w:t>
            </w:r>
          </w:p>
        </w:tc>
        <w:tc>
          <w:tcPr>
            <w:tcW w:w="0" w:type="auto"/>
            <w:tcBorders>
              <w:top w:val="outset" w:sz="6" w:space="0" w:color="auto"/>
              <w:left w:val="outset" w:sz="6" w:space="0" w:color="auto"/>
              <w:bottom w:val="outset" w:sz="6" w:space="0" w:color="auto"/>
              <w:right w:val="outset" w:sz="6" w:space="0" w:color="auto"/>
            </w:tcBorders>
            <w:vAlign w:val="center"/>
            <w:hideMark/>
          </w:tcPr>
          <w:p w14:paraId="45783603" w14:textId="77777777" w:rsidR="00D93C59" w:rsidRPr="00E92E5A" w:rsidRDefault="00D93C59" w:rsidP="00122D49">
            <w:pPr>
              <w:rPr>
                <w:rFonts w:asciiTheme="majorHAnsi" w:hAnsiTheme="majorHAnsi" w:cstheme="majorHAnsi"/>
                <w:szCs w:val="22"/>
              </w:rPr>
            </w:pPr>
            <w:r w:rsidRPr="00E92E5A">
              <w:rPr>
                <w:rFonts w:asciiTheme="majorHAnsi" w:hAnsiTheme="majorHAnsi" w:cstheme="majorHAnsi"/>
                <w:szCs w:val="22"/>
              </w:rPr>
              <w:t>Bắt buộc</w:t>
            </w:r>
          </w:p>
        </w:tc>
      </w:tr>
      <w:tr w:rsidR="00D93C59" w:rsidRPr="00E92E5A" w14:paraId="587F7489" w14:textId="77777777" w:rsidTr="00122D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565E10" w14:textId="77777777" w:rsidR="00D93C59" w:rsidRPr="00E92E5A" w:rsidRDefault="00D93C59" w:rsidP="00122D49">
            <w:pPr>
              <w:jc w:val="center"/>
              <w:rPr>
                <w:rFonts w:asciiTheme="majorHAnsi" w:hAnsiTheme="majorHAnsi" w:cstheme="majorHAnsi"/>
                <w:b/>
                <w:bCs/>
                <w:szCs w:val="22"/>
              </w:rPr>
            </w:pPr>
            <w:r w:rsidRPr="00E92E5A">
              <w:rPr>
                <w:rFonts w:asciiTheme="majorHAnsi" w:hAnsiTheme="majorHAnsi" w:cstheme="majorHAnsi"/>
                <w:b/>
                <w:bCs/>
                <w:szCs w:val="22"/>
              </w:rPr>
              <w:t>Thời gian thực hiện</w:t>
            </w:r>
          </w:p>
        </w:tc>
        <w:tc>
          <w:tcPr>
            <w:tcW w:w="0" w:type="auto"/>
            <w:tcBorders>
              <w:top w:val="outset" w:sz="6" w:space="0" w:color="auto"/>
              <w:left w:val="outset" w:sz="6" w:space="0" w:color="auto"/>
              <w:bottom w:val="outset" w:sz="6" w:space="0" w:color="auto"/>
              <w:right w:val="outset" w:sz="6" w:space="0" w:color="auto"/>
            </w:tcBorders>
            <w:vAlign w:val="center"/>
            <w:hideMark/>
          </w:tcPr>
          <w:p w14:paraId="0C634CA1" w14:textId="77777777" w:rsidR="00D93C59" w:rsidRPr="00E92E5A" w:rsidRDefault="00D93C59" w:rsidP="00122D49">
            <w:pPr>
              <w:rPr>
                <w:rFonts w:asciiTheme="majorHAnsi" w:hAnsiTheme="majorHAnsi" w:cstheme="majorHAnsi"/>
                <w:szCs w:val="22"/>
              </w:rPr>
            </w:pPr>
            <w:r w:rsidRPr="00E92E5A">
              <w:rPr>
                <w:rFonts w:asciiTheme="majorHAnsi" w:hAnsiTheme="majorHAnsi" w:cstheme="majorHAnsi"/>
                <w:szCs w:val="22"/>
              </w:rPr>
              <w:t>Vài ngày</w:t>
            </w:r>
          </w:p>
        </w:tc>
      </w:tr>
      <w:tr w:rsidR="00D93C59" w:rsidRPr="00E92E5A" w14:paraId="6CED099C" w14:textId="77777777" w:rsidTr="00122D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A68EE4" w14:textId="77777777" w:rsidR="00D93C59" w:rsidRPr="00E92E5A" w:rsidRDefault="00D93C59" w:rsidP="00122D49">
            <w:pPr>
              <w:jc w:val="center"/>
              <w:rPr>
                <w:rFonts w:asciiTheme="majorHAnsi" w:hAnsiTheme="majorHAnsi" w:cstheme="majorHAnsi"/>
                <w:b/>
                <w:bCs/>
                <w:szCs w:val="22"/>
              </w:rPr>
            </w:pPr>
            <w:r w:rsidRPr="00E92E5A">
              <w:rPr>
                <w:rFonts w:asciiTheme="majorHAnsi" w:hAnsiTheme="majorHAnsi" w:cstheme="majorHAnsi"/>
                <w:b/>
                <w:bCs/>
                <w:szCs w:val="22"/>
              </w:rPr>
              <w:t>Rủi ro</w:t>
            </w:r>
          </w:p>
        </w:tc>
        <w:tc>
          <w:tcPr>
            <w:tcW w:w="0" w:type="auto"/>
            <w:tcBorders>
              <w:top w:val="outset" w:sz="6" w:space="0" w:color="auto"/>
              <w:left w:val="outset" w:sz="6" w:space="0" w:color="auto"/>
              <w:bottom w:val="outset" w:sz="6" w:space="0" w:color="auto"/>
              <w:right w:val="outset" w:sz="6" w:space="0" w:color="auto"/>
            </w:tcBorders>
            <w:vAlign w:val="center"/>
            <w:hideMark/>
          </w:tcPr>
          <w:p w14:paraId="0CC4974C" w14:textId="77777777" w:rsidR="00D93C59" w:rsidRPr="00E92E5A" w:rsidRDefault="00D93C59" w:rsidP="00122D49">
            <w:pPr>
              <w:rPr>
                <w:rFonts w:asciiTheme="majorHAnsi" w:hAnsiTheme="majorHAnsi" w:cstheme="majorHAnsi"/>
                <w:szCs w:val="22"/>
              </w:rPr>
            </w:pPr>
          </w:p>
        </w:tc>
      </w:tr>
      <w:tr w:rsidR="00D93C59" w:rsidRPr="00E92E5A" w14:paraId="2FAB85B3" w14:textId="77777777" w:rsidTr="00122D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C969F0E" w14:textId="77777777" w:rsidR="00D93C59" w:rsidRPr="00E92E5A" w:rsidRDefault="00D93C59" w:rsidP="00122D49">
            <w:pPr>
              <w:jc w:val="center"/>
              <w:rPr>
                <w:rFonts w:asciiTheme="majorHAnsi" w:hAnsiTheme="majorHAnsi" w:cstheme="majorHAnsi"/>
                <w:b/>
                <w:bCs/>
                <w:szCs w:val="22"/>
              </w:rPr>
            </w:pPr>
            <w:r w:rsidRPr="00E92E5A">
              <w:rPr>
                <w:rFonts w:asciiTheme="majorHAnsi" w:hAnsiTheme="majorHAnsi" w:cstheme="majorHAnsi"/>
                <w:b/>
                <w:bCs/>
                <w:szCs w:val="22"/>
              </w:rPr>
              <w:t>Thuộc nhóm hàm:</w:t>
            </w:r>
          </w:p>
        </w:tc>
        <w:tc>
          <w:tcPr>
            <w:tcW w:w="0" w:type="auto"/>
            <w:tcBorders>
              <w:top w:val="outset" w:sz="6" w:space="0" w:color="auto"/>
              <w:left w:val="outset" w:sz="6" w:space="0" w:color="auto"/>
              <w:bottom w:val="outset" w:sz="6" w:space="0" w:color="auto"/>
              <w:right w:val="outset" w:sz="6" w:space="0" w:color="auto"/>
            </w:tcBorders>
            <w:vAlign w:val="center"/>
            <w:hideMark/>
          </w:tcPr>
          <w:p w14:paraId="1960BFD1" w14:textId="77777777" w:rsidR="00D93C59" w:rsidRPr="00E92E5A" w:rsidRDefault="00D93C59" w:rsidP="00122D49">
            <w:pPr>
              <w:rPr>
                <w:rFonts w:asciiTheme="majorHAnsi" w:hAnsiTheme="majorHAnsi" w:cstheme="majorHAnsi"/>
                <w:color w:val="FF0000"/>
                <w:szCs w:val="22"/>
              </w:rPr>
            </w:pPr>
            <w:r w:rsidRPr="00E92E5A">
              <w:rPr>
                <w:rFonts w:asciiTheme="majorHAnsi" w:hAnsiTheme="majorHAnsi" w:cstheme="majorHAnsi"/>
                <w:color w:val="000000"/>
                <w:szCs w:val="22"/>
              </w:rPr>
              <w:t>Chức năng học tập</w:t>
            </w:r>
          </w:p>
        </w:tc>
      </w:tr>
      <w:tr w:rsidR="00D93C59" w:rsidRPr="00E92E5A" w14:paraId="188A3CE5" w14:textId="77777777" w:rsidTr="00122D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34F686" w14:textId="77777777" w:rsidR="00D93C59" w:rsidRPr="00E92E5A" w:rsidRDefault="00D93C59" w:rsidP="00122D49">
            <w:pPr>
              <w:jc w:val="center"/>
              <w:rPr>
                <w:rFonts w:asciiTheme="majorHAnsi" w:hAnsiTheme="majorHAnsi" w:cstheme="majorHAnsi"/>
                <w:b/>
                <w:bCs/>
                <w:szCs w:val="22"/>
              </w:rPr>
            </w:pPr>
            <w:r w:rsidRPr="00E92E5A">
              <w:rPr>
                <w:rFonts w:asciiTheme="majorHAnsi" w:hAnsiTheme="majorHAnsi" w:cstheme="majorHAnsi"/>
                <w:b/>
                <w:bCs/>
                <w:szCs w:val="22"/>
              </w:rPr>
              <w:t>Use case(s):</w:t>
            </w:r>
          </w:p>
        </w:tc>
        <w:tc>
          <w:tcPr>
            <w:tcW w:w="0" w:type="auto"/>
            <w:tcBorders>
              <w:top w:val="outset" w:sz="6" w:space="0" w:color="auto"/>
              <w:left w:val="outset" w:sz="6" w:space="0" w:color="auto"/>
              <w:bottom w:val="outset" w:sz="6" w:space="0" w:color="auto"/>
              <w:right w:val="outset" w:sz="6" w:space="0" w:color="auto"/>
            </w:tcBorders>
            <w:vAlign w:val="center"/>
            <w:hideMark/>
          </w:tcPr>
          <w:p w14:paraId="24E24BFF" w14:textId="77777777" w:rsidR="00D93C59" w:rsidRPr="00E92E5A" w:rsidRDefault="00D93C59" w:rsidP="00122D49">
            <w:pPr>
              <w:rPr>
                <w:rFonts w:asciiTheme="majorHAnsi" w:hAnsiTheme="majorHAnsi" w:cstheme="majorHAnsi"/>
                <w:szCs w:val="22"/>
              </w:rPr>
            </w:pPr>
            <w:r w:rsidRPr="00E92E5A">
              <w:rPr>
                <w:rFonts w:asciiTheme="majorHAnsi" w:hAnsiTheme="majorHAnsi" w:cstheme="majorHAnsi"/>
                <w:szCs w:val="22"/>
              </w:rPr>
              <w:t>Chưa thiết kế</w:t>
            </w:r>
          </w:p>
        </w:tc>
      </w:tr>
      <w:tr w:rsidR="00D93C59" w:rsidRPr="009C50BA" w14:paraId="1E3D2050" w14:textId="77777777" w:rsidTr="00122D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4EED12" w14:textId="77777777" w:rsidR="00D93C59" w:rsidRPr="00E92E5A" w:rsidRDefault="00D93C59" w:rsidP="00122D49">
            <w:pPr>
              <w:jc w:val="center"/>
              <w:rPr>
                <w:rFonts w:asciiTheme="majorHAnsi" w:hAnsiTheme="majorHAnsi" w:cstheme="majorHAnsi"/>
                <w:b/>
                <w:bCs/>
                <w:szCs w:val="22"/>
              </w:rPr>
            </w:pPr>
            <w:r w:rsidRPr="00E92E5A">
              <w:rPr>
                <w:rFonts w:asciiTheme="majorHAnsi" w:hAnsiTheme="majorHAnsi" w:cstheme="majorHAnsi"/>
                <w:b/>
                <w:bCs/>
                <w:szCs w:val="22"/>
              </w:rPr>
              <w:t>Mô tả:</w:t>
            </w:r>
          </w:p>
        </w:tc>
        <w:tc>
          <w:tcPr>
            <w:tcW w:w="0" w:type="auto"/>
            <w:tcBorders>
              <w:top w:val="outset" w:sz="6" w:space="0" w:color="auto"/>
              <w:left w:val="outset" w:sz="6" w:space="0" w:color="auto"/>
              <w:bottom w:val="outset" w:sz="6" w:space="0" w:color="auto"/>
              <w:right w:val="outset" w:sz="6" w:space="0" w:color="auto"/>
            </w:tcBorders>
            <w:vAlign w:val="center"/>
            <w:hideMark/>
          </w:tcPr>
          <w:p w14:paraId="10E970C8" w14:textId="77777777" w:rsidR="00D93C59" w:rsidRPr="00E92E5A" w:rsidRDefault="00D93C59" w:rsidP="00122D49">
            <w:pPr>
              <w:spacing w:before="100" w:beforeAutospacing="1" w:after="100" w:afterAutospacing="1"/>
              <w:jc w:val="both"/>
              <w:rPr>
                <w:rFonts w:asciiTheme="majorHAnsi" w:hAnsiTheme="majorHAnsi" w:cstheme="majorHAnsi"/>
                <w:szCs w:val="22"/>
              </w:rPr>
            </w:pPr>
            <w:r w:rsidRPr="00E92E5A">
              <w:rPr>
                <w:rFonts w:asciiTheme="majorHAnsi" w:hAnsiTheme="majorHAnsi" w:cstheme="majorHAnsi"/>
                <w:szCs w:val="22"/>
              </w:rPr>
              <w:t>Chương trình hiển thị nội dung câu hỏi ở phía trên và danh sách các câu trả lời ở phía dưới.</w:t>
            </w:r>
          </w:p>
          <w:p w14:paraId="669866B2" w14:textId="77777777" w:rsidR="00D93C59" w:rsidRPr="00E92E5A" w:rsidRDefault="00D93C59" w:rsidP="00122D49">
            <w:pPr>
              <w:spacing w:before="100" w:beforeAutospacing="1" w:after="100" w:afterAutospacing="1"/>
              <w:jc w:val="both"/>
              <w:rPr>
                <w:rFonts w:asciiTheme="majorHAnsi" w:hAnsiTheme="majorHAnsi" w:cstheme="majorHAnsi"/>
                <w:szCs w:val="22"/>
              </w:rPr>
            </w:pPr>
            <w:r w:rsidRPr="00E92E5A">
              <w:rPr>
                <w:rFonts w:asciiTheme="majorHAnsi" w:hAnsiTheme="majorHAnsi" w:cstheme="majorHAnsi"/>
                <w:szCs w:val="22"/>
              </w:rPr>
              <w:t>Danh sách các câu trả lời được chia thành các loại sau:</w:t>
            </w:r>
          </w:p>
          <w:p w14:paraId="7FA8A3C9" w14:textId="77777777" w:rsidR="00D93C59" w:rsidRPr="00E92E5A" w:rsidRDefault="00D93C59" w:rsidP="009200C5">
            <w:pPr>
              <w:pStyle w:val="ListParagraph"/>
              <w:numPr>
                <w:ilvl w:val="0"/>
                <w:numId w:val="13"/>
              </w:numPr>
              <w:spacing w:before="100" w:beforeAutospacing="1" w:after="100" w:afterAutospacing="1"/>
              <w:jc w:val="both"/>
              <w:rPr>
                <w:rFonts w:asciiTheme="majorHAnsi" w:hAnsiTheme="majorHAnsi" w:cstheme="majorHAnsi"/>
              </w:rPr>
            </w:pPr>
            <w:r w:rsidRPr="00E92E5A">
              <w:rPr>
                <w:rFonts w:asciiTheme="majorHAnsi" w:hAnsiTheme="majorHAnsi" w:cstheme="majorHAnsi"/>
                <w:lang w:val="en-US"/>
              </w:rPr>
              <w:t>Chỉ chọn 1 câu trả lời</w:t>
            </w:r>
            <w:r>
              <w:rPr>
                <w:rFonts w:asciiTheme="majorHAnsi" w:hAnsiTheme="majorHAnsi" w:cstheme="majorHAnsi"/>
                <w:lang w:val="en-US"/>
              </w:rPr>
              <w:t xml:space="preserve"> :</w:t>
            </w:r>
            <w:r w:rsidRPr="00E92E5A">
              <w:rPr>
                <w:rFonts w:asciiTheme="majorHAnsi" w:hAnsiTheme="majorHAnsi" w:cstheme="majorHAnsi"/>
                <w:lang w:val="en-US"/>
              </w:rPr>
              <w:t xml:space="preserve"> phía trước mỗi câu trả lời có radio button để người dùng chọn, radio button được thiết kế lại phù hợp với giao diện chương trình.</w:t>
            </w:r>
          </w:p>
          <w:p w14:paraId="03A05028" w14:textId="77777777" w:rsidR="00D93C59" w:rsidRPr="00E92E5A" w:rsidRDefault="00D93C59" w:rsidP="009200C5">
            <w:pPr>
              <w:pStyle w:val="ListParagraph"/>
              <w:numPr>
                <w:ilvl w:val="0"/>
                <w:numId w:val="13"/>
              </w:numPr>
              <w:spacing w:before="100" w:beforeAutospacing="1" w:after="100" w:afterAutospacing="1"/>
              <w:jc w:val="both"/>
              <w:rPr>
                <w:rFonts w:asciiTheme="majorHAnsi" w:hAnsiTheme="majorHAnsi" w:cstheme="majorHAnsi"/>
              </w:rPr>
            </w:pPr>
            <w:r w:rsidRPr="0063414A">
              <w:rPr>
                <w:rFonts w:asciiTheme="majorHAnsi" w:hAnsiTheme="majorHAnsi" w:cstheme="majorHAnsi"/>
              </w:rPr>
              <w:t>Chọn được nhiều hơn 1 câu trả lời : phía trước mỗi câu đáp án có check button để người dùng chọn, check button được thiết kế lại phù hợp với giao diện chương trình.</w:t>
            </w:r>
          </w:p>
          <w:p w14:paraId="382FC4DB" w14:textId="77777777" w:rsidR="00D93C59" w:rsidRPr="0063414A" w:rsidRDefault="00D93C59" w:rsidP="00122D49">
            <w:pPr>
              <w:spacing w:before="100" w:beforeAutospacing="1" w:after="100" w:afterAutospacing="1"/>
              <w:jc w:val="both"/>
              <w:rPr>
                <w:rFonts w:asciiTheme="majorHAnsi" w:hAnsiTheme="majorHAnsi" w:cstheme="majorHAnsi"/>
                <w:szCs w:val="22"/>
                <w:lang w:val="vi-VN"/>
              </w:rPr>
            </w:pPr>
            <w:r w:rsidRPr="0063414A">
              <w:rPr>
                <w:rFonts w:asciiTheme="majorHAnsi" w:hAnsiTheme="majorHAnsi" w:cstheme="majorHAnsi"/>
                <w:szCs w:val="22"/>
                <w:lang w:val="vi-VN"/>
              </w:rPr>
              <w:t>Khi di chuyển chuột lên câu trả lời thì câu trả lời đó sáng lên, hoặc được highlight, click vào nội dung câu trả lời, chương trình sẽ chọn câu đó (chọn/ bỏ chọn đối với “chọn nhiều hơn 1 câu trả lời”)</w:t>
            </w:r>
          </w:p>
          <w:p w14:paraId="1B9FD37D" w14:textId="3D533DD9" w:rsidR="00D93C59" w:rsidRPr="0063414A" w:rsidDel="00504BEB" w:rsidRDefault="00D93C59" w:rsidP="00122D49">
            <w:pPr>
              <w:spacing w:before="100" w:beforeAutospacing="1" w:after="100" w:afterAutospacing="1"/>
              <w:jc w:val="both"/>
              <w:rPr>
                <w:del w:id="382" w:author="TNT" w:date="2010-05-18T21:45:00Z"/>
                <w:rFonts w:asciiTheme="majorHAnsi" w:hAnsiTheme="majorHAnsi" w:cstheme="majorHAnsi"/>
                <w:szCs w:val="22"/>
                <w:lang w:val="vi-VN"/>
              </w:rPr>
            </w:pPr>
            <w:del w:id="383" w:author="TNT" w:date="2010-05-18T21:45:00Z">
              <w:r w:rsidRPr="0063414A" w:rsidDel="00504BEB">
                <w:rPr>
                  <w:rFonts w:asciiTheme="majorHAnsi" w:hAnsiTheme="majorHAnsi" w:cstheme="majorHAnsi"/>
                  <w:szCs w:val="22"/>
                  <w:lang w:val="vi-VN"/>
                </w:rPr>
                <w:delText>Câu hỏi và câu trả lời bao gồm:</w:delText>
              </w:r>
            </w:del>
          </w:p>
          <w:p w14:paraId="5D81124A" w14:textId="0DC3AC2B" w:rsidR="00D93C59" w:rsidRPr="00E92E5A" w:rsidDel="00504BEB" w:rsidRDefault="00D93C59" w:rsidP="009200C5">
            <w:pPr>
              <w:pStyle w:val="ListParagraph"/>
              <w:numPr>
                <w:ilvl w:val="0"/>
                <w:numId w:val="13"/>
              </w:numPr>
              <w:spacing w:before="100" w:beforeAutospacing="1" w:after="100" w:afterAutospacing="1"/>
              <w:jc w:val="both"/>
              <w:rPr>
                <w:del w:id="384" w:author="TNT" w:date="2010-05-18T21:45:00Z"/>
                <w:rFonts w:asciiTheme="majorHAnsi" w:hAnsiTheme="majorHAnsi" w:cstheme="majorHAnsi"/>
              </w:rPr>
            </w:pPr>
            <w:del w:id="385" w:author="TNT" w:date="2010-05-18T21:45:00Z">
              <w:r w:rsidRPr="0063414A" w:rsidDel="00504BEB">
                <w:rPr>
                  <w:rFonts w:asciiTheme="majorHAnsi" w:hAnsiTheme="majorHAnsi" w:cstheme="majorHAnsi"/>
                </w:rPr>
                <w:delText>C</w:delText>
              </w:r>
              <w:r w:rsidRPr="00E92E5A" w:rsidDel="00504BEB">
                <w:rPr>
                  <w:rFonts w:asciiTheme="majorHAnsi" w:hAnsiTheme="majorHAnsi" w:cstheme="majorHAnsi"/>
                </w:rPr>
                <w:delText>hữ</w:delText>
              </w:r>
              <w:r w:rsidRPr="0063414A" w:rsidDel="00504BEB">
                <w:rPr>
                  <w:rFonts w:asciiTheme="majorHAnsi" w:hAnsiTheme="majorHAnsi" w:cstheme="majorHAnsi"/>
                </w:rPr>
                <w:delText>:</w:delText>
              </w:r>
              <w:r w:rsidRPr="00E92E5A" w:rsidDel="00504BEB">
                <w:rPr>
                  <w:rFonts w:asciiTheme="majorHAnsi" w:hAnsiTheme="majorHAnsi" w:cstheme="majorHAnsi"/>
                </w:rPr>
                <w:delText xml:space="preserve"> kiểu chữ Arial, màu đen, cỡ chữ</w:delText>
              </w:r>
              <w:r w:rsidRPr="0063414A" w:rsidDel="00504BEB">
                <w:rPr>
                  <w:rFonts w:asciiTheme="majorHAnsi" w:hAnsiTheme="majorHAnsi" w:cstheme="majorHAnsi"/>
                </w:rPr>
                <w:delText xml:space="preserve"> 16 (có cần định nghĩa luôn font chữ chuẩn cho mỗi kiểu : câu hỏi, trả lời … ?)</w:delText>
              </w:r>
            </w:del>
          </w:p>
          <w:p w14:paraId="3BA77D58" w14:textId="3764CA39" w:rsidR="00D93C59" w:rsidRPr="00E92E5A" w:rsidDel="00504BEB" w:rsidRDefault="00D93C59" w:rsidP="009200C5">
            <w:pPr>
              <w:pStyle w:val="ListParagraph"/>
              <w:numPr>
                <w:ilvl w:val="0"/>
                <w:numId w:val="13"/>
              </w:numPr>
              <w:spacing w:before="100" w:beforeAutospacing="1" w:after="100" w:afterAutospacing="1"/>
              <w:jc w:val="both"/>
              <w:rPr>
                <w:del w:id="386" w:author="TNT" w:date="2010-05-18T21:45:00Z"/>
                <w:rFonts w:asciiTheme="majorHAnsi" w:hAnsiTheme="majorHAnsi" w:cstheme="majorHAnsi"/>
              </w:rPr>
            </w:pPr>
            <w:del w:id="387" w:author="TNT" w:date="2010-05-18T21:45:00Z">
              <w:r w:rsidRPr="0063414A" w:rsidDel="00504BEB">
                <w:rPr>
                  <w:rFonts w:asciiTheme="majorHAnsi" w:hAnsiTheme="majorHAnsi" w:cstheme="majorHAnsi"/>
                </w:rPr>
                <w:delText xml:space="preserve">Công thức toán học: theo chức năng hiển thị công thức </w:delText>
              </w:r>
              <w:r w:rsidRPr="00E92E5A" w:rsidDel="00504BEB">
                <w:rPr>
                  <w:rFonts w:asciiTheme="majorHAnsi" w:eastAsia="Times New Roman" w:hAnsiTheme="majorHAnsi" w:cstheme="majorHAnsi"/>
                  <w:b/>
                  <w:bCs/>
                </w:rPr>
                <w:delText>F-100</w:delText>
              </w:r>
              <w:r w:rsidRPr="0063414A" w:rsidDel="00504BEB">
                <w:rPr>
                  <w:rFonts w:asciiTheme="majorHAnsi" w:hAnsiTheme="majorHAnsi" w:cstheme="majorHAnsi"/>
                </w:rPr>
                <w:delText>, màu đen</w:delText>
              </w:r>
            </w:del>
          </w:p>
          <w:p w14:paraId="2380785B" w14:textId="092C6C68" w:rsidR="00D93C59" w:rsidRPr="00E92E5A" w:rsidDel="00504BEB" w:rsidRDefault="00D93C59" w:rsidP="009200C5">
            <w:pPr>
              <w:pStyle w:val="ListParagraph"/>
              <w:numPr>
                <w:ilvl w:val="0"/>
                <w:numId w:val="13"/>
              </w:numPr>
              <w:spacing w:before="100" w:beforeAutospacing="1" w:after="100" w:afterAutospacing="1"/>
              <w:jc w:val="both"/>
              <w:rPr>
                <w:del w:id="388" w:author="TNT" w:date="2010-05-18T21:45:00Z"/>
                <w:rFonts w:asciiTheme="majorHAnsi" w:hAnsiTheme="majorHAnsi" w:cstheme="majorHAnsi"/>
              </w:rPr>
            </w:pPr>
            <w:del w:id="389" w:author="TNT" w:date="2010-05-18T21:45:00Z">
              <w:r w:rsidRPr="0063414A" w:rsidDel="00504BEB">
                <w:rPr>
                  <w:rFonts w:asciiTheme="majorHAnsi" w:hAnsiTheme="majorHAnsi" w:cstheme="majorHAnsi"/>
                </w:rPr>
                <w:delText xml:space="preserve">Hình: có 2 loại, hiển thị trên cùng dòng với chữ (giống layout – inline with text), hay hình </w:delText>
              </w:r>
              <w:r w:rsidRPr="0063414A" w:rsidDel="00504BEB">
                <w:rPr>
                  <w:rFonts w:asciiTheme="majorHAnsi" w:hAnsiTheme="majorHAnsi" w:cstheme="majorHAnsi"/>
                </w:rPr>
                <w:lastRenderedPageBreak/>
                <w:delText>xuất hiện trên 1 dòng riêng rẽ (giống layout – top and bottom)</w:delText>
              </w:r>
            </w:del>
          </w:p>
          <w:p w14:paraId="1295F74E" w14:textId="77777777" w:rsidR="00D93C59" w:rsidRPr="0063414A" w:rsidRDefault="00D93C59" w:rsidP="00122D49">
            <w:pPr>
              <w:spacing w:before="100" w:beforeAutospacing="1" w:after="100" w:afterAutospacing="1"/>
              <w:jc w:val="both"/>
              <w:rPr>
                <w:rFonts w:asciiTheme="majorHAnsi" w:hAnsiTheme="majorHAnsi" w:cstheme="majorHAnsi"/>
                <w:szCs w:val="22"/>
                <w:lang w:val="vi-VN"/>
              </w:rPr>
            </w:pPr>
            <w:r w:rsidRPr="0063414A">
              <w:rPr>
                <w:rFonts w:asciiTheme="majorHAnsi" w:hAnsiTheme="majorHAnsi" w:cstheme="majorHAnsi"/>
                <w:szCs w:val="22"/>
                <w:lang w:val="vi-VN"/>
              </w:rPr>
              <w:t>hiển thị kết quả: hiển thị số điểm đạt được / tổng số điểm, chương trình sẽ đánh dấu “v” vào câu đúng, highlight phần nội dung đúng màu xanh lá cây, đánh dấu “x” vào câu sai, highlight phần nội dung sai màu đỏ.</w:t>
            </w:r>
            <w:bookmarkStart w:id="390" w:name="_GoBack"/>
            <w:bookmarkEnd w:id="390"/>
          </w:p>
        </w:tc>
      </w:tr>
      <w:tr w:rsidR="00D93C59" w:rsidRPr="009C50BA" w14:paraId="14D799B9" w14:textId="77777777" w:rsidTr="00122D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0D60A6" w14:textId="77777777" w:rsidR="00D93C59" w:rsidRPr="0063414A" w:rsidRDefault="00D93C59" w:rsidP="00122D49">
            <w:pPr>
              <w:jc w:val="center"/>
              <w:rPr>
                <w:rFonts w:asciiTheme="majorHAnsi" w:hAnsiTheme="majorHAnsi" w:cstheme="majorHAnsi"/>
                <w:b/>
                <w:bCs/>
                <w:szCs w:val="22"/>
                <w:lang w:val="vi-VN"/>
              </w:rPr>
            </w:pPr>
            <w:r w:rsidRPr="0063414A">
              <w:rPr>
                <w:rFonts w:asciiTheme="majorHAnsi" w:hAnsiTheme="majorHAnsi" w:cstheme="majorHAnsi"/>
                <w:b/>
                <w:bCs/>
                <w:szCs w:val="22"/>
                <w:lang w:val="vi-VN"/>
              </w:rPr>
              <w:lastRenderedPageBreak/>
              <w:t>Ghi chú và các câu hỏi</w:t>
            </w:r>
          </w:p>
        </w:tc>
        <w:tc>
          <w:tcPr>
            <w:tcW w:w="0" w:type="auto"/>
            <w:tcBorders>
              <w:top w:val="outset" w:sz="6" w:space="0" w:color="auto"/>
              <w:left w:val="outset" w:sz="6" w:space="0" w:color="auto"/>
              <w:bottom w:val="outset" w:sz="6" w:space="0" w:color="auto"/>
              <w:right w:val="outset" w:sz="6" w:space="0" w:color="auto"/>
            </w:tcBorders>
            <w:vAlign w:val="center"/>
            <w:hideMark/>
          </w:tcPr>
          <w:p w14:paraId="5E419400" w14:textId="77777777" w:rsidR="00D93C59" w:rsidRPr="0063414A" w:rsidRDefault="00D93C59" w:rsidP="00122D49">
            <w:pPr>
              <w:spacing w:before="100" w:beforeAutospacing="1" w:after="100" w:afterAutospacing="1"/>
              <w:rPr>
                <w:rFonts w:asciiTheme="majorHAnsi" w:hAnsiTheme="majorHAnsi" w:cstheme="majorHAnsi"/>
                <w:szCs w:val="22"/>
                <w:lang w:val="vi-VN"/>
              </w:rPr>
            </w:pPr>
            <w:del w:id="391" w:author="TNT" w:date="2010-05-18T21:01:00Z">
              <w:r w:rsidRPr="0063414A" w:rsidDel="007C22CB">
                <w:rPr>
                  <w:rFonts w:asciiTheme="majorHAnsi" w:hAnsiTheme="majorHAnsi" w:cstheme="majorHAnsi"/>
                  <w:szCs w:val="22"/>
                  <w:lang w:val="vi-VN"/>
                </w:rPr>
                <w:delText>Ghi chú: phần hiển thị kết quả chỉ xuất hiện sau khi người dùng đã làm hết bài và chọn “xem kết quả”</w:delText>
              </w:r>
            </w:del>
          </w:p>
        </w:tc>
      </w:tr>
    </w:tbl>
    <w:p w14:paraId="2E30F9E4" w14:textId="77777777" w:rsidR="00D93C59" w:rsidRPr="0063414A" w:rsidRDefault="00D93C59" w:rsidP="007C22CB">
      <w:pPr>
        <w:pStyle w:val="Heading4"/>
        <w:numPr>
          <w:ilvl w:val="0"/>
          <w:numId w:val="0"/>
        </w:numPr>
        <w:rPr>
          <w:lang w:val="vi-VN"/>
        </w:rPr>
        <w:pPrChange w:id="392" w:author="TNT" w:date="2010-05-18T21:06:00Z">
          <w:pPr>
            <w:pStyle w:val="Heading4"/>
          </w:pPr>
        </w:pPrChange>
      </w:pPr>
      <w:del w:id="393" w:author="TNT" w:date="2010-05-18T20:57:00Z">
        <w:r w:rsidRPr="0063414A" w:rsidDel="001627EC">
          <w:rPr>
            <w:rFonts w:eastAsia="Times New Roman"/>
            <w:lang w:val="vi-VN"/>
          </w:rPr>
          <w:delText xml:space="preserve">F-101: </w:delText>
        </w:r>
        <w:r w:rsidRPr="0063414A" w:rsidDel="001627EC">
          <w:rPr>
            <w:lang w:val="vi-VN"/>
          </w:rPr>
          <w:delText>bài tập điền đáp án (có chấm điểm).</w:delText>
        </w:r>
      </w:del>
    </w:p>
    <w:tbl>
      <w:tblPr>
        <w:tblW w:w="0" w:type="auto"/>
        <w:tblCellSpacing w:w="15"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1395"/>
        <w:gridCol w:w="9009"/>
      </w:tblGrid>
      <w:tr w:rsidR="00D93C59" w:rsidRPr="00E92E5A" w:rsidDel="007C22CB" w14:paraId="46AF66EE" w14:textId="77777777" w:rsidTr="00122D49">
        <w:trPr>
          <w:tblCellSpacing w:w="15" w:type="dxa"/>
          <w:del w:id="394" w:author="TNT" w:date="2010-05-18T21:06:00Z"/>
        </w:trPr>
        <w:tc>
          <w:tcPr>
            <w:tcW w:w="0" w:type="auto"/>
            <w:tcBorders>
              <w:top w:val="outset" w:sz="6" w:space="0" w:color="auto"/>
              <w:left w:val="outset" w:sz="6" w:space="0" w:color="auto"/>
              <w:bottom w:val="outset" w:sz="6" w:space="0" w:color="auto"/>
              <w:right w:val="outset" w:sz="6" w:space="0" w:color="auto"/>
            </w:tcBorders>
            <w:vAlign w:val="center"/>
            <w:hideMark/>
          </w:tcPr>
          <w:p w14:paraId="27EF75B3" w14:textId="77777777" w:rsidR="00D93C59" w:rsidRPr="00E92E5A" w:rsidDel="007C22CB" w:rsidRDefault="00D93C59" w:rsidP="00122D49">
            <w:pPr>
              <w:jc w:val="center"/>
              <w:rPr>
                <w:del w:id="395" w:author="TNT" w:date="2010-05-18T21:06:00Z"/>
                <w:rFonts w:asciiTheme="majorHAnsi" w:hAnsiTheme="majorHAnsi" w:cstheme="majorHAnsi"/>
                <w:b/>
                <w:bCs/>
                <w:szCs w:val="22"/>
              </w:rPr>
            </w:pPr>
            <w:del w:id="396" w:author="TNT" w:date="2010-05-18T20:57:00Z">
              <w:r w:rsidRPr="00E92E5A" w:rsidDel="001627EC">
                <w:rPr>
                  <w:rFonts w:asciiTheme="majorHAnsi" w:hAnsiTheme="majorHAnsi" w:cstheme="majorHAnsi"/>
                  <w:b/>
                  <w:bCs/>
                  <w:szCs w:val="22"/>
                </w:rPr>
                <w:delText>Độ ưu tiên:</w:delText>
              </w:r>
            </w:del>
          </w:p>
        </w:tc>
        <w:tc>
          <w:tcPr>
            <w:tcW w:w="0" w:type="auto"/>
            <w:tcBorders>
              <w:top w:val="outset" w:sz="6" w:space="0" w:color="auto"/>
              <w:left w:val="outset" w:sz="6" w:space="0" w:color="auto"/>
              <w:bottom w:val="outset" w:sz="6" w:space="0" w:color="auto"/>
              <w:right w:val="outset" w:sz="6" w:space="0" w:color="auto"/>
            </w:tcBorders>
            <w:vAlign w:val="center"/>
            <w:hideMark/>
          </w:tcPr>
          <w:p w14:paraId="28830DA6" w14:textId="77777777" w:rsidR="00D93C59" w:rsidRPr="00E92E5A" w:rsidDel="007C22CB" w:rsidRDefault="00D93C59" w:rsidP="00122D49">
            <w:pPr>
              <w:rPr>
                <w:del w:id="397" w:author="TNT" w:date="2010-05-18T21:06:00Z"/>
                <w:rFonts w:asciiTheme="majorHAnsi" w:hAnsiTheme="majorHAnsi" w:cstheme="majorHAnsi"/>
                <w:szCs w:val="22"/>
              </w:rPr>
            </w:pPr>
            <w:del w:id="398" w:author="TNT" w:date="2010-05-18T20:57:00Z">
              <w:r w:rsidRPr="00E92E5A" w:rsidDel="001627EC">
                <w:rPr>
                  <w:rFonts w:asciiTheme="majorHAnsi" w:hAnsiTheme="majorHAnsi" w:cstheme="majorHAnsi"/>
                  <w:szCs w:val="22"/>
                </w:rPr>
                <w:delText>Bắt buộc</w:delText>
              </w:r>
            </w:del>
          </w:p>
        </w:tc>
      </w:tr>
      <w:tr w:rsidR="00D93C59" w:rsidRPr="00E92E5A" w:rsidDel="007C22CB" w14:paraId="53775245" w14:textId="77777777" w:rsidTr="00122D49">
        <w:trPr>
          <w:tblCellSpacing w:w="15" w:type="dxa"/>
          <w:del w:id="399" w:author="TNT" w:date="2010-05-18T21:06:00Z"/>
        </w:trPr>
        <w:tc>
          <w:tcPr>
            <w:tcW w:w="0" w:type="auto"/>
            <w:tcBorders>
              <w:top w:val="outset" w:sz="6" w:space="0" w:color="auto"/>
              <w:left w:val="outset" w:sz="6" w:space="0" w:color="auto"/>
              <w:bottom w:val="outset" w:sz="6" w:space="0" w:color="auto"/>
              <w:right w:val="outset" w:sz="6" w:space="0" w:color="auto"/>
            </w:tcBorders>
            <w:vAlign w:val="center"/>
            <w:hideMark/>
          </w:tcPr>
          <w:p w14:paraId="520C9931" w14:textId="77777777" w:rsidR="00D93C59" w:rsidRPr="00E92E5A" w:rsidDel="007C22CB" w:rsidRDefault="00D93C59" w:rsidP="00122D49">
            <w:pPr>
              <w:jc w:val="center"/>
              <w:rPr>
                <w:del w:id="400" w:author="TNT" w:date="2010-05-18T21:06:00Z"/>
                <w:rFonts w:asciiTheme="majorHAnsi" w:hAnsiTheme="majorHAnsi" w:cstheme="majorHAnsi"/>
                <w:b/>
                <w:bCs/>
                <w:szCs w:val="22"/>
              </w:rPr>
            </w:pPr>
            <w:del w:id="401" w:author="TNT" w:date="2010-05-18T20:57:00Z">
              <w:r w:rsidRPr="00E92E5A" w:rsidDel="001627EC">
                <w:rPr>
                  <w:rFonts w:asciiTheme="majorHAnsi" w:hAnsiTheme="majorHAnsi" w:cstheme="majorHAnsi"/>
                  <w:b/>
                  <w:bCs/>
                  <w:szCs w:val="22"/>
                </w:rPr>
                <w:delText>Thời gian thực hiện</w:delText>
              </w:r>
            </w:del>
          </w:p>
        </w:tc>
        <w:tc>
          <w:tcPr>
            <w:tcW w:w="0" w:type="auto"/>
            <w:tcBorders>
              <w:top w:val="outset" w:sz="6" w:space="0" w:color="auto"/>
              <w:left w:val="outset" w:sz="6" w:space="0" w:color="auto"/>
              <w:bottom w:val="outset" w:sz="6" w:space="0" w:color="auto"/>
              <w:right w:val="outset" w:sz="6" w:space="0" w:color="auto"/>
            </w:tcBorders>
            <w:vAlign w:val="center"/>
            <w:hideMark/>
          </w:tcPr>
          <w:p w14:paraId="485DD9BF" w14:textId="77777777" w:rsidR="00D93C59" w:rsidRPr="00E92E5A" w:rsidDel="007C22CB" w:rsidRDefault="00D93C59" w:rsidP="00122D49">
            <w:pPr>
              <w:rPr>
                <w:del w:id="402" w:author="TNT" w:date="2010-05-18T21:06:00Z"/>
                <w:rFonts w:asciiTheme="majorHAnsi" w:hAnsiTheme="majorHAnsi" w:cstheme="majorHAnsi"/>
                <w:szCs w:val="22"/>
              </w:rPr>
            </w:pPr>
            <w:del w:id="403" w:author="TNT" w:date="2010-05-18T20:57:00Z">
              <w:r w:rsidRPr="00E92E5A" w:rsidDel="001627EC">
                <w:rPr>
                  <w:rFonts w:asciiTheme="majorHAnsi" w:hAnsiTheme="majorHAnsi" w:cstheme="majorHAnsi"/>
                  <w:szCs w:val="22"/>
                </w:rPr>
                <w:delText>Vài ngày</w:delText>
              </w:r>
            </w:del>
          </w:p>
        </w:tc>
      </w:tr>
      <w:tr w:rsidR="00D93C59" w:rsidRPr="00E92E5A" w:rsidDel="007C22CB" w14:paraId="1085FDB0" w14:textId="77777777" w:rsidTr="00122D49">
        <w:trPr>
          <w:tblCellSpacing w:w="15" w:type="dxa"/>
          <w:del w:id="404" w:author="TNT" w:date="2010-05-18T21:06:00Z"/>
        </w:trPr>
        <w:tc>
          <w:tcPr>
            <w:tcW w:w="0" w:type="auto"/>
            <w:tcBorders>
              <w:top w:val="outset" w:sz="6" w:space="0" w:color="auto"/>
              <w:left w:val="outset" w:sz="6" w:space="0" w:color="auto"/>
              <w:bottom w:val="outset" w:sz="6" w:space="0" w:color="auto"/>
              <w:right w:val="outset" w:sz="6" w:space="0" w:color="auto"/>
            </w:tcBorders>
            <w:vAlign w:val="center"/>
            <w:hideMark/>
          </w:tcPr>
          <w:p w14:paraId="239C11C3" w14:textId="77777777" w:rsidR="00D93C59" w:rsidRPr="00E92E5A" w:rsidDel="007C22CB" w:rsidRDefault="00D93C59" w:rsidP="00122D49">
            <w:pPr>
              <w:jc w:val="center"/>
              <w:rPr>
                <w:del w:id="405" w:author="TNT" w:date="2010-05-18T21:06:00Z"/>
                <w:rFonts w:asciiTheme="majorHAnsi" w:hAnsiTheme="majorHAnsi" w:cstheme="majorHAnsi"/>
                <w:b/>
                <w:bCs/>
                <w:szCs w:val="22"/>
              </w:rPr>
            </w:pPr>
            <w:del w:id="406" w:author="TNT" w:date="2010-05-18T20:57:00Z">
              <w:r w:rsidRPr="00E92E5A" w:rsidDel="001627EC">
                <w:rPr>
                  <w:rFonts w:asciiTheme="majorHAnsi" w:hAnsiTheme="majorHAnsi" w:cstheme="majorHAnsi"/>
                  <w:b/>
                  <w:bCs/>
                  <w:szCs w:val="22"/>
                </w:rPr>
                <w:delText>Rủi ro</w:delText>
              </w:r>
            </w:del>
          </w:p>
        </w:tc>
        <w:tc>
          <w:tcPr>
            <w:tcW w:w="0" w:type="auto"/>
            <w:tcBorders>
              <w:top w:val="outset" w:sz="6" w:space="0" w:color="auto"/>
              <w:left w:val="outset" w:sz="6" w:space="0" w:color="auto"/>
              <w:bottom w:val="outset" w:sz="6" w:space="0" w:color="auto"/>
              <w:right w:val="outset" w:sz="6" w:space="0" w:color="auto"/>
            </w:tcBorders>
            <w:vAlign w:val="center"/>
            <w:hideMark/>
          </w:tcPr>
          <w:p w14:paraId="35622082" w14:textId="77777777" w:rsidR="00D93C59" w:rsidRPr="00E92E5A" w:rsidDel="007C22CB" w:rsidRDefault="00D93C59" w:rsidP="00122D49">
            <w:pPr>
              <w:rPr>
                <w:del w:id="407" w:author="TNT" w:date="2010-05-18T21:06:00Z"/>
                <w:rFonts w:asciiTheme="majorHAnsi" w:hAnsiTheme="majorHAnsi" w:cstheme="majorHAnsi"/>
                <w:szCs w:val="22"/>
              </w:rPr>
            </w:pPr>
          </w:p>
        </w:tc>
      </w:tr>
      <w:tr w:rsidR="00D93C59" w:rsidRPr="00E92E5A" w:rsidDel="007C22CB" w14:paraId="148B5441" w14:textId="77777777" w:rsidTr="00122D49">
        <w:trPr>
          <w:tblCellSpacing w:w="15" w:type="dxa"/>
          <w:del w:id="408" w:author="TNT" w:date="2010-05-18T21:06:00Z"/>
        </w:trPr>
        <w:tc>
          <w:tcPr>
            <w:tcW w:w="0" w:type="auto"/>
            <w:tcBorders>
              <w:top w:val="outset" w:sz="6" w:space="0" w:color="auto"/>
              <w:left w:val="outset" w:sz="6" w:space="0" w:color="auto"/>
              <w:bottom w:val="outset" w:sz="6" w:space="0" w:color="auto"/>
              <w:right w:val="outset" w:sz="6" w:space="0" w:color="auto"/>
            </w:tcBorders>
            <w:vAlign w:val="center"/>
            <w:hideMark/>
          </w:tcPr>
          <w:p w14:paraId="7F61EFF9" w14:textId="77777777" w:rsidR="00D93C59" w:rsidRPr="00E92E5A" w:rsidDel="007C22CB" w:rsidRDefault="00D93C59" w:rsidP="00122D49">
            <w:pPr>
              <w:jc w:val="center"/>
              <w:rPr>
                <w:del w:id="409" w:author="TNT" w:date="2010-05-18T21:06:00Z"/>
                <w:rFonts w:asciiTheme="majorHAnsi" w:hAnsiTheme="majorHAnsi" w:cstheme="majorHAnsi"/>
                <w:b/>
                <w:bCs/>
                <w:szCs w:val="22"/>
              </w:rPr>
            </w:pPr>
            <w:del w:id="410" w:author="TNT" w:date="2010-05-18T20:57:00Z">
              <w:r w:rsidRPr="00E92E5A" w:rsidDel="001627EC">
                <w:rPr>
                  <w:rFonts w:asciiTheme="majorHAnsi" w:hAnsiTheme="majorHAnsi" w:cstheme="majorHAnsi"/>
                  <w:b/>
                  <w:bCs/>
                  <w:szCs w:val="22"/>
                </w:rPr>
                <w:delText>Thuộc nhóm hàm:</w:delText>
              </w:r>
            </w:del>
          </w:p>
        </w:tc>
        <w:tc>
          <w:tcPr>
            <w:tcW w:w="0" w:type="auto"/>
            <w:tcBorders>
              <w:top w:val="outset" w:sz="6" w:space="0" w:color="auto"/>
              <w:left w:val="outset" w:sz="6" w:space="0" w:color="auto"/>
              <w:bottom w:val="outset" w:sz="6" w:space="0" w:color="auto"/>
              <w:right w:val="outset" w:sz="6" w:space="0" w:color="auto"/>
            </w:tcBorders>
            <w:vAlign w:val="center"/>
            <w:hideMark/>
          </w:tcPr>
          <w:p w14:paraId="6B4015A5" w14:textId="77777777" w:rsidR="00D93C59" w:rsidRPr="00E92E5A" w:rsidDel="007C22CB" w:rsidRDefault="00D93C59" w:rsidP="00122D49">
            <w:pPr>
              <w:rPr>
                <w:del w:id="411" w:author="TNT" w:date="2010-05-18T21:06:00Z"/>
                <w:rFonts w:asciiTheme="majorHAnsi" w:hAnsiTheme="majorHAnsi" w:cstheme="majorHAnsi"/>
                <w:color w:val="FF0000"/>
                <w:szCs w:val="22"/>
              </w:rPr>
            </w:pPr>
            <w:del w:id="412" w:author="TNT" w:date="2010-05-18T20:57:00Z">
              <w:r w:rsidRPr="00E92E5A" w:rsidDel="001627EC">
                <w:rPr>
                  <w:rFonts w:asciiTheme="majorHAnsi" w:hAnsiTheme="majorHAnsi" w:cstheme="majorHAnsi"/>
                  <w:color w:val="000000"/>
                  <w:szCs w:val="22"/>
                </w:rPr>
                <w:delText>Chức năng học tập</w:delText>
              </w:r>
            </w:del>
          </w:p>
        </w:tc>
      </w:tr>
      <w:tr w:rsidR="00D93C59" w:rsidRPr="00E92E5A" w:rsidDel="007C22CB" w14:paraId="3673828F" w14:textId="77777777" w:rsidTr="00122D49">
        <w:trPr>
          <w:tblCellSpacing w:w="15" w:type="dxa"/>
          <w:del w:id="413" w:author="TNT" w:date="2010-05-18T21:06:00Z"/>
        </w:trPr>
        <w:tc>
          <w:tcPr>
            <w:tcW w:w="0" w:type="auto"/>
            <w:tcBorders>
              <w:top w:val="outset" w:sz="6" w:space="0" w:color="auto"/>
              <w:left w:val="outset" w:sz="6" w:space="0" w:color="auto"/>
              <w:bottom w:val="outset" w:sz="6" w:space="0" w:color="auto"/>
              <w:right w:val="outset" w:sz="6" w:space="0" w:color="auto"/>
            </w:tcBorders>
            <w:vAlign w:val="center"/>
            <w:hideMark/>
          </w:tcPr>
          <w:p w14:paraId="402BF816" w14:textId="77777777" w:rsidR="00D93C59" w:rsidRPr="00E92E5A" w:rsidDel="007C22CB" w:rsidRDefault="00D93C59" w:rsidP="00122D49">
            <w:pPr>
              <w:jc w:val="center"/>
              <w:rPr>
                <w:del w:id="414" w:author="TNT" w:date="2010-05-18T21:06:00Z"/>
                <w:rFonts w:asciiTheme="majorHAnsi" w:hAnsiTheme="majorHAnsi" w:cstheme="majorHAnsi"/>
                <w:b/>
                <w:bCs/>
                <w:szCs w:val="22"/>
              </w:rPr>
            </w:pPr>
            <w:del w:id="415" w:author="TNT" w:date="2010-05-18T20:57:00Z">
              <w:r w:rsidRPr="00E92E5A" w:rsidDel="001627EC">
                <w:rPr>
                  <w:rFonts w:asciiTheme="majorHAnsi" w:hAnsiTheme="majorHAnsi" w:cstheme="majorHAnsi"/>
                  <w:b/>
                  <w:bCs/>
                  <w:szCs w:val="22"/>
                </w:rPr>
                <w:delText>Use case(s):</w:delText>
              </w:r>
            </w:del>
          </w:p>
        </w:tc>
        <w:tc>
          <w:tcPr>
            <w:tcW w:w="0" w:type="auto"/>
            <w:tcBorders>
              <w:top w:val="outset" w:sz="6" w:space="0" w:color="auto"/>
              <w:left w:val="outset" w:sz="6" w:space="0" w:color="auto"/>
              <w:bottom w:val="outset" w:sz="6" w:space="0" w:color="auto"/>
              <w:right w:val="outset" w:sz="6" w:space="0" w:color="auto"/>
            </w:tcBorders>
            <w:vAlign w:val="center"/>
            <w:hideMark/>
          </w:tcPr>
          <w:p w14:paraId="71D93FDA" w14:textId="77777777" w:rsidR="00D93C59" w:rsidRPr="00E92E5A" w:rsidDel="007C22CB" w:rsidRDefault="00D93C59" w:rsidP="00122D49">
            <w:pPr>
              <w:rPr>
                <w:del w:id="416" w:author="TNT" w:date="2010-05-18T21:06:00Z"/>
                <w:rFonts w:asciiTheme="majorHAnsi" w:hAnsiTheme="majorHAnsi" w:cstheme="majorHAnsi"/>
                <w:szCs w:val="22"/>
              </w:rPr>
            </w:pPr>
          </w:p>
        </w:tc>
      </w:tr>
      <w:tr w:rsidR="00D93C59" w:rsidRPr="00E92E5A" w:rsidDel="007C22CB" w14:paraId="29C13D96" w14:textId="77777777" w:rsidTr="00122D49">
        <w:trPr>
          <w:tblCellSpacing w:w="15" w:type="dxa"/>
          <w:del w:id="417" w:author="TNT" w:date="2010-05-18T21:06:00Z"/>
        </w:trPr>
        <w:tc>
          <w:tcPr>
            <w:tcW w:w="0" w:type="auto"/>
            <w:tcBorders>
              <w:top w:val="outset" w:sz="6" w:space="0" w:color="auto"/>
              <w:left w:val="outset" w:sz="6" w:space="0" w:color="auto"/>
              <w:bottom w:val="outset" w:sz="6" w:space="0" w:color="auto"/>
              <w:right w:val="outset" w:sz="6" w:space="0" w:color="auto"/>
            </w:tcBorders>
            <w:vAlign w:val="center"/>
            <w:hideMark/>
          </w:tcPr>
          <w:p w14:paraId="0864853D" w14:textId="77777777" w:rsidR="00D93C59" w:rsidRPr="00E92E5A" w:rsidDel="007C22CB" w:rsidRDefault="00D93C59" w:rsidP="00122D49">
            <w:pPr>
              <w:jc w:val="center"/>
              <w:rPr>
                <w:del w:id="418" w:author="TNT" w:date="2010-05-18T21:06:00Z"/>
                <w:rFonts w:asciiTheme="majorHAnsi" w:hAnsiTheme="majorHAnsi" w:cstheme="majorHAnsi"/>
                <w:b/>
                <w:bCs/>
                <w:szCs w:val="22"/>
              </w:rPr>
            </w:pPr>
            <w:del w:id="419" w:author="TNT" w:date="2010-05-18T20:57:00Z">
              <w:r w:rsidRPr="00E92E5A" w:rsidDel="001627EC">
                <w:rPr>
                  <w:rFonts w:asciiTheme="majorHAnsi" w:hAnsiTheme="majorHAnsi" w:cstheme="majorHAnsi"/>
                  <w:b/>
                  <w:bCs/>
                  <w:szCs w:val="22"/>
                </w:rPr>
                <w:delText>Mô tả:</w:delText>
              </w:r>
            </w:del>
          </w:p>
        </w:tc>
        <w:tc>
          <w:tcPr>
            <w:tcW w:w="0" w:type="auto"/>
            <w:tcBorders>
              <w:top w:val="outset" w:sz="6" w:space="0" w:color="auto"/>
              <w:left w:val="outset" w:sz="6" w:space="0" w:color="auto"/>
              <w:bottom w:val="outset" w:sz="6" w:space="0" w:color="auto"/>
              <w:right w:val="outset" w:sz="6" w:space="0" w:color="auto"/>
            </w:tcBorders>
            <w:vAlign w:val="center"/>
            <w:hideMark/>
          </w:tcPr>
          <w:p w14:paraId="13582E1C" w14:textId="77777777" w:rsidR="00D93C59" w:rsidRPr="00E92E5A" w:rsidDel="001627EC" w:rsidRDefault="00D93C59" w:rsidP="00122D49">
            <w:pPr>
              <w:spacing w:before="100" w:beforeAutospacing="1" w:after="100" w:afterAutospacing="1"/>
              <w:jc w:val="both"/>
              <w:rPr>
                <w:del w:id="420" w:author="TNT" w:date="2010-05-18T20:57:00Z"/>
                <w:rFonts w:asciiTheme="majorHAnsi" w:hAnsiTheme="majorHAnsi" w:cstheme="majorHAnsi"/>
                <w:szCs w:val="22"/>
              </w:rPr>
            </w:pPr>
            <w:del w:id="421" w:author="TNT" w:date="2010-05-18T20:57:00Z">
              <w:r w:rsidRPr="00E92E5A" w:rsidDel="001627EC">
                <w:rPr>
                  <w:rFonts w:asciiTheme="majorHAnsi" w:hAnsiTheme="majorHAnsi" w:cstheme="majorHAnsi"/>
                  <w:szCs w:val="22"/>
                </w:rPr>
                <w:delText>Chương trình hiển thị nội dung câu hỏi ở phía trên và và một ô textbox ở bên dưới cho người dùng nhập kết quả cuối cùng của mình vào (textbox chỉ hỗ trợ gõ đáp án là số và hỗ trợ một số kí tự đơn giản khi biểu diễn số như: ^ (dấu mũ), / (phân số),…)</w:delText>
              </w:r>
              <w:r w:rsidDel="001627EC">
                <w:rPr>
                  <w:rFonts w:asciiTheme="majorHAnsi" w:hAnsiTheme="majorHAnsi" w:cstheme="majorHAnsi"/>
                  <w:szCs w:val="22"/>
                </w:rPr>
                <w:delText xml:space="preserve"> </w:delText>
              </w:r>
            </w:del>
          </w:p>
          <w:p w14:paraId="38ED9D72" w14:textId="77777777" w:rsidR="00D93C59" w:rsidRPr="00E92E5A" w:rsidDel="001627EC" w:rsidRDefault="00D93C59" w:rsidP="00122D49">
            <w:pPr>
              <w:spacing w:before="100" w:beforeAutospacing="1" w:after="100" w:afterAutospacing="1"/>
              <w:jc w:val="both"/>
              <w:rPr>
                <w:del w:id="422" w:author="TNT" w:date="2010-05-18T20:57:00Z"/>
                <w:rFonts w:asciiTheme="majorHAnsi" w:hAnsiTheme="majorHAnsi" w:cstheme="majorHAnsi"/>
                <w:szCs w:val="22"/>
              </w:rPr>
            </w:pPr>
            <w:del w:id="423" w:author="TNT" w:date="2010-05-18T20:57:00Z">
              <w:r w:rsidRPr="00E92E5A" w:rsidDel="001627EC">
                <w:rPr>
                  <w:rFonts w:asciiTheme="majorHAnsi" w:hAnsiTheme="majorHAnsi" w:cstheme="majorHAnsi"/>
                  <w:szCs w:val="22"/>
                </w:rPr>
                <w:delText>Bổ sung: xây dựng 1 vùng nhập liệu nhỏ cho người dùng nhập dữ liệu kết quả, hỗ trợ viết các kí tự đặc biệt, viết phân số, log,… bằng cách cung cấp 1 thanh công cụ tương tự equation của Microsoft Office Word</w:delText>
              </w:r>
            </w:del>
          </w:p>
          <w:p w14:paraId="0EBDFDE0" w14:textId="77777777" w:rsidR="00D93C59" w:rsidRPr="00E92E5A" w:rsidDel="007C22CB" w:rsidRDefault="00D93C59" w:rsidP="00122D49">
            <w:pPr>
              <w:spacing w:before="100" w:beforeAutospacing="1" w:after="100" w:afterAutospacing="1"/>
              <w:jc w:val="both"/>
              <w:rPr>
                <w:del w:id="424" w:author="TNT" w:date="2010-05-18T21:06:00Z"/>
                <w:rFonts w:asciiTheme="majorHAnsi" w:hAnsiTheme="majorHAnsi" w:cstheme="majorHAnsi"/>
                <w:szCs w:val="22"/>
              </w:rPr>
            </w:pPr>
            <w:del w:id="425" w:author="TNT" w:date="2010-05-18T20:57:00Z">
              <w:r w:rsidDel="001627EC">
                <w:rPr>
                  <w:rFonts w:asciiTheme="majorHAnsi" w:hAnsiTheme="majorHAnsi" w:cstheme="majorHAnsi"/>
                  <w:szCs w:val="22"/>
                </w:rPr>
                <w:delText>hiển thị kết quả:</w:delText>
              </w:r>
              <w:r w:rsidRPr="00E92E5A" w:rsidDel="001627EC">
                <w:rPr>
                  <w:rFonts w:asciiTheme="majorHAnsi" w:hAnsiTheme="majorHAnsi" w:cstheme="majorHAnsi"/>
                  <w:szCs w:val="22"/>
                </w:rPr>
                <w:delText xml:space="preserve"> hiển thị thông báo đúng hay sai, hiện kết quả đúng (nếu người dùng làm sai) ở bên dưới của ô nhập kết quả</w:delText>
              </w:r>
            </w:del>
          </w:p>
        </w:tc>
      </w:tr>
      <w:tr w:rsidR="00D93C59" w:rsidRPr="00E92E5A" w:rsidDel="007C22CB" w14:paraId="4A0D3B83" w14:textId="77777777" w:rsidTr="00122D49">
        <w:trPr>
          <w:tblCellSpacing w:w="15" w:type="dxa"/>
          <w:del w:id="426" w:author="TNT" w:date="2010-05-18T21:06:00Z"/>
        </w:trPr>
        <w:tc>
          <w:tcPr>
            <w:tcW w:w="0" w:type="auto"/>
            <w:tcBorders>
              <w:top w:val="outset" w:sz="6" w:space="0" w:color="auto"/>
              <w:left w:val="outset" w:sz="6" w:space="0" w:color="auto"/>
              <w:bottom w:val="outset" w:sz="6" w:space="0" w:color="auto"/>
              <w:right w:val="outset" w:sz="6" w:space="0" w:color="auto"/>
            </w:tcBorders>
            <w:vAlign w:val="center"/>
            <w:hideMark/>
          </w:tcPr>
          <w:p w14:paraId="75647AB5" w14:textId="77777777" w:rsidR="00D93C59" w:rsidRPr="00E92E5A" w:rsidDel="007C22CB" w:rsidRDefault="00D93C59" w:rsidP="00122D49">
            <w:pPr>
              <w:jc w:val="center"/>
              <w:rPr>
                <w:del w:id="427" w:author="TNT" w:date="2010-05-18T21:06:00Z"/>
                <w:rFonts w:asciiTheme="majorHAnsi" w:hAnsiTheme="majorHAnsi" w:cstheme="majorHAnsi"/>
                <w:b/>
                <w:bCs/>
                <w:szCs w:val="22"/>
              </w:rPr>
            </w:pPr>
            <w:del w:id="428" w:author="TNT" w:date="2010-05-18T20:57:00Z">
              <w:r w:rsidRPr="00E92E5A" w:rsidDel="001627EC">
                <w:rPr>
                  <w:rFonts w:asciiTheme="majorHAnsi" w:hAnsiTheme="majorHAnsi" w:cstheme="majorHAnsi"/>
                  <w:b/>
                  <w:bCs/>
                  <w:szCs w:val="22"/>
                </w:rPr>
                <w:delText>Ghi chú và các câu hỏi</w:delText>
              </w:r>
            </w:del>
          </w:p>
        </w:tc>
        <w:tc>
          <w:tcPr>
            <w:tcW w:w="0" w:type="auto"/>
            <w:tcBorders>
              <w:top w:val="outset" w:sz="6" w:space="0" w:color="auto"/>
              <w:left w:val="outset" w:sz="6" w:space="0" w:color="auto"/>
              <w:bottom w:val="outset" w:sz="6" w:space="0" w:color="auto"/>
              <w:right w:val="outset" w:sz="6" w:space="0" w:color="auto"/>
            </w:tcBorders>
            <w:vAlign w:val="center"/>
            <w:hideMark/>
          </w:tcPr>
          <w:p w14:paraId="2AC45C14" w14:textId="77777777" w:rsidR="00D93C59" w:rsidRPr="00E92E5A" w:rsidDel="007C22CB" w:rsidRDefault="00D93C59" w:rsidP="00122D49">
            <w:pPr>
              <w:spacing w:before="100" w:beforeAutospacing="1" w:after="100" w:afterAutospacing="1"/>
              <w:rPr>
                <w:del w:id="429" w:author="TNT" w:date="2010-05-18T21:06:00Z"/>
                <w:rFonts w:asciiTheme="majorHAnsi" w:hAnsiTheme="majorHAnsi" w:cstheme="majorHAnsi"/>
                <w:szCs w:val="22"/>
              </w:rPr>
            </w:pPr>
            <w:del w:id="430" w:author="TNT" w:date="2010-05-18T20:57:00Z">
              <w:r w:rsidDel="001627EC">
                <w:rPr>
                  <w:rFonts w:asciiTheme="majorHAnsi" w:hAnsiTheme="majorHAnsi" w:cstheme="majorHAnsi"/>
                  <w:szCs w:val="22"/>
                </w:rPr>
                <w:delText>Ghi chú: phần hiển thị kết quả chỉ xuất hiện sau khi người dùng đã làm hết bài và chọn “xem kết quả”</w:delText>
              </w:r>
            </w:del>
          </w:p>
        </w:tc>
      </w:tr>
    </w:tbl>
    <w:p w14:paraId="78B0FF08" w14:textId="77777777" w:rsidR="00D93C59" w:rsidRPr="00146594" w:rsidRDefault="00D93C59" w:rsidP="00D93C59">
      <w:pPr>
        <w:pStyle w:val="Heading4"/>
      </w:pPr>
      <w:r w:rsidRPr="00146594">
        <w:rPr>
          <w:rFonts w:eastAsia="Times New Roman"/>
        </w:rPr>
        <w:t>F-10</w:t>
      </w:r>
      <w:r>
        <w:rPr>
          <w:rFonts w:eastAsia="Times New Roman"/>
        </w:rPr>
        <w:t>2</w:t>
      </w:r>
      <w:r w:rsidRPr="00146594">
        <w:rPr>
          <w:rFonts w:eastAsia="Times New Roman"/>
        </w:rPr>
        <w:t xml:space="preserve">: </w:t>
      </w:r>
      <w:r w:rsidRPr="00146594">
        <w:t>bài tập chứng minh (sắp xếp các bước chứng minh 1 bài toán) (có chấm điểm).</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1567"/>
        <w:gridCol w:w="8837"/>
      </w:tblGrid>
      <w:tr w:rsidR="00D93C59" w:rsidRPr="00E92E5A" w14:paraId="546EC761" w14:textId="77777777" w:rsidTr="00122D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34CC12" w14:textId="77777777" w:rsidR="00D93C59" w:rsidRPr="00E92E5A" w:rsidRDefault="00D93C59" w:rsidP="00122D49">
            <w:pPr>
              <w:jc w:val="center"/>
              <w:rPr>
                <w:rFonts w:asciiTheme="majorHAnsi" w:hAnsiTheme="majorHAnsi" w:cstheme="majorHAnsi"/>
                <w:b/>
                <w:bCs/>
                <w:szCs w:val="22"/>
              </w:rPr>
            </w:pPr>
            <w:r w:rsidRPr="00E92E5A">
              <w:rPr>
                <w:rFonts w:asciiTheme="majorHAnsi" w:hAnsiTheme="majorHAnsi" w:cstheme="majorHAnsi"/>
                <w:b/>
                <w:bCs/>
                <w:szCs w:val="22"/>
              </w:rPr>
              <w:t>Độ ưu tiên:</w:t>
            </w:r>
          </w:p>
        </w:tc>
        <w:tc>
          <w:tcPr>
            <w:tcW w:w="0" w:type="auto"/>
            <w:tcBorders>
              <w:top w:val="outset" w:sz="6" w:space="0" w:color="auto"/>
              <w:left w:val="outset" w:sz="6" w:space="0" w:color="auto"/>
              <w:bottom w:val="outset" w:sz="6" w:space="0" w:color="auto"/>
              <w:right w:val="outset" w:sz="6" w:space="0" w:color="auto"/>
            </w:tcBorders>
            <w:vAlign w:val="center"/>
            <w:hideMark/>
          </w:tcPr>
          <w:p w14:paraId="39859340" w14:textId="77777777" w:rsidR="00D93C59" w:rsidRPr="00E92E5A" w:rsidRDefault="00D93C59" w:rsidP="00122D49">
            <w:pPr>
              <w:rPr>
                <w:rFonts w:asciiTheme="majorHAnsi" w:hAnsiTheme="majorHAnsi" w:cstheme="majorHAnsi"/>
                <w:szCs w:val="22"/>
              </w:rPr>
            </w:pPr>
            <w:r w:rsidRPr="00E92E5A">
              <w:rPr>
                <w:rFonts w:asciiTheme="majorHAnsi" w:hAnsiTheme="majorHAnsi" w:cstheme="majorHAnsi"/>
                <w:szCs w:val="22"/>
              </w:rPr>
              <w:t>bắt buộc</w:t>
            </w:r>
          </w:p>
        </w:tc>
      </w:tr>
      <w:tr w:rsidR="00D93C59" w:rsidRPr="00E92E5A" w14:paraId="64A48ED5" w14:textId="77777777" w:rsidTr="00122D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E3B8DE" w14:textId="77777777" w:rsidR="00D93C59" w:rsidRPr="00E92E5A" w:rsidRDefault="00D93C59" w:rsidP="00122D49">
            <w:pPr>
              <w:jc w:val="center"/>
              <w:rPr>
                <w:rFonts w:asciiTheme="majorHAnsi" w:hAnsiTheme="majorHAnsi" w:cstheme="majorHAnsi"/>
                <w:b/>
                <w:bCs/>
                <w:szCs w:val="22"/>
              </w:rPr>
            </w:pPr>
            <w:r w:rsidRPr="00E92E5A">
              <w:rPr>
                <w:rFonts w:asciiTheme="majorHAnsi" w:hAnsiTheme="majorHAnsi" w:cstheme="majorHAnsi"/>
                <w:b/>
                <w:bCs/>
                <w:szCs w:val="22"/>
              </w:rPr>
              <w:t>Thời gian thực hiện</w:t>
            </w:r>
          </w:p>
        </w:tc>
        <w:tc>
          <w:tcPr>
            <w:tcW w:w="0" w:type="auto"/>
            <w:tcBorders>
              <w:top w:val="outset" w:sz="6" w:space="0" w:color="auto"/>
              <w:left w:val="outset" w:sz="6" w:space="0" w:color="auto"/>
              <w:bottom w:val="outset" w:sz="6" w:space="0" w:color="auto"/>
              <w:right w:val="outset" w:sz="6" w:space="0" w:color="auto"/>
            </w:tcBorders>
            <w:vAlign w:val="center"/>
            <w:hideMark/>
          </w:tcPr>
          <w:p w14:paraId="1337F451" w14:textId="77777777" w:rsidR="00D93C59" w:rsidRPr="00E92E5A" w:rsidRDefault="00D93C59" w:rsidP="00122D49">
            <w:pPr>
              <w:rPr>
                <w:rFonts w:asciiTheme="majorHAnsi" w:hAnsiTheme="majorHAnsi" w:cstheme="majorHAnsi"/>
                <w:szCs w:val="22"/>
              </w:rPr>
            </w:pPr>
            <w:r w:rsidRPr="00E92E5A">
              <w:rPr>
                <w:rFonts w:asciiTheme="majorHAnsi" w:hAnsiTheme="majorHAnsi" w:cstheme="majorHAnsi"/>
                <w:szCs w:val="22"/>
              </w:rPr>
              <w:t>Vài ngày</w:t>
            </w:r>
          </w:p>
        </w:tc>
      </w:tr>
      <w:tr w:rsidR="00D93C59" w:rsidRPr="00E92E5A" w14:paraId="5B18700C" w14:textId="77777777" w:rsidTr="00122D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085F31" w14:textId="77777777" w:rsidR="00D93C59" w:rsidRPr="00E92E5A" w:rsidRDefault="00D93C59" w:rsidP="00122D49">
            <w:pPr>
              <w:jc w:val="center"/>
              <w:rPr>
                <w:rFonts w:asciiTheme="majorHAnsi" w:hAnsiTheme="majorHAnsi" w:cstheme="majorHAnsi"/>
                <w:b/>
                <w:bCs/>
                <w:szCs w:val="22"/>
              </w:rPr>
            </w:pPr>
            <w:r w:rsidRPr="00E92E5A">
              <w:rPr>
                <w:rFonts w:asciiTheme="majorHAnsi" w:hAnsiTheme="majorHAnsi" w:cstheme="majorHAnsi"/>
                <w:b/>
                <w:bCs/>
                <w:szCs w:val="22"/>
              </w:rPr>
              <w:t>Rủi ro</w:t>
            </w:r>
          </w:p>
        </w:tc>
        <w:tc>
          <w:tcPr>
            <w:tcW w:w="0" w:type="auto"/>
            <w:tcBorders>
              <w:top w:val="outset" w:sz="6" w:space="0" w:color="auto"/>
              <w:left w:val="outset" w:sz="6" w:space="0" w:color="auto"/>
              <w:bottom w:val="outset" w:sz="6" w:space="0" w:color="auto"/>
              <w:right w:val="outset" w:sz="6" w:space="0" w:color="auto"/>
            </w:tcBorders>
            <w:vAlign w:val="center"/>
            <w:hideMark/>
          </w:tcPr>
          <w:p w14:paraId="14389E2A" w14:textId="77777777" w:rsidR="00D93C59" w:rsidRPr="00E92E5A" w:rsidRDefault="00D93C59" w:rsidP="00122D49">
            <w:pPr>
              <w:rPr>
                <w:rFonts w:asciiTheme="majorHAnsi" w:hAnsiTheme="majorHAnsi" w:cstheme="majorHAnsi"/>
                <w:szCs w:val="22"/>
              </w:rPr>
            </w:pPr>
          </w:p>
        </w:tc>
      </w:tr>
      <w:tr w:rsidR="00D93C59" w:rsidRPr="00E92E5A" w14:paraId="755161E3" w14:textId="77777777" w:rsidTr="00122D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8F5E71" w14:textId="77777777" w:rsidR="00D93C59" w:rsidRPr="00E92E5A" w:rsidRDefault="00D93C59" w:rsidP="00122D49">
            <w:pPr>
              <w:jc w:val="center"/>
              <w:rPr>
                <w:rFonts w:asciiTheme="majorHAnsi" w:hAnsiTheme="majorHAnsi" w:cstheme="majorHAnsi"/>
                <w:b/>
                <w:bCs/>
                <w:szCs w:val="22"/>
              </w:rPr>
            </w:pPr>
            <w:r w:rsidRPr="00E92E5A">
              <w:rPr>
                <w:rFonts w:asciiTheme="majorHAnsi" w:hAnsiTheme="majorHAnsi" w:cstheme="majorHAnsi"/>
                <w:b/>
                <w:bCs/>
                <w:szCs w:val="22"/>
              </w:rPr>
              <w:t>Thuộc nhóm hàm:</w:t>
            </w:r>
          </w:p>
        </w:tc>
        <w:tc>
          <w:tcPr>
            <w:tcW w:w="0" w:type="auto"/>
            <w:tcBorders>
              <w:top w:val="outset" w:sz="6" w:space="0" w:color="auto"/>
              <w:left w:val="outset" w:sz="6" w:space="0" w:color="auto"/>
              <w:bottom w:val="outset" w:sz="6" w:space="0" w:color="auto"/>
              <w:right w:val="outset" w:sz="6" w:space="0" w:color="auto"/>
            </w:tcBorders>
            <w:vAlign w:val="center"/>
            <w:hideMark/>
          </w:tcPr>
          <w:p w14:paraId="3E26E5F9" w14:textId="77777777" w:rsidR="00D93C59" w:rsidRPr="00E92E5A" w:rsidRDefault="00D93C59" w:rsidP="00122D49">
            <w:pPr>
              <w:rPr>
                <w:rFonts w:asciiTheme="majorHAnsi" w:hAnsiTheme="majorHAnsi" w:cstheme="majorHAnsi"/>
                <w:color w:val="FF0000"/>
                <w:szCs w:val="22"/>
              </w:rPr>
            </w:pPr>
            <w:r w:rsidRPr="00E92E5A">
              <w:rPr>
                <w:rFonts w:asciiTheme="majorHAnsi" w:hAnsiTheme="majorHAnsi" w:cstheme="majorHAnsi"/>
                <w:color w:val="000000"/>
                <w:szCs w:val="22"/>
              </w:rPr>
              <w:t>Chức năng học tập</w:t>
            </w:r>
          </w:p>
        </w:tc>
      </w:tr>
      <w:tr w:rsidR="00D93C59" w:rsidRPr="00E92E5A" w14:paraId="21F6F5EE" w14:textId="77777777" w:rsidTr="00122D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2538E6" w14:textId="77777777" w:rsidR="00D93C59" w:rsidRPr="00E92E5A" w:rsidRDefault="00D93C59" w:rsidP="00122D49">
            <w:pPr>
              <w:jc w:val="center"/>
              <w:rPr>
                <w:rFonts w:asciiTheme="majorHAnsi" w:hAnsiTheme="majorHAnsi" w:cstheme="majorHAnsi"/>
                <w:b/>
                <w:bCs/>
                <w:szCs w:val="22"/>
              </w:rPr>
            </w:pPr>
            <w:r w:rsidRPr="00E92E5A">
              <w:rPr>
                <w:rFonts w:asciiTheme="majorHAnsi" w:hAnsiTheme="majorHAnsi" w:cstheme="majorHAnsi"/>
                <w:b/>
                <w:bCs/>
                <w:szCs w:val="22"/>
              </w:rPr>
              <w:t>Use case(s):</w:t>
            </w:r>
          </w:p>
        </w:tc>
        <w:tc>
          <w:tcPr>
            <w:tcW w:w="0" w:type="auto"/>
            <w:tcBorders>
              <w:top w:val="outset" w:sz="6" w:space="0" w:color="auto"/>
              <w:left w:val="outset" w:sz="6" w:space="0" w:color="auto"/>
              <w:bottom w:val="outset" w:sz="6" w:space="0" w:color="auto"/>
              <w:right w:val="outset" w:sz="6" w:space="0" w:color="auto"/>
            </w:tcBorders>
            <w:vAlign w:val="center"/>
            <w:hideMark/>
          </w:tcPr>
          <w:p w14:paraId="0504BDEE" w14:textId="77777777" w:rsidR="00D93C59" w:rsidRPr="00E92E5A" w:rsidRDefault="00D93C59" w:rsidP="00122D49">
            <w:pPr>
              <w:rPr>
                <w:rFonts w:asciiTheme="majorHAnsi" w:hAnsiTheme="majorHAnsi" w:cstheme="majorHAnsi"/>
                <w:szCs w:val="22"/>
              </w:rPr>
            </w:pPr>
          </w:p>
        </w:tc>
      </w:tr>
      <w:tr w:rsidR="00D93C59" w:rsidRPr="00E92E5A" w14:paraId="1DF1B4A0" w14:textId="77777777" w:rsidTr="00122D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457438" w14:textId="77777777" w:rsidR="00D93C59" w:rsidRPr="00E92E5A" w:rsidRDefault="00D93C59" w:rsidP="00122D49">
            <w:pPr>
              <w:jc w:val="center"/>
              <w:rPr>
                <w:rFonts w:asciiTheme="majorHAnsi" w:hAnsiTheme="majorHAnsi" w:cstheme="majorHAnsi"/>
                <w:b/>
                <w:bCs/>
                <w:szCs w:val="22"/>
              </w:rPr>
            </w:pPr>
            <w:r w:rsidRPr="00E92E5A">
              <w:rPr>
                <w:rFonts w:asciiTheme="majorHAnsi" w:hAnsiTheme="majorHAnsi" w:cstheme="majorHAnsi"/>
                <w:b/>
                <w:bCs/>
                <w:szCs w:val="22"/>
              </w:rPr>
              <w:t>Mô tả:</w:t>
            </w:r>
          </w:p>
        </w:tc>
        <w:tc>
          <w:tcPr>
            <w:tcW w:w="0" w:type="auto"/>
            <w:tcBorders>
              <w:top w:val="outset" w:sz="6" w:space="0" w:color="auto"/>
              <w:left w:val="outset" w:sz="6" w:space="0" w:color="auto"/>
              <w:bottom w:val="outset" w:sz="6" w:space="0" w:color="auto"/>
              <w:right w:val="outset" w:sz="6" w:space="0" w:color="auto"/>
            </w:tcBorders>
            <w:vAlign w:val="center"/>
            <w:hideMark/>
          </w:tcPr>
          <w:p w14:paraId="75884A21" w14:textId="77777777" w:rsidR="00D93C59" w:rsidRPr="00E92E5A" w:rsidRDefault="00D93C59" w:rsidP="00122D49">
            <w:pPr>
              <w:spacing w:before="100" w:beforeAutospacing="1" w:after="100" w:afterAutospacing="1"/>
              <w:jc w:val="both"/>
              <w:rPr>
                <w:rFonts w:asciiTheme="majorHAnsi" w:hAnsiTheme="majorHAnsi" w:cstheme="majorHAnsi"/>
                <w:szCs w:val="22"/>
              </w:rPr>
            </w:pPr>
            <w:r w:rsidRPr="00E92E5A">
              <w:rPr>
                <w:rFonts w:asciiTheme="majorHAnsi" w:hAnsiTheme="majorHAnsi" w:cstheme="majorHAnsi"/>
                <w:szCs w:val="22"/>
              </w:rPr>
              <w:t>Chương trình hiển thị nội dung câu hỏi ở phía trên và phần đáp án đã bi xáo trộn bên dưới</w:t>
            </w:r>
          </w:p>
          <w:p w14:paraId="0890C043" w14:textId="77777777" w:rsidR="00D93C59" w:rsidRPr="00E92E5A" w:rsidRDefault="00D93C59" w:rsidP="00122D49">
            <w:pPr>
              <w:spacing w:before="100" w:beforeAutospacing="1" w:after="100" w:afterAutospacing="1"/>
              <w:jc w:val="both"/>
              <w:rPr>
                <w:rFonts w:asciiTheme="majorHAnsi" w:hAnsiTheme="majorHAnsi" w:cstheme="majorHAnsi"/>
                <w:szCs w:val="22"/>
              </w:rPr>
            </w:pPr>
            <w:r w:rsidRPr="00E92E5A">
              <w:rPr>
                <w:rFonts w:asciiTheme="majorHAnsi" w:hAnsiTheme="majorHAnsi" w:cstheme="majorHAnsi"/>
                <w:szCs w:val="22"/>
              </w:rPr>
              <w:t>Câu hỏi có nội dung chứng minh vấn đề liên quan đến toán học</w:t>
            </w:r>
          </w:p>
          <w:p w14:paraId="342C8FF3" w14:textId="77777777" w:rsidR="00D93C59" w:rsidRPr="00E92E5A" w:rsidDel="007C22CB" w:rsidRDefault="00D93C59" w:rsidP="00122D49">
            <w:pPr>
              <w:spacing w:before="100" w:beforeAutospacing="1" w:after="100" w:afterAutospacing="1"/>
              <w:jc w:val="both"/>
              <w:rPr>
                <w:del w:id="431" w:author="TNT" w:date="2010-05-18T20:58:00Z"/>
                <w:rFonts w:asciiTheme="majorHAnsi" w:hAnsiTheme="majorHAnsi" w:cstheme="majorHAnsi"/>
                <w:szCs w:val="22"/>
              </w:rPr>
            </w:pPr>
            <w:r w:rsidRPr="00E92E5A">
              <w:rPr>
                <w:rFonts w:asciiTheme="majorHAnsi" w:hAnsiTheme="majorHAnsi" w:cstheme="majorHAnsi"/>
                <w:szCs w:val="22"/>
              </w:rPr>
              <w:t>Đáp án là các bước cơ bản để chứng minh bài toán đó, nhưng đã bị thay đổi thứ tự</w:t>
            </w:r>
            <w:del w:id="432" w:author="TNT" w:date="2010-05-18T20:58:00Z">
              <w:r w:rsidRPr="00E92E5A" w:rsidDel="007C22CB">
                <w:rPr>
                  <w:rFonts w:asciiTheme="majorHAnsi" w:hAnsiTheme="majorHAnsi" w:cstheme="majorHAnsi"/>
                  <w:szCs w:val="22"/>
                </w:rPr>
                <w:delText>. mỗi bước sẽ được đánh theo thứ tự (sau khi đã xáo trộn)</w:delText>
              </w:r>
            </w:del>
          </w:p>
          <w:p w14:paraId="2C9B2D4D" w14:textId="77777777" w:rsidR="007C22CB" w:rsidDel="007C22CB" w:rsidRDefault="00D93C59" w:rsidP="00122D49">
            <w:pPr>
              <w:spacing w:before="100" w:beforeAutospacing="1" w:after="100" w:afterAutospacing="1"/>
              <w:jc w:val="both"/>
              <w:rPr>
                <w:del w:id="433" w:author="TNT" w:date="2010-05-18T20:59:00Z"/>
                <w:rFonts w:asciiTheme="majorHAnsi" w:hAnsiTheme="majorHAnsi" w:cstheme="majorHAnsi"/>
                <w:szCs w:val="22"/>
              </w:rPr>
            </w:pPr>
            <w:r w:rsidRPr="00E92E5A">
              <w:rPr>
                <w:rFonts w:asciiTheme="majorHAnsi" w:hAnsiTheme="majorHAnsi" w:cstheme="majorHAnsi"/>
                <w:szCs w:val="22"/>
              </w:rPr>
              <w:lastRenderedPageBreak/>
              <w:t>Nhiệm vụ người dùng là sắp xếp lại theo thức tự phù hợp</w:t>
            </w:r>
            <w:ins w:id="434" w:author="TNT" w:date="2010-05-18T20:59:00Z">
              <w:r w:rsidR="007C22CB">
                <w:rPr>
                  <w:rFonts w:asciiTheme="majorHAnsi" w:hAnsiTheme="majorHAnsi" w:cstheme="majorHAnsi"/>
                  <w:szCs w:val="22"/>
                </w:rPr>
                <w:t>.</w:t>
              </w:r>
            </w:ins>
          </w:p>
          <w:p w14:paraId="5825BC83" w14:textId="77777777" w:rsidR="007C22CB" w:rsidRPr="00E92E5A" w:rsidRDefault="007C22CB" w:rsidP="00122D49">
            <w:pPr>
              <w:spacing w:before="100" w:beforeAutospacing="1" w:after="100" w:afterAutospacing="1"/>
              <w:jc w:val="both"/>
              <w:rPr>
                <w:ins w:id="435" w:author="TNT" w:date="2010-05-18T20:59:00Z"/>
                <w:rFonts w:asciiTheme="majorHAnsi" w:hAnsiTheme="majorHAnsi" w:cstheme="majorHAnsi"/>
                <w:szCs w:val="22"/>
              </w:rPr>
            </w:pPr>
            <w:ins w:id="436" w:author="TNT" w:date="2010-05-18T20:59:00Z">
              <w:r>
                <w:rPr>
                  <w:rFonts w:asciiTheme="majorHAnsi" w:hAnsiTheme="majorHAnsi" w:cstheme="majorHAnsi"/>
                  <w:szCs w:val="22"/>
                </w:rPr>
                <w:t>Có nút cho người dùng xem kết quả.</w:t>
              </w:r>
            </w:ins>
          </w:p>
          <w:p w14:paraId="3ABDC9C1" w14:textId="77777777" w:rsidR="00D93C59" w:rsidRPr="00E92E5A" w:rsidRDefault="00D93C59" w:rsidP="007C22CB">
            <w:pPr>
              <w:spacing w:before="100" w:beforeAutospacing="1" w:after="100" w:afterAutospacing="1"/>
              <w:jc w:val="both"/>
              <w:rPr>
                <w:rFonts w:asciiTheme="majorHAnsi" w:hAnsiTheme="majorHAnsi" w:cstheme="majorHAnsi"/>
                <w:szCs w:val="22"/>
              </w:rPr>
            </w:pPr>
            <w:r>
              <w:rPr>
                <w:rFonts w:asciiTheme="majorHAnsi" w:hAnsiTheme="majorHAnsi" w:cstheme="majorHAnsi"/>
                <w:szCs w:val="22"/>
              </w:rPr>
              <w:t xml:space="preserve">hiển thị kết quả: </w:t>
            </w:r>
            <w:r w:rsidRPr="00E92E5A">
              <w:rPr>
                <w:rFonts w:asciiTheme="majorHAnsi" w:hAnsiTheme="majorHAnsi" w:cstheme="majorHAnsi"/>
                <w:szCs w:val="22"/>
              </w:rPr>
              <w:t>hiển thị thông báo đúng hay sai, hiện kết quả đúng (nếu người dùng làm sai)</w:t>
            </w:r>
            <w:del w:id="437" w:author="TNT" w:date="2010-05-18T21:00:00Z">
              <w:r w:rsidRPr="00E92E5A" w:rsidDel="007C22CB">
                <w:rPr>
                  <w:rFonts w:asciiTheme="majorHAnsi" w:hAnsiTheme="majorHAnsi" w:cstheme="majorHAnsi"/>
                  <w:szCs w:val="22"/>
                </w:rPr>
                <w:delText xml:space="preserve"> ở bên dưới của ô nhập kết quả, bao gồm thông tin các số thứ tự các bước chứng minh.</w:delText>
              </w:r>
              <w:r w:rsidDel="007C22CB">
                <w:rPr>
                  <w:rFonts w:asciiTheme="majorHAnsi" w:hAnsiTheme="majorHAnsi" w:cstheme="majorHAnsi"/>
                  <w:szCs w:val="22"/>
                </w:rPr>
                <w:delText xml:space="preserve"> (như trên)</w:delText>
              </w:r>
            </w:del>
            <w:ins w:id="438" w:author="TNT" w:date="2010-05-18T21:00:00Z">
              <w:r w:rsidR="007C22CB">
                <w:rPr>
                  <w:rFonts w:asciiTheme="majorHAnsi" w:hAnsiTheme="majorHAnsi" w:cstheme="majorHAnsi"/>
                  <w:szCs w:val="22"/>
                </w:rPr>
                <w:t>.</w:t>
              </w:r>
            </w:ins>
          </w:p>
        </w:tc>
      </w:tr>
      <w:tr w:rsidR="00D93C59" w:rsidRPr="00E92E5A" w14:paraId="32BB75F1" w14:textId="77777777" w:rsidTr="00122D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CAB2ADA" w14:textId="77777777" w:rsidR="00D93C59" w:rsidRPr="00E92E5A" w:rsidRDefault="00D93C59" w:rsidP="00122D49">
            <w:pPr>
              <w:jc w:val="center"/>
              <w:rPr>
                <w:rFonts w:asciiTheme="majorHAnsi" w:hAnsiTheme="majorHAnsi" w:cstheme="majorHAnsi"/>
                <w:b/>
                <w:bCs/>
                <w:szCs w:val="22"/>
              </w:rPr>
            </w:pPr>
            <w:r w:rsidRPr="00E92E5A">
              <w:rPr>
                <w:rFonts w:asciiTheme="majorHAnsi" w:hAnsiTheme="majorHAnsi" w:cstheme="majorHAnsi"/>
                <w:b/>
                <w:bCs/>
                <w:szCs w:val="22"/>
              </w:rPr>
              <w:lastRenderedPageBreak/>
              <w:t>Ghi chú và các câu hỏi</w:t>
            </w:r>
          </w:p>
        </w:tc>
        <w:tc>
          <w:tcPr>
            <w:tcW w:w="0" w:type="auto"/>
            <w:tcBorders>
              <w:top w:val="outset" w:sz="6" w:space="0" w:color="auto"/>
              <w:left w:val="outset" w:sz="6" w:space="0" w:color="auto"/>
              <w:bottom w:val="outset" w:sz="6" w:space="0" w:color="auto"/>
              <w:right w:val="outset" w:sz="6" w:space="0" w:color="auto"/>
            </w:tcBorders>
            <w:vAlign w:val="center"/>
            <w:hideMark/>
          </w:tcPr>
          <w:p w14:paraId="2D97C709" w14:textId="77777777" w:rsidR="00D93C59" w:rsidRPr="00E92E5A" w:rsidRDefault="00D93C59" w:rsidP="00122D49">
            <w:pPr>
              <w:spacing w:before="100" w:beforeAutospacing="1" w:after="100" w:afterAutospacing="1"/>
              <w:rPr>
                <w:rFonts w:asciiTheme="majorHAnsi" w:hAnsiTheme="majorHAnsi" w:cstheme="majorHAnsi"/>
                <w:szCs w:val="22"/>
              </w:rPr>
            </w:pPr>
            <w:del w:id="439" w:author="TNT" w:date="2010-05-18T21:00:00Z">
              <w:r w:rsidDel="007C22CB">
                <w:rPr>
                  <w:rFonts w:asciiTheme="majorHAnsi" w:hAnsiTheme="majorHAnsi" w:cstheme="majorHAnsi"/>
                  <w:szCs w:val="22"/>
                </w:rPr>
                <w:delText>Ghi chú: phần hiển thị kết quả chỉ xuất hiện sau khi người dùng đã làm hết bài và chọn “xem kết quả”</w:delText>
              </w:r>
            </w:del>
          </w:p>
        </w:tc>
      </w:tr>
    </w:tbl>
    <w:p w14:paraId="5CA877F0" w14:textId="77777777" w:rsidR="00D93C59" w:rsidRPr="00146594" w:rsidRDefault="00D93C59" w:rsidP="00D93C59">
      <w:pPr>
        <w:pStyle w:val="BlockText"/>
        <w:rPr>
          <w:rFonts w:asciiTheme="majorHAnsi" w:hAnsiTheme="majorHAnsi" w:cstheme="majorHAnsi"/>
        </w:rPr>
      </w:pPr>
    </w:p>
    <w:p w14:paraId="460E26C7" w14:textId="77777777" w:rsidR="00D93C59" w:rsidRPr="00146594" w:rsidRDefault="00D93C59" w:rsidP="00D93C59">
      <w:pPr>
        <w:pStyle w:val="Heading4"/>
      </w:pPr>
      <w:r w:rsidRPr="00146594">
        <w:rPr>
          <w:rFonts w:eastAsia="Times New Roman"/>
        </w:rPr>
        <w:t>F-</w:t>
      </w:r>
      <w:r>
        <w:rPr>
          <w:rFonts w:eastAsia="Times New Roman"/>
        </w:rPr>
        <w:t>103</w:t>
      </w:r>
      <w:r w:rsidRPr="00146594">
        <w:rPr>
          <w:rFonts w:eastAsia="Times New Roman"/>
        </w:rPr>
        <w:t xml:space="preserve">: </w:t>
      </w:r>
      <w:r w:rsidRPr="00146594">
        <w:t>Xem điểm.</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1323"/>
        <w:gridCol w:w="9081"/>
      </w:tblGrid>
      <w:tr w:rsidR="007C22CB" w:rsidRPr="00E92E5A" w14:paraId="0509C821" w14:textId="77777777" w:rsidTr="00122D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F26C0C" w14:textId="77777777" w:rsidR="00D93C59" w:rsidRPr="00E92E5A" w:rsidRDefault="00D93C59" w:rsidP="00122D49">
            <w:pPr>
              <w:jc w:val="center"/>
              <w:rPr>
                <w:rFonts w:asciiTheme="majorHAnsi" w:hAnsiTheme="majorHAnsi" w:cstheme="majorHAnsi"/>
                <w:b/>
                <w:bCs/>
                <w:szCs w:val="22"/>
              </w:rPr>
            </w:pPr>
            <w:r w:rsidRPr="00E92E5A">
              <w:rPr>
                <w:rFonts w:asciiTheme="majorHAnsi" w:hAnsiTheme="majorHAnsi" w:cstheme="majorHAnsi"/>
                <w:b/>
                <w:bCs/>
                <w:szCs w:val="22"/>
              </w:rPr>
              <w:t>Độ ưu tiên:</w:t>
            </w:r>
          </w:p>
        </w:tc>
        <w:tc>
          <w:tcPr>
            <w:tcW w:w="0" w:type="auto"/>
            <w:tcBorders>
              <w:top w:val="outset" w:sz="6" w:space="0" w:color="auto"/>
              <w:left w:val="outset" w:sz="6" w:space="0" w:color="auto"/>
              <w:bottom w:val="outset" w:sz="6" w:space="0" w:color="auto"/>
              <w:right w:val="outset" w:sz="6" w:space="0" w:color="auto"/>
            </w:tcBorders>
            <w:vAlign w:val="center"/>
            <w:hideMark/>
          </w:tcPr>
          <w:p w14:paraId="1A27D457" w14:textId="77777777" w:rsidR="00D93C59" w:rsidRPr="00E92E5A" w:rsidRDefault="007C22CB" w:rsidP="007C22CB">
            <w:pPr>
              <w:rPr>
                <w:rFonts w:asciiTheme="majorHAnsi" w:hAnsiTheme="majorHAnsi" w:cstheme="majorHAnsi"/>
                <w:szCs w:val="22"/>
              </w:rPr>
            </w:pPr>
            <w:ins w:id="440" w:author="TNT" w:date="2010-05-18T21:01:00Z">
              <w:r>
                <w:rPr>
                  <w:rFonts w:asciiTheme="majorHAnsi" w:hAnsiTheme="majorHAnsi" w:cstheme="majorHAnsi"/>
                  <w:szCs w:val="22"/>
                </w:rPr>
                <w:t>Mở rộng.</w:t>
              </w:r>
            </w:ins>
            <w:del w:id="441" w:author="TNT" w:date="2010-05-18T21:01:00Z">
              <w:r w:rsidR="00D93C59" w:rsidRPr="00E92E5A" w:rsidDel="007C22CB">
                <w:rPr>
                  <w:rFonts w:asciiTheme="majorHAnsi" w:hAnsiTheme="majorHAnsi" w:cstheme="majorHAnsi"/>
                  <w:szCs w:val="22"/>
                </w:rPr>
                <w:delText>Không bắt buộc</w:delText>
              </w:r>
            </w:del>
          </w:p>
        </w:tc>
      </w:tr>
      <w:tr w:rsidR="007C22CB" w:rsidRPr="00E92E5A" w14:paraId="648ADC12" w14:textId="77777777" w:rsidTr="00122D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34F4824" w14:textId="77777777" w:rsidR="00D93C59" w:rsidRPr="00E92E5A" w:rsidRDefault="00D93C59" w:rsidP="00122D49">
            <w:pPr>
              <w:jc w:val="center"/>
              <w:rPr>
                <w:rFonts w:asciiTheme="majorHAnsi" w:hAnsiTheme="majorHAnsi" w:cstheme="majorHAnsi"/>
                <w:b/>
                <w:bCs/>
                <w:szCs w:val="22"/>
              </w:rPr>
            </w:pPr>
            <w:r w:rsidRPr="00E92E5A">
              <w:rPr>
                <w:rFonts w:asciiTheme="majorHAnsi" w:hAnsiTheme="majorHAnsi" w:cstheme="majorHAnsi"/>
                <w:b/>
                <w:bCs/>
                <w:szCs w:val="22"/>
              </w:rPr>
              <w:t>Thời gian thực hiện</w:t>
            </w:r>
          </w:p>
        </w:tc>
        <w:tc>
          <w:tcPr>
            <w:tcW w:w="0" w:type="auto"/>
            <w:tcBorders>
              <w:top w:val="outset" w:sz="6" w:space="0" w:color="auto"/>
              <w:left w:val="outset" w:sz="6" w:space="0" w:color="auto"/>
              <w:bottom w:val="outset" w:sz="6" w:space="0" w:color="auto"/>
              <w:right w:val="outset" w:sz="6" w:space="0" w:color="auto"/>
            </w:tcBorders>
            <w:vAlign w:val="center"/>
            <w:hideMark/>
          </w:tcPr>
          <w:p w14:paraId="738F8915" w14:textId="77777777" w:rsidR="00D93C59" w:rsidRPr="00E92E5A" w:rsidRDefault="00D93C59" w:rsidP="00122D49">
            <w:pPr>
              <w:rPr>
                <w:rFonts w:asciiTheme="majorHAnsi" w:hAnsiTheme="majorHAnsi" w:cstheme="majorHAnsi"/>
                <w:szCs w:val="22"/>
              </w:rPr>
            </w:pPr>
            <w:r w:rsidRPr="00E92E5A">
              <w:rPr>
                <w:rFonts w:asciiTheme="majorHAnsi" w:hAnsiTheme="majorHAnsi" w:cstheme="majorHAnsi"/>
                <w:szCs w:val="22"/>
              </w:rPr>
              <w:t>Vài ngày</w:t>
            </w:r>
          </w:p>
        </w:tc>
      </w:tr>
      <w:tr w:rsidR="007C22CB" w:rsidRPr="00E92E5A" w14:paraId="542F81D0" w14:textId="77777777" w:rsidTr="00122D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297887" w14:textId="77777777" w:rsidR="00D93C59" w:rsidRPr="00E92E5A" w:rsidRDefault="00D93C59" w:rsidP="00122D49">
            <w:pPr>
              <w:jc w:val="center"/>
              <w:rPr>
                <w:rFonts w:asciiTheme="majorHAnsi" w:hAnsiTheme="majorHAnsi" w:cstheme="majorHAnsi"/>
                <w:b/>
                <w:bCs/>
                <w:szCs w:val="22"/>
              </w:rPr>
            </w:pPr>
            <w:r w:rsidRPr="00E92E5A">
              <w:rPr>
                <w:rFonts w:asciiTheme="majorHAnsi" w:hAnsiTheme="majorHAnsi" w:cstheme="majorHAnsi"/>
                <w:b/>
                <w:bCs/>
                <w:szCs w:val="22"/>
              </w:rPr>
              <w:t>Rủi ro</w:t>
            </w:r>
          </w:p>
        </w:tc>
        <w:tc>
          <w:tcPr>
            <w:tcW w:w="0" w:type="auto"/>
            <w:tcBorders>
              <w:top w:val="outset" w:sz="6" w:space="0" w:color="auto"/>
              <w:left w:val="outset" w:sz="6" w:space="0" w:color="auto"/>
              <w:bottom w:val="outset" w:sz="6" w:space="0" w:color="auto"/>
              <w:right w:val="outset" w:sz="6" w:space="0" w:color="auto"/>
            </w:tcBorders>
            <w:vAlign w:val="center"/>
            <w:hideMark/>
          </w:tcPr>
          <w:p w14:paraId="5801B2A6" w14:textId="77777777" w:rsidR="00D93C59" w:rsidRPr="00E92E5A" w:rsidRDefault="00D93C59" w:rsidP="00122D49">
            <w:pPr>
              <w:rPr>
                <w:rFonts w:asciiTheme="majorHAnsi" w:hAnsiTheme="majorHAnsi" w:cstheme="majorHAnsi"/>
                <w:szCs w:val="22"/>
              </w:rPr>
            </w:pPr>
          </w:p>
        </w:tc>
      </w:tr>
      <w:tr w:rsidR="007C22CB" w:rsidRPr="00E92E5A" w14:paraId="61E2289E" w14:textId="77777777" w:rsidTr="00122D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93FDE7" w14:textId="77777777" w:rsidR="00D93C59" w:rsidRPr="00E92E5A" w:rsidRDefault="00D93C59" w:rsidP="00122D49">
            <w:pPr>
              <w:jc w:val="center"/>
              <w:rPr>
                <w:rFonts w:asciiTheme="majorHAnsi" w:hAnsiTheme="majorHAnsi" w:cstheme="majorHAnsi"/>
                <w:b/>
                <w:bCs/>
                <w:szCs w:val="22"/>
              </w:rPr>
            </w:pPr>
            <w:r w:rsidRPr="00E92E5A">
              <w:rPr>
                <w:rFonts w:asciiTheme="majorHAnsi" w:hAnsiTheme="majorHAnsi" w:cstheme="majorHAnsi"/>
                <w:b/>
                <w:bCs/>
                <w:szCs w:val="22"/>
              </w:rPr>
              <w:t>Thuộc nhóm hàm:</w:t>
            </w:r>
          </w:p>
        </w:tc>
        <w:tc>
          <w:tcPr>
            <w:tcW w:w="0" w:type="auto"/>
            <w:tcBorders>
              <w:top w:val="outset" w:sz="6" w:space="0" w:color="auto"/>
              <w:left w:val="outset" w:sz="6" w:space="0" w:color="auto"/>
              <w:bottom w:val="outset" w:sz="6" w:space="0" w:color="auto"/>
              <w:right w:val="outset" w:sz="6" w:space="0" w:color="auto"/>
            </w:tcBorders>
            <w:vAlign w:val="center"/>
            <w:hideMark/>
          </w:tcPr>
          <w:p w14:paraId="71804BA0" w14:textId="77777777" w:rsidR="00D93C59" w:rsidRPr="00E92E5A" w:rsidRDefault="00D93C59" w:rsidP="00122D49">
            <w:pPr>
              <w:rPr>
                <w:rFonts w:asciiTheme="majorHAnsi" w:hAnsiTheme="majorHAnsi" w:cstheme="majorHAnsi"/>
                <w:color w:val="FF0000"/>
                <w:szCs w:val="22"/>
              </w:rPr>
            </w:pPr>
            <w:r w:rsidRPr="00E92E5A">
              <w:rPr>
                <w:rFonts w:asciiTheme="majorHAnsi" w:hAnsiTheme="majorHAnsi" w:cstheme="majorHAnsi"/>
                <w:color w:val="000000"/>
                <w:szCs w:val="22"/>
              </w:rPr>
              <w:t>Chức năng học tập</w:t>
            </w:r>
          </w:p>
        </w:tc>
      </w:tr>
      <w:tr w:rsidR="007C22CB" w:rsidRPr="00E92E5A" w14:paraId="4D241D06" w14:textId="77777777" w:rsidTr="00122D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C3D1A07" w14:textId="77777777" w:rsidR="00D93C59" w:rsidRPr="00E92E5A" w:rsidRDefault="00D93C59" w:rsidP="00122D49">
            <w:pPr>
              <w:jc w:val="center"/>
              <w:rPr>
                <w:rFonts w:asciiTheme="majorHAnsi" w:hAnsiTheme="majorHAnsi" w:cstheme="majorHAnsi"/>
                <w:b/>
                <w:bCs/>
                <w:szCs w:val="22"/>
              </w:rPr>
            </w:pPr>
            <w:r w:rsidRPr="00E92E5A">
              <w:rPr>
                <w:rFonts w:asciiTheme="majorHAnsi" w:hAnsiTheme="majorHAnsi" w:cstheme="majorHAnsi"/>
                <w:b/>
                <w:bCs/>
                <w:szCs w:val="22"/>
              </w:rPr>
              <w:t>Use case(s):</w:t>
            </w:r>
          </w:p>
        </w:tc>
        <w:tc>
          <w:tcPr>
            <w:tcW w:w="0" w:type="auto"/>
            <w:tcBorders>
              <w:top w:val="outset" w:sz="6" w:space="0" w:color="auto"/>
              <w:left w:val="outset" w:sz="6" w:space="0" w:color="auto"/>
              <w:bottom w:val="outset" w:sz="6" w:space="0" w:color="auto"/>
              <w:right w:val="outset" w:sz="6" w:space="0" w:color="auto"/>
            </w:tcBorders>
            <w:vAlign w:val="center"/>
            <w:hideMark/>
          </w:tcPr>
          <w:p w14:paraId="0F1C5636" w14:textId="77777777" w:rsidR="00D93C59" w:rsidRPr="00E92E5A" w:rsidRDefault="00D93C59" w:rsidP="00122D49">
            <w:pPr>
              <w:rPr>
                <w:rFonts w:asciiTheme="majorHAnsi" w:hAnsiTheme="majorHAnsi" w:cstheme="majorHAnsi"/>
                <w:szCs w:val="22"/>
              </w:rPr>
            </w:pPr>
          </w:p>
        </w:tc>
      </w:tr>
      <w:tr w:rsidR="007C22CB" w:rsidRPr="00E92E5A" w14:paraId="71EC2F89" w14:textId="77777777" w:rsidTr="00122D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7A4CFD" w14:textId="77777777" w:rsidR="00D93C59" w:rsidRPr="00E92E5A" w:rsidRDefault="00D93C59" w:rsidP="00122D49">
            <w:pPr>
              <w:jc w:val="center"/>
              <w:rPr>
                <w:rFonts w:asciiTheme="majorHAnsi" w:hAnsiTheme="majorHAnsi" w:cstheme="majorHAnsi"/>
                <w:b/>
                <w:bCs/>
                <w:szCs w:val="22"/>
              </w:rPr>
            </w:pPr>
            <w:r w:rsidRPr="00E92E5A">
              <w:rPr>
                <w:rFonts w:asciiTheme="majorHAnsi" w:hAnsiTheme="majorHAnsi" w:cstheme="majorHAnsi"/>
                <w:b/>
                <w:bCs/>
                <w:szCs w:val="22"/>
              </w:rPr>
              <w:t>Mô tả:</w:t>
            </w:r>
          </w:p>
        </w:tc>
        <w:tc>
          <w:tcPr>
            <w:tcW w:w="0" w:type="auto"/>
            <w:tcBorders>
              <w:top w:val="outset" w:sz="6" w:space="0" w:color="auto"/>
              <w:left w:val="outset" w:sz="6" w:space="0" w:color="auto"/>
              <w:bottom w:val="outset" w:sz="6" w:space="0" w:color="auto"/>
              <w:right w:val="outset" w:sz="6" w:space="0" w:color="auto"/>
            </w:tcBorders>
            <w:vAlign w:val="center"/>
            <w:hideMark/>
          </w:tcPr>
          <w:p w14:paraId="57E86FA2" w14:textId="77777777" w:rsidR="00D93C59" w:rsidRPr="00E92E5A" w:rsidDel="007C22CB" w:rsidRDefault="00D93C59" w:rsidP="00122D49">
            <w:pPr>
              <w:spacing w:before="100" w:beforeAutospacing="1" w:after="100" w:afterAutospacing="1"/>
              <w:jc w:val="both"/>
              <w:rPr>
                <w:del w:id="442" w:author="TNT" w:date="2010-05-18T21:02:00Z"/>
                <w:rFonts w:asciiTheme="majorHAnsi" w:hAnsiTheme="majorHAnsi" w:cstheme="majorHAnsi"/>
                <w:szCs w:val="22"/>
              </w:rPr>
            </w:pPr>
            <w:del w:id="443" w:author="TNT" w:date="2010-05-18T21:02:00Z">
              <w:r w:rsidRPr="00E92E5A" w:rsidDel="007C22CB">
                <w:rPr>
                  <w:rFonts w:asciiTheme="majorHAnsi" w:hAnsiTheme="majorHAnsi" w:cstheme="majorHAnsi"/>
                  <w:szCs w:val="22"/>
                </w:rPr>
                <w:delText>Chương trình cho người dùng xem điểm ở 2 nơi:</w:delText>
              </w:r>
            </w:del>
          </w:p>
          <w:p w14:paraId="0B0F7F15" w14:textId="77777777" w:rsidR="00D93C59" w:rsidRPr="00E92E5A" w:rsidRDefault="00D93C59" w:rsidP="007C22CB">
            <w:pPr>
              <w:pStyle w:val="ListParagraph"/>
              <w:spacing w:before="100" w:beforeAutospacing="1" w:after="100" w:afterAutospacing="1"/>
              <w:jc w:val="both"/>
              <w:rPr>
                <w:rFonts w:asciiTheme="majorHAnsi" w:hAnsiTheme="majorHAnsi" w:cstheme="majorHAnsi"/>
              </w:rPr>
              <w:pPrChange w:id="444" w:author="TNT" w:date="2010-05-18T21:01:00Z">
                <w:pPr>
                  <w:pStyle w:val="ListParagraph"/>
                  <w:numPr>
                    <w:numId w:val="13"/>
                  </w:numPr>
                  <w:spacing w:before="100" w:beforeAutospacing="1" w:after="100" w:afterAutospacing="1"/>
                  <w:ind w:hanging="360"/>
                  <w:jc w:val="both"/>
                </w:pPr>
              </w:pPrChange>
            </w:pPr>
            <w:del w:id="445" w:author="TNT" w:date="2010-05-18T21:02:00Z">
              <w:r w:rsidRPr="00E92E5A" w:rsidDel="007C22CB">
                <w:rPr>
                  <w:rFonts w:asciiTheme="majorHAnsi" w:hAnsiTheme="majorHAnsi" w:cstheme="majorHAnsi"/>
                  <w:lang w:val="en-US"/>
                </w:rPr>
                <w:delText xml:space="preserve">Phần (tab) xem điểm: chỉ </w:delText>
              </w:r>
            </w:del>
            <w:ins w:id="446" w:author="TNT" w:date="2010-05-18T21:02:00Z">
              <w:r w:rsidR="007C22CB">
                <w:rPr>
                  <w:rFonts w:asciiTheme="majorHAnsi" w:hAnsiTheme="majorHAnsi" w:cstheme="majorHAnsi"/>
                  <w:lang w:val="en-US"/>
                </w:rPr>
                <w:t xml:space="preserve">Có mục xem điểm riêng ở màn hình chính, </w:t>
              </w:r>
            </w:ins>
            <w:r w:rsidRPr="00E92E5A">
              <w:rPr>
                <w:rFonts w:asciiTheme="majorHAnsi" w:hAnsiTheme="majorHAnsi" w:cstheme="majorHAnsi"/>
                <w:lang w:val="en-US"/>
              </w:rPr>
              <w:t xml:space="preserve">hiển thị </w:t>
            </w:r>
            <w:del w:id="447" w:author="TNT" w:date="2010-05-18T21:02:00Z">
              <w:r w:rsidRPr="00E92E5A" w:rsidDel="007C22CB">
                <w:rPr>
                  <w:rFonts w:asciiTheme="majorHAnsi" w:hAnsiTheme="majorHAnsi" w:cstheme="majorHAnsi"/>
                  <w:lang w:val="en-US"/>
                </w:rPr>
                <w:delText>s</w:delText>
              </w:r>
            </w:del>
            <w:ins w:id="448" w:author="TNT" w:date="2010-05-18T21:02:00Z">
              <w:r w:rsidR="007C22CB">
                <w:rPr>
                  <w:rFonts w:asciiTheme="majorHAnsi" w:hAnsiTheme="majorHAnsi" w:cstheme="majorHAnsi"/>
                  <w:lang w:val="en-US"/>
                </w:rPr>
                <w:t>d</w:t>
              </w:r>
            </w:ins>
            <w:r w:rsidRPr="00E92E5A">
              <w:rPr>
                <w:rFonts w:asciiTheme="majorHAnsi" w:hAnsiTheme="majorHAnsi" w:cstheme="majorHAnsi"/>
                <w:lang w:val="en-US"/>
              </w:rPr>
              <w:t>anh sách các bài đã học, ứng với mỗi bài, có list con chứa thông tin các lần làm bài của người dùng</w:t>
            </w:r>
            <w:r>
              <w:rPr>
                <w:rFonts w:asciiTheme="majorHAnsi" w:hAnsiTheme="majorHAnsi" w:cstheme="majorHAnsi"/>
                <w:lang w:val="en-US"/>
              </w:rPr>
              <w:t xml:space="preserve"> (</w:t>
            </w:r>
            <w:del w:id="449" w:author="TNT" w:date="2010-05-18T21:03:00Z">
              <w:r w:rsidDel="007C22CB">
                <w:rPr>
                  <w:rFonts w:asciiTheme="majorHAnsi" w:hAnsiTheme="majorHAnsi" w:cstheme="majorHAnsi"/>
                  <w:lang w:val="en-US"/>
                </w:rPr>
                <w:delText xml:space="preserve">chỉ cần </w:delText>
              </w:r>
            </w:del>
            <w:r>
              <w:rPr>
                <w:rFonts w:asciiTheme="majorHAnsi" w:hAnsiTheme="majorHAnsi" w:cstheme="majorHAnsi"/>
                <w:lang w:val="en-US"/>
              </w:rPr>
              <w:t>lần gần nhất và lần có số điểm cao nhất)</w:t>
            </w:r>
            <w:r w:rsidRPr="00E92E5A">
              <w:rPr>
                <w:rFonts w:asciiTheme="majorHAnsi" w:hAnsiTheme="majorHAnsi" w:cstheme="majorHAnsi"/>
                <w:lang w:val="en-US"/>
              </w:rPr>
              <w:t>, thông tin đó bao gồm:</w:t>
            </w:r>
          </w:p>
          <w:p w14:paraId="6C8B0B50" w14:textId="77777777" w:rsidR="00D93C59" w:rsidRPr="00E92E5A" w:rsidRDefault="00D93C59" w:rsidP="009200C5">
            <w:pPr>
              <w:pStyle w:val="ListParagraph"/>
              <w:numPr>
                <w:ilvl w:val="0"/>
                <w:numId w:val="14"/>
              </w:numPr>
              <w:spacing w:before="100" w:beforeAutospacing="1" w:after="100" w:afterAutospacing="1"/>
              <w:ind w:firstLine="488"/>
              <w:jc w:val="both"/>
              <w:rPr>
                <w:rFonts w:asciiTheme="majorHAnsi" w:hAnsiTheme="majorHAnsi" w:cstheme="majorHAnsi"/>
              </w:rPr>
            </w:pPr>
            <w:r w:rsidRPr="00E92E5A">
              <w:rPr>
                <w:rFonts w:asciiTheme="majorHAnsi" w:hAnsiTheme="majorHAnsi" w:cstheme="majorHAnsi"/>
              </w:rPr>
              <w:t>Thời gian thực hiện</w:t>
            </w:r>
          </w:p>
          <w:p w14:paraId="2D3DEF3B" w14:textId="77777777" w:rsidR="00D93C59" w:rsidRPr="00E92E5A" w:rsidRDefault="00D93C59" w:rsidP="009200C5">
            <w:pPr>
              <w:pStyle w:val="ListParagraph"/>
              <w:numPr>
                <w:ilvl w:val="0"/>
                <w:numId w:val="14"/>
              </w:numPr>
              <w:spacing w:before="100" w:beforeAutospacing="1" w:after="100" w:afterAutospacing="1"/>
              <w:ind w:firstLine="488"/>
              <w:jc w:val="both"/>
              <w:rPr>
                <w:rFonts w:asciiTheme="majorHAnsi" w:hAnsiTheme="majorHAnsi" w:cstheme="majorHAnsi"/>
              </w:rPr>
            </w:pPr>
            <w:r w:rsidRPr="00E92E5A">
              <w:rPr>
                <w:rFonts w:asciiTheme="majorHAnsi" w:hAnsiTheme="majorHAnsi" w:cstheme="majorHAnsi"/>
              </w:rPr>
              <w:t>số điểm/ tổng điểm</w:t>
            </w:r>
          </w:p>
          <w:p w14:paraId="3C0F64F4" w14:textId="77777777" w:rsidR="00D93C59" w:rsidRPr="00E92E5A" w:rsidDel="007C22CB" w:rsidRDefault="00D93C59" w:rsidP="009200C5">
            <w:pPr>
              <w:pStyle w:val="ListParagraph"/>
              <w:numPr>
                <w:ilvl w:val="0"/>
                <w:numId w:val="14"/>
              </w:numPr>
              <w:spacing w:before="100" w:beforeAutospacing="1" w:after="100" w:afterAutospacing="1"/>
              <w:ind w:firstLine="488"/>
              <w:jc w:val="both"/>
              <w:rPr>
                <w:del w:id="450" w:author="TNT" w:date="2010-05-18T21:03:00Z"/>
                <w:rFonts w:asciiTheme="majorHAnsi" w:hAnsiTheme="majorHAnsi" w:cstheme="majorHAnsi"/>
              </w:rPr>
            </w:pPr>
            <w:del w:id="451" w:author="TNT" w:date="2010-05-18T21:03:00Z">
              <w:r w:rsidRPr="00E92E5A" w:rsidDel="007C22CB">
                <w:rPr>
                  <w:rFonts w:asciiTheme="majorHAnsi" w:hAnsiTheme="majorHAnsi" w:cstheme="majorHAnsi"/>
                </w:rPr>
                <w:delText>tỉ lệ</w:delText>
              </w:r>
            </w:del>
          </w:p>
          <w:p w14:paraId="35A0B929" w14:textId="77777777" w:rsidR="00D93C59" w:rsidRPr="00E92E5A" w:rsidRDefault="00D93C59" w:rsidP="007C22CB">
            <w:pPr>
              <w:pStyle w:val="ListParagraph"/>
              <w:numPr>
                <w:ilvl w:val="0"/>
                <w:numId w:val="14"/>
              </w:numPr>
              <w:spacing w:before="100" w:beforeAutospacing="1" w:after="100" w:afterAutospacing="1"/>
              <w:ind w:firstLine="488"/>
              <w:jc w:val="both"/>
              <w:rPr>
                <w:rFonts w:asciiTheme="majorHAnsi" w:hAnsiTheme="majorHAnsi" w:cstheme="majorHAnsi"/>
              </w:rPr>
              <w:pPrChange w:id="452" w:author="TNT" w:date="2010-05-18T21:03:00Z">
                <w:pPr>
                  <w:spacing w:before="100" w:beforeAutospacing="1" w:after="100" w:afterAutospacing="1"/>
                  <w:ind w:left="720"/>
                  <w:jc w:val="both"/>
                </w:pPr>
              </w:pPrChange>
            </w:pPr>
          </w:p>
        </w:tc>
      </w:tr>
      <w:tr w:rsidR="007C22CB" w:rsidRPr="00E92E5A" w14:paraId="537792EB" w14:textId="77777777" w:rsidTr="00122D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E88C37" w14:textId="77777777" w:rsidR="00D93C59" w:rsidRPr="00E92E5A" w:rsidRDefault="00D93C59" w:rsidP="00122D49">
            <w:pPr>
              <w:jc w:val="center"/>
              <w:rPr>
                <w:rFonts w:asciiTheme="majorHAnsi" w:hAnsiTheme="majorHAnsi" w:cstheme="majorHAnsi"/>
                <w:b/>
                <w:bCs/>
                <w:szCs w:val="22"/>
              </w:rPr>
            </w:pPr>
            <w:r w:rsidRPr="00E92E5A">
              <w:rPr>
                <w:rFonts w:asciiTheme="majorHAnsi" w:hAnsiTheme="majorHAnsi" w:cstheme="majorHAnsi"/>
                <w:b/>
                <w:bCs/>
                <w:szCs w:val="22"/>
              </w:rPr>
              <w:t>Ghi chú và các câu hỏi</w:t>
            </w:r>
          </w:p>
        </w:tc>
        <w:tc>
          <w:tcPr>
            <w:tcW w:w="0" w:type="auto"/>
            <w:tcBorders>
              <w:top w:val="outset" w:sz="6" w:space="0" w:color="auto"/>
              <w:left w:val="outset" w:sz="6" w:space="0" w:color="auto"/>
              <w:bottom w:val="outset" w:sz="6" w:space="0" w:color="auto"/>
              <w:right w:val="outset" w:sz="6" w:space="0" w:color="auto"/>
            </w:tcBorders>
            <w:vAlign w:val="center"/>
            <w:hideMark/>
          </w:tcPr>
          <w:p w14:paraId="5057CD9B" w14:textId="77777777" w:rsidR="00D93C59" w:rsidRPr="00E92E5A" w:rsidRDefault="00D93C59" w:rsidP="00122D49">
            <w:pPr>
              <w:spacing w:before="100" w:beforeAutospacing="1" w:after="100" w:afterAutospacing="1"/>
              <w:rPr>
                <w:rFonts w:asciiTheme="majorHAnsi" w:hAnsiTheme="majorHAnsi" w:cstheme="majorHAnsi"/>
                <w:szCs w:val="22"/>
              </w:rPr>
            </w:pPr>
          </w:p>
        </w:tc>
      </w:tr>
    </w:tbl>
    <w:p w14:paraId="2D4C1285" w14:textId="77777777" w:rsidR="00D93C59" w:rsidRPr="00146594" w:rsidRDefault="00D93C59" w:rsidP="00D93C59">
      <w:pPr>
        <w:pStyle w:val="Heading4"/>
      </w:pPr>
      <w:r w:rsidRPr="00146594">
        <w:rPr>
          <w:rFonts w:eastAsia="Times New Roman"/>
        </w:rPr>
        <w:t>F-</w:t>
      </w:r>
      <w:r w:rsidRPr="00146594">
        <w:t>10</w:t>
      </w:r>
      <w:r>
        <w:t>4</w:t>
      </w:r>
      <w:r w:rsidRPr="00146594">
        <w:t>: chọn bài học</w:t>
      </w:r>
      <w:ins w:id="453" w:author="TNT" w:date="2010-05-18T21:06:00Z">
        <w:r w:rsidR="007C22CB">
          <w:t xml:space="preserve"> (bao gồm luôn bài tập tương ứng)</w:t>
        </w:r>
      </w:ins>
    </w:p>
    <w:tbl>
      <w:tblPr>
        <w:tblW w:w="0" w:type="auto"/>
        <w:tblCellSpacing w:w="15"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1222"/>
        <w:gridCol w:w="9182"/>
      </w:tblGrid>
      <w:tr w:rsidR="00D93C59" w:rsidRPr="00E92E5A" w14:paraId="24D99C23" w14:textId="77777777" w:rsidTr="00122D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6F474A" w14:textId="77777777" w:rsidR="00D93C59" w:rsidRPr="00E92E5A" w:rsidRDefault="00D93C59" w:rsidP="00122D49">
            <w:pPr>
              <w:jc w:val="center"/>
              <w:rPr>
                <w:rFonts w:asciiTheme="majorHAnsi" w:hAnsiTheme="majorHAnsi" w:cstheme="majorHAnsi"/>
                <w:b/>
                <w:bCs/>
                <w:szCs w:val="22"/>
              </w:rPr>
            </w:pPr>
            <w:r w:rsidRPr="00E92E5A">
              <w:rPr>
                <w:rFonts w:asciiTheme="majorHAnsi" w:hAnsiTheme="majorHAnsi" w:cstheme="majorHAnsi"/>
                <w:b/>
                <w:bCs/>
                <w:szCs w:val="22"/>
              </w:rPr>
              <w:t>Độ ưu tiên:</w:t>
            </w:r>
          </w:p>
        </w:tc>
        <w:tc>
          <w:tcPr>
            <w:tcW w:w="0" w:type="auto"/>
            <w:tcBorders>
              <w:top w:val="outset" w:sz="6" w:space="0" w:color="auto"/>
              <w:left w:val="outset" w:sz="6" w:space="0" w:color="auto"/>
              <w:bottom w:val="outset" w:sz="6" w:space="0" w:color="auto"/>
              <w:right w:val="outset" w:sz="6" w:space="0" w:color="auto"/>
            </w:tcBorders>
            <w:vAlign w:val="center"/>
            <w:hideMark/>
          </w:tcPr>
          <w:p w14:paraId="7A0ECCF4" w14:textId="77777777" w:rsidR="00D93C59" w:rsidRPr="00E92E5A" w:rsidRDefault="00D93C59" w:rsidP="00122D49">
            <w:pPr>
              <w:rPr>
                <w:rFonts w:asciiTheme="majorHAnsi" w:hAnsiTheme="majorHAnsi" w:cstheme="majorHAnsi"/>
                <w:szCs w:val="22"/>
              </w:rPr>
            </w:pPr>
            <w:r w:rsidRPr="00E92E5A">
              <w:rPr>
                <w:rFonts w:asciiTheme="majorHAnsi" w:hAnsiTheme="majorHAnsi" w:cstheme="majorHAnsi"/>
                <w:szCs w:val="22"/>
              </w:rPr>
              <w:t>bắt buộc</w:t>
            </w:r>
          </w:p>
        </w:tc>
      </w:tr>
      <w:tr w:rsidR="00D93C59" w:rsidRPr="00E92E5A" w14:paraId="54047E9A" w14:textId="77777777" w:rsidTr="00122D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47A8FB" w14:textId="77777777" w:rsidR="00D93C59" w:rsidRPr="00E92E5A" w:rsidRDefault="00D93C59" w:rsidP="00122D49">
            <w:pPr>
              <w:jc w:val="center"/>
              <w:rPr>
                <w:rFonts w:asciiTheme="majorHAnsi" w:hAnsiTheme="majorHAnsi" w:cstheme="majorHAnsi"/>
                <w:b/>
                <w:bCs/>
                <w:szCs w:val="22"/>
              </w:rPr>
            </w:pPr>
            <w:r w:rsidRPr="00E92E5A">
              <w:rPr>
                <w:rFonts w:asciiTheme="majorHAnsi" w:hAnsiTheme="majorHAnsi" w:cstheme="majorHAnsi"/>
                <w:b/>
                <w:bCs/>
                <w:szCs w:val="22"/>
              </w:rPr>
              <w:t>Thời gian thực hiện</w:t>
            </w:r>
          </w:p>
        </w:tc>
        <w:tc>
          <w:tcPr>
            <w:tcW w:w="0" w:type="auto"/>
            <w:tcBorders>
              <w:top w:val="outset" w:sz="6" w:space="0" w:color="auto"/>
              <w:left w:val="outset" w:sz="6" w:space="0" w:color="auto"/>
              <w:bottom w:val="outset" w:sz="6" w:space="0" w:color="auto"/>
              <w:right w:val="outset" w:sz="6" w:space="0" w:color="auto"/>
            </w:tcBorders>
            <w:vAlign w:val="center"/>
            <w:hideMark/>
          </w:tcPr>
          <w:p w14:paraId="172A7CDA" w14:textId="77777777" w:rsidR="00D93C59" w:rsidRPr="00E92E5A" w:rsidRDefault="00D93C59" w:rsidP="00122D49">
            <w:pPr>
              <w:rPr>
                <w:rFonts w:asciiTheme="majorHAnsi" w:hAnsiTheme="majorHAnsi" w:cstheme="majorHAnsi"/>
                <w:szCs w:val="22"/>
              </w:rPr>
            </w:pPr>
            <w:r w:rsidRPr="00E92E5A">
              <w:rPr>
                <w:rFonts w:asciiTheme="majorHAnsi" w:hAnsiTheme="majorHAnsi" w:cstheme="majorHAnsi"/>
                <w:szCs w:val="22"/>
              </w:rPr>
              <w:t>Vài ngày</w:t>
            </w:r>
          </w:p>
        </w:tc>
      </w:tr>
      <w:tr w:rsidR="00D93C59" w:rsidRPr="00E92E5A" w14:paraId="56A906E5" w14:textId="77777777" w:rsidTr="00122D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79B7C1" w14:textId="77777777" w:rsidR="00D93C59" w:rsidRPr="00E92E5A" w:rsidRDefault="00D93C59" w:rsidP="00122D49">
            <w:pPr>
              <w:jc w:val="center"/>
              <w:rPr>
                <w:rFonts w:asciiTheme="majorHAnsi" w:hAnsiTheme="majorHAnsi" w:cstheme="majorHAnsi"/>
                <w:b/>
                <w:bCs/>
                <w:szCs w:val="22"/>
              </w:rPr>
            </w:pPr>
            <w:r w:rsidRPr="00E92E5A">
              <w:rPr>
                <w:rFonts w:asciiTheme="majorHAnsi" w:hAnsiTheme="majorHAnsi" w:cstheme="majorHAnsi"/>
                <w:b/>
                <w:bCs/>
                <w:szCs w:val="22"/>
              </w:rPr>
              <w:t>Rủi ro</w:t>
            </w:r>
          </w:p>
        </w:tc>
        <w:tc>
          <w:tcPr>
            <w:tcW w:w="0" w:type="auto"/>
            <w:tcBorders>
              <w:top w:val="outset" w:sz="6" w:space="0" w:color="auto"/>
              <w:left w:val="outset" w:sz="6" w:space="0" w:color="auto"/>
              <w:bottom w:val="outset" w:sz="6" w:space="0" w:color="auto"/>
              <w:right w:val="outset" w:sz="6" w:space="0" w:color="auto"/>
            </w:tcBorders>
            <w:vAlign w:val="center"/>
            <w:hideMark/>
          </w:tcPr>
          <w:p w14:paraId="178B50D7" w14:textId="77777777" w:rsidR="00D93C59" w:rsidRPr="00E92E5A" w:rsidRDefault="00D93C59" w:rsidP="00122D49">
            <w:pPr>
              <w:rPr>
                <w:rFonts w:asciiTheme="majorHAnsi" w:hAnsiTheme="majorHAnsi" w:cstheme="majorHAnsi"/>
                <w:szCs w:val="22"/>
              </w:rPr>
            </w:pPr>
          </w:p>
        </w:tc>
      </w:tr>
      <w:tr w:rsidR="00D93C59" w:rsidRPr="00E92E5A" w14:paraId="55D8DC21" w14:textId="77777777" w:rsidTr="00122D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7A6146" w14:textId="77777777" w:rsidR="00D93C59" w:rsidRPr="00E92E5A" w:rsidRDefault="00D93C59" w:rsidP="00122D49">
            <w:pPr>
              <w:jc w:val="center"/>
              <w:rPr>
                <w:rFonts w:asciiTheme="majorHAnsi" w:hAnsiTheme="majorHAnsi" w:cstheme="majorHAnsi"/>
                <w:b/>
                <w:bCs/>
                <w:szCs w:val="22"/>
              </w:rPr>
            </w:pPr>
            <w:r w:rsidRPr="00E92E5A">
              <w:rPr>
                <w:rFonts w:asciiTheme="majorHAnsi" w:hAnsiTheme="majorHAnsi" w:cstheme="majorHAnsi"/>
                <w:b/>
                <w:bCs/>
                <w:szCs w:val="22"/>
              </w:rPr>
              <w:t>Thuộc nhóm hàm:</w:t>
            </w:r>
          </w:p>
        </w:tc>
        <w:tc>
          <w:tcPr>
            <w:tcW w:w="0" w:type="auto"/>
            <w:tcBorders>
              <w:top w:val="outset" w:sz="6" w:space="0" w:color="auto"/>
              <w:left w:val="outset" w:sz="6" w:space="0" w:color="auto"/>
              <w:bottom w:val="outset" w:sz="6" w:space="0" w:color="auto"/>
              <w:right w:val="outset" w:sz="6" w:space="0" w:color="auto"/>
            </w:tcBorders>
            <w:vAlign w:val="center"/>
            <w:hideMark/>
          </w:tcPr>
          <w:p w14:paraId="4AF28B5A" w14:textId="77777777" w:rsidR="00D93C59" w:rsidRPr="00E92E5A" w:rsidRDefault="00D93C59" w:rsidP="00122D49">
            <w:pPr>
              <w:rPr>
                <w:rFonts w:asciiTheme="majorHAnsi" w:hAnsiTheme="majorHAnsi" w:cstheme="majorHAnsi"/>
                <w:color w:val="FF0000"/>
                <w:szCs w:val="22"/>
              </w:rPr>
            </w:pPr>
            <w:r w:rsidRPr="00E92E5A">
              <w:rPr>
                <w:rFonts w:asciiTheme="majorHAnsi" w:hAnsiTheme="majorHAnsi" w:cstheme="majorHAnsi"/>
                <w:color w:val="000000"/>
                <w:szCs w:val="22"/>
              </w:rPr>
              <w:t>Chức năng học tập</w:t>
            </w:r>
          </w:p>
        </w:tc>
      </w:tr>
      <w:tr w:rsidR="00D93C59" w:rsidRPr="00E92E5A" w14:paraId="78630131" w14:textId="77777777" w:rsidTr="00122D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B81AF0F" w14:textId="77777777" w:rsidR="00D93C59" w:rsidRPr="00E92E5A" w:rsidRDefault="00D93C59" w:rsidP="00122D49">
            <w:pPr>
              <w:jc w:val="center"/>
              <w:rPr>
                <w:rFonts w:asciiTheme="majorHAnsi" w:hAnsiTheme="majorHAnsi" w:cstheme="majorHAnsi"/>
                <w:b/>
                <w:bCs/>
                <w:szCs w:val="22"/>
              </w:rPr>
            </w:pPr>
            <w:r w:rsidRPr="00E92E5A">
              <w:rPr>
                <w:rFonts w:asciiTheme="majorHAnsi" w:hAnsiTheme="majorHAnsi" w:cstheme="majorHAnsi"/>
                <w:b/>
                <w:bCs/>
                <w:szCs w:val="22"/>
              </w:rPr>
              <w:t>Use case(s):</w:t>
            </w:r>
          </w:p>
        </w:tc>
        <w:tc>
          <w:tcPr>
            <w:tcW w:w="0" w:type="auto"/>
            <w:tcBorders>
              <w:top w:val="outset" w:sz="6" w:space="0" w:color="auto"/>
              <w:left w:val="outset" w:sz="6" w:space="0" w:color="auto"/>
              <w:bottom w:val="outset" w:sz="6" w:space="0" w:color="auto"/>
              <w:right w:val="outset" w:sz="6" w:space="0" w:color="auto"/>
            </w:tcBorders>
            <w:vAlign w:val="center"/>
            <w:hideMark/>
          </w:tcPr>
          <w:p w14:paraId="3925C0D2" w14:textId="77777777" w:rsidR="00D93C59" w:rsidRPr="00E92E5A" w:rsidRDefault="00D93C59" w:rsidP="00122D49">
            <w:pPr>
              <w:rPr>
                <w:rFonts w:asciiTheme="majorHAnsi" w:hAnsiTheme="majorHAnsi" w:cstheme="majorHAnsi"/>
                <w:szCs w:val="22"/>
              </w:rPr>
            </w:pPr>
          </w:p>
        </w:tc>
      </w:tr>
      <w:tr w:rsidR="00D93C59" w:rsidRPr="009C50BA" w14:paraId="7B0DFA8F" w14:textId="77777777" w:rsidTr="00122D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31AAE4" w14:textId="77777777" w:rsidR="00D93C59" w:rsidRPr="00E92E5A" w:rsidRDefault="00D93C59" w:rsidP="00122D49">
            <w:pPr>
              <w:jc w:val="center"/>
              <w:rPr>
                <w:rFonts w:asciiTheme="majorHAnsi" w:hAnsiTheme="majorHAnsi" w:cstheme="majorHAnsi"/>
                <w:b/>
                <w:bCs/>
                <w:szCs w:val="22"/>
              </w:rPr>
            </w:pPr>
            <w:r w:rsidRPr="00E92E5A">
              <w:rPr>
                <w:rFonts w:asciiTheme="majorHAnsi" w:hAnsiTheme="majorHAnsi" w:cstheme="majorHAnsi"/>
                <w:b/>
                <w:bCs/>
                <w:szCs w:val="22"/>
              </w:rPr>
              <w:t>Mô tả:</w:t>
            </w:r>
          </w:p>
        </w:tc>
        <w:tc>
          <w:tcPr>
            <w:tcW w:w="0" w:type="auto"/>
            <w:tcBorders>
              <w:top w:val="outset" w:sz="6" w:space="0" w:color="auto"/>
              <w:left w:val="outset" w:sz="6" w:space="0" w:color="auto"/>
              <w:bottom w:val="outset" w:sz="6" w:space="0" w:color="auto"/>
              <w:right w:val="outset" w:sz="6" w:space="0" w:color="auto"/>
            </w:tcBorders>
            <w:vAlign w:val="center"/>
            <w:hideMark/>
          </w:tcPr>
          <w:p w14:paraId="5175AA7E" w14:textId="77777777" w:rsidR="00D93C59" w:rsidRPr="00E92E5A" w:rsidRDefault="00D93C59" w:rsidP="00122D49">
            <w:pPr>
              <w:spacing w:before="100" w:beforeAutospacing="1" w:after="100" w:afterAutospacing="1"/>
              <w:jc w:val="both"/>
              <w:rPr>
                <w:rFonts w:asciiTheme="majorHAnsi" w:hAnsiTheme="majorHAnsi" w:cstheme="majorHAnsi"/>
                <w:szCs w:val="22"/>
              </w:rPr>
            </w:pPr>
            <w:r w:rsidRPr="00E92E5A">
              <w:rPr>
                <w:rFonts w:asciiTheme="majorHAnsi" w:hAnsiTheme="majorHAnsi" w:cstheme="majorHAnsi"/>
                <w:szCs w:val="22"/>
              </w:rPr>
              <w:t xml:space="preserve">Vào phần </w:t>
            </w:r>
            <w:del w:id="454" w:author="TNT" w:date="2010-05-18T21:03:00Z">
              <w:r w:rsidRPr="00E92E5A" w:rsidDel="007C22CB">
                <w:rPr>
                  <w:rFonts w:asciiTheme="majorHAnsi" w:hAnsiTheme="majorHAnsi" w:cstheme="majorHAnsi"/>
                  <w:szCs w:val="22"/>
                </w:rPr>
                <w:delText>(tab) chọn bài học,</w:delText>
              </w:r>
            </w:del>
            <w:ins w:id="455" w:author="TNT" w:date="2010-05-18T21:03:00Z">
              <w:r w:rsidR="007C22CB">
                <w:rPr>
                  <w:rFonts w:asciiTheme="majorHAnsi" w:hAnsiTheme="majorHAnsi" w:cstheme="majorHAnsi"/>
                  <w:szCs w:val="22"/>
                </w:rPr>
                <w:t>đại số hoặc hình học, có chỗ</w:t>
              </w:r>
            </w:ins>
            <w:r w:rsidRPr="00E92E5A">
              <w:rPr>
                <w:rFonts w:asciiTheme="majorHAnsi" w:hAnsiTheme="majorHAnsi" w:cstheme="majorHAnsi"/>
                <w:szCs w:val="22"/>
              </w:rPr>
              <w:t xml:space="preserve"> liệt kê danh sách cá</w:t>
            </w:r>
            <w:r>
              <w:rPr>
                <w:rFonts w:asciiTheme="majorHAnsi" w:hAnsiTheme="majorHAnsi" w:cstheme="majorHAnsi"/>
                <w:szCs w:val="22"/>
              </w:rPr>
              <w:t>c</w:t>
            </w:r>
            <w:r w:rsidRPr="00E92E5A">
              <w:rPr>
                <w:rFonts w:asciiTheme="majorHAnsi" w:hAnsiTheme="majorHAnsi" w:cstheme="majorHAnsi"/>
                <w:szCs w:val="22"/>
              </w:rPr>
              <w:t xml:space="preserve"> </w:t>
            </w:r>
            <w:del w:id="456" w:author="TNT" w:date="2010-05-18T21:04:00Z">
              <w:r w:rsidRPr="00E92E5A" w:rsidDel="007C22CB">
                <w:rPr>
                  <w:rFonts w:asciiTheme="majorHAnsi" w:hAnsiTheme="majorHAnsi" w:cstheme="majorHAnsi"/>
                  <w:szCs w:val="22"/>
                </w:rPr>
                <w:delText>bài học (</w:delText>
              </w:r>
              <w:r w:rsidDel="007C22CB">
                <w:rPr>
                  <w:rFonts w:asciiTheme="majorHAnsi" w:hAnsiTheme="majorHAnsi" w:cstheme="majorHAnsi"/>
                  <w:szCs w:val="22"/>
                </w:rPr>
                <w:delText xml:space="preserve"> Tile chỉ gồm cái icon bự với chữ, không có thumbnail, với lại một bài học dài lắm … hiển thị thumbnail không hiệu quả, mà trong cùng một mục thì chỉ toàn các bài tập cùng loại nên cũng không cần icon để phân </w:delText>
              </w:r>
              <w:r w:rsidDel="007C22CB">
                <w:rPr>
                  <w:rFonts w:asciiTheme="majorHAnsi" w:hAnsiTheme="majorHAnsi" w:cstheme="majorHAnsi"/>
                  <w:szCs w:val="22"/>
                </w:rPr>
                <w:lastRenderedPageBreak/>
                <w:delText>biệt, hình để cho nó đẹp, vì t thấy các chương trình trước mỗi bài đều có 1 tấm hình nho nhỏ</w:delText>
              </w:r>
              <w:r w:rsidRPr="00E92E5A" w:rsidDel="007C22CB">
                <w:rPr>
                  <w:rFonts w:asciiTheme="majorHAnsi" w:hAnsiTheme="majorHAnsi" w:cstheme="majorHAnsi"/>
                  <w:szCs w:val="22"/>
                </w:rPr>
                <w:delText>), bao gồm 2 phần chính, là đại số và hình học, trong m</w:delText>
              </w:r>
              <w:r w:rsidDel="007C22CB">
                <w:rPr>
                  <w:rFonts w:asciiTheme="majorHAnsi" w:hAnsiTheme="majorHAnsi" w:cstheme="majorHAnsi"/>
                  <w:szCs w:val="22"/>
                </w:rPr>
                <w:delText>ỗ</w:delText>
              </w:r>
              <w:r w:rsidRPr="00E92E5A" w:rsidDel="007C22CB">
                <w:rPr>
                  <w:rFonts w:asciiTheme="majorHAnsi" w:hAnsiTheme="majorHAnsi" w:cstheme="majorHAnsi"/>
                  <w:szCs w:val="22"/>
                </w:rPr>
                <w:delText xml:space="preserve">i phần chính đó có các phần nhỏ hơn, là các </w:delText>
              </w:r>
            </w:del>
            <w:r w:rsidRPr="00E92E5A">
              <w:rPr>
                <w:rFonts w:asciiTheme="majorHAnsi" w:hAnsiTheme="majorHAnsi" w:cstheme="majorHAnsi"/>
                <w:szCs w:val="22"/>
              </w:rPr>
              <w:t>chương trong SGK, nhỏ hơn là các bài học.</w:t>
            </w:r>
          </w:p>
          <w:p w14:paraId="2A1A906C" w14:textId="77777777" w:rsidR="00D93C59" w:rsidRPr="00E92E5A" w:rsidDel="007C22CB" w:rsidRDefault="00D93C59" w:rsidP="007C22CB">
            <w:pPr>
              <w:spacing w:before="100" w:beforeAutospacing="1" w:after="100" w:afterAutospacing="1"/>
              <w:jc w:val="both"/>
              <w:rPr>
                <w:del w:id="457" w:author="TNT" w:date="2010-05-18T21:05:00Z"/>
                <w:rFonts w:asciiTheme="majorHAnsi" w:hAnsiTheme="majorHAnsi" w:cstheme="majorHAnsi"/>
                <w:szCs w:val="22"/>
              </w:rPr>
            </w:pPr>
            <w:r w:rsidRPr="00E92E5A">
              <w:rPr>
                <w:rFonts w:asciiTheme="majorHAnsi" w:hAnsiTheme="majorHAnsi" w:cstheme="majorHAnsi"/>
                <w:szCs w:val="22"/>
              </w:rPr>
              <w:t xml:space="preserve">Click vào từng phần sẽ </w:t>
            </w:r>
            <w:del w:id="458" w:author="TNT" w:date="2010-05-18T21:05:00Z">
              <w:r w:rsidRPr="00E92E5A" w:rsidDel="007C22CB">
                <w:rPr>
                  <w:rFonts w:asciiTheme="majorHAnsi" w:hAnsiTheme="majorHAnsi" w:cstheme="majorHAnsi"/>
                  <w:szCs w:val="22"/>
                </w:rPr>
                <w:delText xml:space="preserve">hiện </w:delText>
              </w:r>
            </w:del>
            <w:ins w:id="459" w:author="TNT" w:date="2010-05-18T21:05:00Z">
              <w:r w:rsidR="007C22CB" w:rsidRPr="00E92E5A">
                <w:rPr>
                  <w:rFonts w:asciiTheme="majorHAnsi" w:hAnsiTheme="majorHAnsi" w:cstheme="majorHAnsi"/>
                  <w:szCs w:val="22"/>
                </w:rPr>
                <w:t>hi</w:t>
              </w:r>
              <w:r w:rsidR="007C22CB">
                <w:rPr>
                  <w:rFonts w:asciiTheme="majorHAnsi" w:hAnsiTheme="majorHAnsi" w:cstheme="majorHAnsi"/>
                  <w:szCs w:val="22"/>
                </w:rPr>
                <w:t>ể</w:t>
              </w:r>
              <w:r w:rsidR="007C22CB" w:rsidRPr="00E92E5A">
                <w:rPr>
                  <w:rFonts w:asciiTheme="majorHAnsi" w:hAnsiTheme="majorHAnsi" w:cstheme="majorHAnsi"/>
                  <w:szCs w:val="22"/>
                </w:rPr>
                <w:t xml:space="preserve">n </w:t>
              </w:r>
            </w:ins>
            <w:r w:rsidRPr="00E92E5A">
              <w:rPr>
                <w:rFonts w:asciiTheme="majorHAnsi" w:hAnsiTheme="majorHAnsi" w:cstheme="majorHAnsi"/>
                <w:szCs w:val="22"/>
              </w:rPr>
              <w:t xml:space="preserve">thị </w:t>
            </w:r>
            <w:del w:id="460" w:author="TNT" w:date="2010-05-18T21:05:00Z">
              <w:r w:rsidRPr="00E92E5A" w:rsidDel="007C22CB">
                <w:rPr>
                  <w:rFonts w:asciiTheme="majorHAnsi" w:hAnsiTheme="majorHAnsi" w:cstheme="majorHAnsi"/>
                  <w:szCs w:val="22"/>
                </w:rPr>
                <w:delText>các thành phần con</w:delText>
              </w:r>
            </w:del>
            <w:ins w:id="461" w:author="TNT" w:date="2010-05-18T21:05:00Z">
              <w:r w:rsidR="007C22CB">
                <w:rPr>
                  <w:rFonts w:asciiTheme="majorHAnsi" w:hAnsiTheme="majorHAnsi" w:cstheme="majorHAnsi"/>
                  <w:szCs w:val="22"/>
                </w:rPr>
                <w:t>phần bài học và bài tập</w:t>
              </w:r>
            </w:ins>
            <w:r w:rsidRPr="00E92E5A">
              <w:rPr>
                <w:rFonts w:asciiTheme="majorHAnsi" w:hAnsiTheme="majorHAnsi" w:cstheme="majorHAnsi"/>
                <w:szCs w:val="22"/>
              </w:rPr>
              <w:t xml:space="preserve"> của nó</w:t>
            </w:r>
            <w:r>
              <w:rPr>
                <w:rFonts w:asciiTheme="majorHAnsi" w:hAnsiTheme="majorHAnsi" w:cstheme="majorHAnsi"/>
                <w:szCs w:val="22"/>
              </w:rPr>
              <w:t xml:space="preserve"> </w:t>
            </w:r>
            <w:del w:id="462" w:author="TNT" w:date="2010-05-18T21:05:00Z">
              <w:r w:rsidRPr="00E92E5A" w:rsidDel="007C22CB">
                <w:rPr>
                  <w:rFonts w:asciiTheme="majorHAnsi" w:hAnsiTheme="majorHAnsi" w:cstheme="majorHAnsi"/>
                  <w:szCs w:val="22"/>
                </w:rPr>
                <w:delText>Một số nút/ chức năng con như:</w:delText>
              </w:r>
            </w:del>
          </w:p>
          <w:p w14:paraId="5823413F" w14:textId="77777777" w:rsidR="00D93C59" w:rsidRPr="00E92E5A" w:rsidDel="007C22CB" w:rsidRDefault="00D93C59" w:rsidP="007C22CB">
            <w:pPr>
              <w:spacing w:before="100" w:beforeAutospacing="1" w:after="100" w:afterAutospacing="1"/>
              <w:jc w:val="both"/>
              <w:rPr>
                <w:del w:id="463" w:author="TNT" w:date="2010-05-18T21:05:00Z"/>
                <w:rFonts w:asciiTheme="majorHAnsi" w:hAnsiTheme="majorHAnsi" w:cstheme="majorHAnsi"/>
              </w:rPr>
              <w:pPrChange w:id="464" w:author="TNT" w:date="2010-05-18T21:05:00Z">
                <w:pPr>
                  <w:pStyle w:val="ListParagraph"/>
                  <w:numPr>
                    <w:numId w:val="13"/>
                  </w:numPr>
                  <w:spacing w:before="100" w:beforeAutospacing="1" w:after="100" w:afterAutospacing="1"/>
                  <w:ind w:hanging="360"/>
                  <w:jc w:val="both"/>
                </w:pPr>
              </w:pPrChange>
            </w:pPr>
            <w:del w:id="465" w:author="TNT" w:date="2010-05-18T21:05:00Z">
              <w:r w:rsidRPr="00E92E5A" w:rsidDel="007C22CB">
                <w:rPr>
                  <w:rFonts w:asciiTheme="majorHAnsi" w:hAnsiTheme="majorHAnsi" w:cstheme="majorHAnsi"/>
                </w:rPr>
                <w:delText>Quay l nút/ chức năng con như:ác bài học.ác</w:delText>
              </w:r>
              <w:r w:rsidRPr="00E92E5A" w:rsidDel="007C22CB">
                <w:rPr>
                  <w:rFonts w:asciiTheme="majorHAnsi" w:hAnsiTheme="majorHAnsi" w:cstheme="majorHAnsi"/>
                </w:rPr>
                <w:sym w:font="Wingdings" w:char="F0DF"/>
              </w:r>
              <w:r w:rsidRPr="00E92E5A" w:rsidDel="007C22CB">
                <w:rPr>
                  <w:rFonts w:asciiTheme="majorHAnsi" w:hAnsiTheme="majorHAnsi" w:cstheme="majorHAnsi"/>
                </w:rPr>
                <w:delText>)</w:delText>
              </w:r>
            </w:del>
          </w:p>
          <w:p w14:paraId="5B8AE8B3" w14:textId="77777777" w:rsidR="00D93C59" w:rsidRPr="00E92E5A" w:rsidRDefault="007C22CB" w:rsidP="009200C5">
            <w:pPr>
              <w:pStyle w:val="ListParagraph"/>
              <w:numPr>
                <w:ilvl w:val="0"/>
                <w:numId w:val="13"/>
              </w:numPr>
              <w:spacing w:before="100" w:beforeAutospacing="1" w:after="100" w:afterAutospacing="1"/>
              <w:jc w:val="both"/>
              <w:rPr>
                <w:rFonts w:asciiTheme="majorHAnsi" w:hAnsiTheme="majorHAnsi" w:cstheme="majorHAnsi"/>
              </w:rPr>
            </w:pPr>
            <w:ins w:id="466" w:author="TNT" w:date="2010-05-18T21:05:00Z">
              <w:r>
                <w:rPr>
                  <w:rFonts w:asciiTheme="majorHAnsi" w:hAnsiTheme="majorHAnsi" w:cstheme="majorHAnsi"/>
                  <w:lang w:val="en-US"/>
                </w:rPr>
                <w:t xml:space="preserve">Có </w:t>
              </w:r>
            </w:ins>
            <w:r w:rsidR="00D93C59" w:rsidRPr="0063414A">
              <w:rPr>
                <w:rFonts w:asciiTheme="majorHAnsi" w:hAnsiTheme="majorHAnsi" w:cstheme="majorHAnsi"/>
              </w:rPr>
              <w:t>ComboBox : để chọn xem hiển thị những bài nào : Tất cả, Đã học, Chưa học</w:t>
            </w:r>
          </w:p>
        </w:tc>
      </w:tr>
      <w:tr w:rsidR="00D93C59" w:rsidRPr="009C50BA" w14:paraId="5A624358" w14:textId="77777777" w:rsidTr="00122D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52307D" w14:textId="77777777" w:rsidR="00D93C59" w:rsidRPr="0063414A" w:rsidRDefault="00D93C59" w:rsidP="00122D49">
            <w:pPr>
              <w:jc w:val="center"/>
              <w:rPr>
                <w:rFonts w:asciiTheme="majorHAnsi" w:hAnsiTheme="majorHAnsi" w:cstheme="majorHAnsi"/>
                <w:b/>
                <w:bCs/>
                <w:szCs w:val="22"/>
                <w:lang w:val="vi-VN"/>
              </w:rPr>
            </w:pPr>
            <w:r w:rsidRPr="0063414A">
              <w:rPr>
                <w:rFonts w:asciiTheme="majorHAnsi" w:hAnsiTheme="majorHAnsi" w:cstheme="majorHAnsi"/>
                <w:b/>
                <w:bCs/>
                <w:szCs w:val="22"/>
                <w:lang w:val="vi-VN"/>
              </w:rPr>
              <w:lastRenderedPageBreak/>
              <w:t>Ghi chú và các câu hỏi</w:t>
            </w:r>
          </w:p>
        </w:tc>
        <w:tc>
          <w:tcPr>
            <w:tcW w:w="0" w:type="auto"/>
            <w:tcBorders>
              <w:top w:val="outset" w:sz="6" w:space="0" w:color="auto"/>
              <w:left w:val="outset" w:sz="6" w:space="0" w:color="auto"/>
              <w:bottom w:val="outset" w:sz="6" w:space="0" w:color="auto"/>
              <w:right w:val="outset" w:sz="6" w:space="0" w:color="auto"/>
            </w:tcBorders>
            <w:vAlign w:val="center"/>
            <w:hideMark/>
          </w:tcPr>
          <w:p w14:paraId="061B24DF" w14:textId="77777777" w:rsidR="00D93C59" w:rsidRPr="0063414A" w:rsidRDefault="00D93C59" w:rsidP="00122D49">
            <w:pPr>
              <w:spacing w:before="100" w:beforeAutospacing="1" w:after="100" w:afterAutospacing="1"/>
              <w:rPr>
                <w:rFonts w:asciiTheme="majorHAnsi" w:hAnsiTheme="majorHAnsi" w:cstheme="majorHAnsi"/>
                <w:szCs w:val="22"/>
                <w:lang w:val="vi-VN"/>
              </w:rPr>
            </w:pPr>
          </w:p>
        </w:tc>
      </w:tr>
    </w:tbl>
    <w:p w14:paraId="06BE79FD" w14:textId="77777777" w:rsidR="00D93C59" w:rsidRPr="00146594" w:rsidRDefault="00D93C59" w:rsidP="00D93C59">
      <w:pPr>
        <w:pStyle w:val="Heading4"/>
      </w:pPr>
      <w:del w:id="467" w:author="TNT" w:date="2010-05-18T21:06:00Z">
        <w:r w:rsidRPr="00146594" w:rsidDel="007C22CB">
          <w:rPr>
            <w:rFonts w:eastAsia="Times New Roman"/>
          </w:rPr>
          <w:delText>F-</w:delText>
        </w:r>
        <w:r w:rsidRPr="00146594" w:rsidDel="007C22CB">
          <w:delText>10</w:delText>
        </w:r>
        <w:r w:rsidDel="007C22CB">
          <w:delText>5</w:delText>
        </w:r>
        <w:r w:rsidRPr="00146594" w:rsidDel="007C22CB">
          <w:delText>: chọn bài tập</w:delText>
        </w:r>
      </w:del>
    </w:p>
    <w:tbl>
      <w:tblPr>
        <w:tblW w:w="0" w:type="auto"/>
        <w:tblCellSpacing w:w="15"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1216"/>
        <w:gridCol w:w="9188"/>
      </w:tblGrid>
      <w:tr w:rsidR="00D93C59" w:rsidRPr="00E92E5A" w:rsidDel="007C22CB" w14:paraId="064D1BC7" w14:textId="77777777" w:rsidTr="00122D49">
        <w:trPr>
          <w:tblCellSpacing w:w="15" w:type="dxa"/>
          <w:del w:id="468" w:author="TNT" w:date="2010-05-18T21:06:00Z"/>
        </w:trPr>
        <w:tc>
          <w:tcPr>
            <w:tcW w:w="0" w:type="auto"/>
            <w:tcBorders>
              <w:top w:val="outset" w:sz="6" w:space="0" w:color="auto"/>
              <w:left w:val="outset" w:sz="6" w:space="0" w:color="auto"/>
              <w:bottom w:val="outset" w:sz="6" w:space="0" w:color="auto"/>
              <w:right w:val="outset" w:sz="6" w:space="0" w:color="auto"/>
            </w:tcBorders>
            <w:vAlign w:val="center"/>
            <w:hideMark/>
          </w:tcPr>
          <w:p w14:paraId="545A8B6B" w14:textId="77777777" w:rsidR="00D93C59" w:rsidRPr="00E92E5A" w:rsidDel="007C22CB" w:rsidRDefault="00D93C59" w:rsidP="007C22CB">
            <w:pPr>
              <w:rPr>
                <w:del w:id="469" w:author="TNT" w:date="2010-05-18T21:06:00Z"/>
                <w:rFonts w:asciiTheme="majorHAnsi" w:hAnsiTheme="majorHAnsi" w:cstheme="majorHAnsi"/>
                <w:b/>
                <w:bCs/>
                <w:szCs w:val="22"/>
              </w:rPr>
              <w:pPrChange w:id="470" w:author="TNT" w:date="2010-05-18T21:06:00Z">
                <w:pPr>
                  <w:jc w:val="center"/>
                </w:pPr>
              </w:pPrChange>
            </w:pPr>
            <w:del w:id="471" w:author="TNT" w:date="2010-05-18T21:06:00Z">
              <w:r w:rsidRPr="00E92E5A" w:rsidDel="007C22CB">
                <w:rPr>
                  <w:rFonts w:asciiTheme="majorHAnsi" w:hAnsiTheme="majorHAnsi" w:cstheme="majorHAnsi"/>
                  <w:b/>
                  <w:bCs/>
                  <w:szCs w:val="22"/>
                </w:rPr>
                <w:delText>Độ ưu tiên:</w:delText>
              </w:r>
            </w:del>
          </w:p>
        </w:tc>
        <w:tc>
          <w:tcPr>
            <w:tcW w:w="0" w:type="auto"/>
            <w:tcBorders>
              <w:top w:val="outset" w:sz="6" w:space="0" w:color="auto"/>
              <w:left w:val="outset" w:sz="6" w:space="0" w:color="auto"/>
              <w:bottom w:val="outset" w:sz="6" w:space="0" w:color="auto"/>
              <w:right w:val="outset" w:sz="6" w:space="0" w:color="auto"/>
            </w:tcBorders>
            <w:vAlign w:val="center"/>
            <w:hideMark/>
          </w:tcPr>
          <w:p w14:paraId="30A35DAA" w14:textId="77777777" w:rsidR="00D93C59" w:rsidRPr="00E92E5A" w:rsidDel="007C22CB" w:rsidRDefault="00D93C59" w:rsidP="00122D49">
            <w:pPr>
              <w:rPr>
                <w:del w:id="472" w:author="TNT" w:date="2010-05-18T21:06:00Z"/>
                <w:rFonts w:asciiTheme="majorHAnsi" w:hAnsiTheme="majorHAnsi" w:cstheme="majorHAnsi"/>
                <w:szCs w:val="22"/>
              </w:rPr>
            </w:pPr>
            <w:del w:id="473" w:author="TNT" w:date="2010-05-18T21:06:00Z">
              <w:r w:rsidRPr="00E92E5A" w:rsidDel="007C22CB">
                <w:rPr>
                  <w:rFonts w:asciiTheme="majorHAnsi" w:hAnsiTheme="majorHAnsi" w:cstheme="majorHAnsi"/>
                  <w:szCs w:val="22"/>
                </w:rPr>
                <w:delText>bắt buộc</w:delText>
              </w:r>
            </w:del>
          </w:p>
        </w:tc>
      </w:tr>
      <w:tr w:rsidR="00D93C59" w:rsidRPr="00E92E5A" w:rsidDel="007C22CB" w14:paraId="4DD9E05C" w14:textId="77777777" w:rsidTr="00122D49">
        <w:trPr>
          <w:tblCellSpacing w:w="15" w:type="dxa"/>
          <w:del w:id="474" w:author="TNT" w:date="2010-05-18T21:06:00Z"/>
        </w:trPr>
        <w:tc>
          <w:tcPr>
            <w:tcW w:w="0" w:type="auto"/>
            <w:tcBorders>
              <w:top w:val="outset" w:sz="6" w:space="0" w:color="auto"/>
              <w:left w:val="outset" w:sz="6" w:space="0" w:color="auto"/>
              <w:bottom w:val="outset" w:sz="6" w:space="0" w:color="auto"/>
              <w:right w:val="outset" w:sz="6" w:space="0" w:color="auto"/>
            </w:tcBorders>
            <w:vAlign w:val="center"/>
            <w:hideMark/>
          </w:tcPr>
          <w:p w14:paraId="572F4CAD" w14:textId="77777777" w:rsidR="00D93C59" w:rsidRPr="00E92E5A" w:rsidDel="007C22CB" w:rsidRDefault="00D93C59" w:rsidP="00122D49">
            <w:pPr>
              <w:jc w:val="center"/>
              <w:rPr>
                <w:del w:id="475" w:author="TNT" w:date="2010-05-18T21:06:00Z"/>
                <w:rFonts w:asciiTheme="majorHAnsi" w:hAnsiTheme="majorHAnsi" w:cstheme="majorHAnsi"/>
                <w:b/>
                <w:bCs/>
                <w:szCs w:val="22"/>
              </w:rPr>
            </w:pPr>
            <w:del w:id="476" w:author="TNT" w:date="2010-05-18T21:06:00Z">
              <w:r w:rsidRPr="00E92E5A" w:rsidDel="007C22CB">
                <w:rPr>
                  <w:rFonts w:asciiTheme="majorHAnsi" w:hAnsiTheme="majorHAnsi" w:cstheme="majorHAnsi"/>
                  <w:b/>
                  <w:bCs/>
                  <w:szCs w:val="22"/>
                </w:rPr>
                <w:delText>Thời gian thực hiện</w:delText>
              </w:r>
            </w:del>
          </w:p>
        </w:tc>
        <w:tc>
          <w:tcPr>
            <w:tcW w:w="0" w:type="auto"/>
            <w:tcBorders>
              <w:top w:val="outset" w:sz="6" w:space="0" w:color="auto"/>
              <w:left w:val="outset" w:sz="6" w:space="0" w:color="auto"/>
              <w:bottom w:val="outset" w:sz="6" w:space="0" w:color="auto"/>
              <w:right w:val="outset" w:sz="6" w:space="0" w:color="auto"/>
            </w:tcBorders>
            <w:vAlign w:val="center"/>
            <w:hideMark/>
          </w:tcPr>
          <w:p w14:paraId="4C9D6934" w14:textId="77777777" w:rsidR="00D93C59" w:rsidRPr="00E92E5A" w:rsidDel="007C22CB" w:rsidRDefault="00D93C59" w:rsidP="00122D49">
            <w:pPr>
              <w:rPr>
                <w:del w:id="477" w:author="TNT" w:date="2010-05-18T21:06:00Z"/>
                <w:rFonts w:asciiTheme="majorHAnsi" w:hAnsiTheme="majorHAnsi" w:cstheme="majorHAnsi"/>
                <w:szCs w:val="22"/>
              </w:rPr>
            </w:pPr>
            <w:del w:id="478" w:author="TNT" w:date="2010-05-18T21:06:00Z">
              <w:r w:rsidRPr="00E92E5A" w:rsidDel="007C22CB">
                <w:rPr>
                  <w:rFonts w:asciiTheme="majorHAnsi" w:hAnsiTheme="majorHAnsi" w:cstheme="majorHAnsi"/>
                  <w:szCs w:val="22"/>
                </w:rPr>
                <w:delText>Vài ngày</w:delText>
              </w:r>
            </w:del>
          </w:p>
        </w:tc>
      </w:tr>
      <w:tr w:rsidR="00D93C59" w:rsidRPr="00E92E5A" w:rsidDel="007C22CB" w14:paraId="6E2FE17C" w14:textId="77777777" w:rsidTr="00122D49">
        <w:trPr>
          <w:tblCellSpacing w:w="15" w:type="dxa"/>
          <w:del w:id="479" w:author="TNT" w:date="2010-05-18T21:06:00Z"/>
        </w:trPr>
        <w:tc>
          <w:tcPr>
            <w:tcW w:w="0" w:type="auto"/>
            <w:tcBorders>
              <w:top w:val="outset" w:sz="6" w:space="0" w:color="auto"/>
              <w:left w:val="outset" w:sz="6" w:space="0" w:color="auto"/>
              <w:bottom w:val="outset" w:sz="6" w:space="0" w:color="auto"/>
              <w:right w:val="outset" w:sz="6" w:space="0" w:color="auto"/>
            </w:tcBorders>
            <w:vAlign w:val="center"/>
            <w:hideMark/>
          </w:tcPr>
          <w:p w14:paraId="3A80F58D" w14:textId="77777777" w:rsidR="00D93C59" w:rsidRPr="00E92E5A" w:rsidDel="007C22CB" w:rsidRDefault="00D93C59" w:rsidP="00122D49">
            <w:pPr>
              <w:jc w:val="center"/>
              <w:rPr>
                <w:del w:id="480" w:author="TNT" w:date="2010-05-18T21:06:00Z"/>
                <w:rFonts w:asciiTheme="majorHAnsi" w:hAnsiTheme="majorHAnsi" w:cstheme="majorHAnsi"/>
                <w:b/>
                <w:bCs/>
                <w:szCs w:val="22"/>
              </w:rPr>
            </w:pPr>
            <w:del w:id="481" w:author="TNT" w:date="2010-05-18T21:06:00Z">
              <w:r w:rsidRPr="00E92E5A" w:rsidDel="007C22CB">
                <w:rPr>
                  <w:rFonts w:asciiTheme="majorHAnsi" w:hAnsiTheme="majorHAnsi" w:cstheme="majorHAnsi"/>
                  <w:b/>
                  <w:bCs/>
                  <w:szCs w:val="22"/>
                </w:rPr>
                <w:delText>Rủi ro</w:delText>
              </w:r>
            </w:del>
          </w:p>
        </w:tc>
        <w:tc>
          <w:tcPr>
            <w:tcW w:w="0" w:type="auto"/>
            <w:tcBorders>
              <w:top w:val="outset" w:sz="6" w:space="0" w:color="auto"/>
              <w:left w:val="outset" w:sz="6" w:space="0" w:color="auto"/>
              <w:bottom w:val="outset" w:sz="6" w:space="0" w:color="auto"/>
              <w:right w:val="outset" w:sz="6" w:space="0" w:color="auto"/>
            </w:tcBorders>
            <w:vAlign w:val="center"/>
            <w:hideMark/>
          </w:tcPr>
          <w:p w14:paraId="0058EAAF" w14:textId="77777777" w:rsidR="00D93C59" w:rsidRPr="00E92E5A" w:rsidDel="007C22CB" w:rsidRDefault="00D93C59" w:rsidP="00122D49">
            <w:pPr>
              <w:rPr>
                <w:del w:id="482" w:author="TNT" w:date="2010-05-18T21:06:00Z"/>
                <w:rFonts w:asciiTheme="majorHAnsi" w:hAnsiTheme="majorHAnsi" w:cstheme="majorHAnsi"/>
                <w:szCs w:val="22"/>
              </w:rPr>
            </w:pPr>
          </w:p>
        </w:tc>
      </w:tr>
      <w:tr w:rsidR="00D93C59" w:rsidRPr="00E92E5A" w:rsidDel="007C22CB" w14:paraId="40C66174" w14:textId="77777777" w:rsidTr="00122D49">
        <w:trPr>
          <w:tblCellSpacing w:w="15" w:type="dxa"/>
          <w:del w:id="483" w:author="TNT" w:date="2010-05-18T21:06:00Z"/>
        </w:trPr>
        <w:tc>
          <w:tcPr>
            <w:tcW w:w="0" w:type="auto"/>
            <w:tcBorders>
              <w:top w:val="outset" w:sz="6" w:space="0" w:color="auto"/>
              <w:left w:val="outset" w:sz="6" w:space="0" w:color="auto"/>
              <w:bottom w:val="outset" w:sz="6" w:space="0" w:color="auto"/>
              <w:right w:val="outset" w:sz="6" w:space="0" w:color="auto"/>
            </w:tcBorders>
            <w:vAlign w:val="center"/>
            <w:hideMark/>
          </w:tcPr>
          <w:p w14:paraId="3DEA4ECE" w14:textId="77777777" w:rsidR="00D93C59" w:rsidRPr="00E92E5A" w:rsidDel="007C22CB" w:rsidRDefault="00D93C59" w:rsidP="00122D49">
            <w:pPr>
              <w:jc w:val="center"/>
              <w:rPr>
                <w:del w:id="484" w:author="TNT" w:date="2010-05-18T21:06:00Z"/>
                <w:rFonts w:asciiTheme="majorHAnsi" w:hAnsiTheme="majorHAnsi" w:cstheme="majorHAnsi"/>
                <w:b/>
                <w:bCs/>
                <w:szCs w:val="22"/>
              </w:rPr>
            </w:pPr>
            <w:del w:id="485" w:author="TNT" w:date="2010-05-18T21:06:00Z">
              <w:r w:rsidRPr="00E92E5A" w:rsidDel="007C22CB">
                <w:rPr>
                  <w:rFonts w:asciiTheme="majorHAnsi" w:hAnsiTheme="majorHAnsi" w:cstheme="majorHAnsi"/>
                  <w:b/>
                  <w:bCs/>
                  <w:szCs w:val="22"/>
                </w:rPr>
                <w:delText>Thuộc nhóm hàm:</w:delText>
              </w:r>
            </w:del>
          </w:p>
        </w:tc>
        <w:tc>
          <w:tcPr>
            <w:tcW w:w="0" w:type="auto"/>
            <w:tcBorders>
              <w:top w:val="outset" w:sz="6" w:space="0" w:color="auto"/>
              <w:left w:val="outset" w:sz="6" w:space="0" w:color="auto"/>
              <w:bottom w:val="outset" w:sz="6" w:space="0" w:color="auto"/>
              <w:right w:val="outset" w:sz="6" w:space="0" w:color="auto"/>
            </w:tcBorders>
            <w:vAlign w:val="center"/>
            <w:hideMark/>
          </w:tcPr>
          <w:p w14:paraId="60DE072E" w14:textId="77777777" w:rsidR="00D93C59" w:rsidRPr="00E92E5A" w:rsidDel="007C22CB" w:rsidRDefault="00D93C59" w:rsidP="00122D49">
            <w:pPr>
              <w:rPr>
                <w:del w:id="486" w:author="TNT" w:date="2010-05-18T21:06:00Z"/>
                <w:rFonts w:asciiTheme="majorHAnsi" w:hAnsiTheme="majorHAnsi" w:cstheme="majorHAnsi"/>
                <w:color w:val="FF0000"/>
                <w:szCs w:val="22"/>
              </w:rPr>
            </w:pPr>
            <w:del w:id="487" w:author="TNT" w:date="2010-05-18T21:06:00Z">
              <w:r w:rsidRPr="00E92E5A" w:rsidDel="007C22CB">
                <w:rPr>
                  <w:rFonts w:asciiTheme="majorHAnsi" w:hAnsiTheme="majorHAnsi" w:cstheme="majorHAnsi"/>
                  <w:color w:val="000000"/>
                  <w:szCs w:val="22"/>
                </w:rPr>
                <w:delText>Chức năng học tập</w:delText>
              </w:r>
            </w:del>
          </w:p>
        </w:tc>
      </w:tr>
      <w:tr w:rsidR="00D93C59" w:rsidRPr="00E92E5A" w:rsidDel="007C22CB" w14:paraId="5AD1C409" w14:textId="77777777" w:rsidTr="00122D49">
        <w:trPr>
          <w:tblCellSpacing w:w="15" w:type="dxa"/>
          <w:del w:id="488" w:author="TNT" w:date="2010-05-18T21:06:00Z"/>
        </w:trPr>
        <w:tc>
          <w:tcPr>
            <w:tcW w:w="0" w:type="auto"/>
            <w:tcBorders>
              <w:top w:val="outset" w:sz="6" w:space="0" w:color="auto"/>
              <w:left w:val="outset" w:sz="6" w:space="0" w:color="auto"/>
              <w:bottom w:val="outset" w:sz="6" w:space="0" w:color="auto"/>
              <w:right w:val="outset" w:sz="6" w:space="0" w:color="auto"/>
            </w:tcBorders>
            <w:vAlign w:val="center"/>
            <w:hideMark/>
          </w:tcPr>
          <w:p w14:paraId="15956EA4" w14:textId="77777777" w:rsidR="00D93C59" w:rsidRPr="00E92E5A" w:rsidDel="007C22CB" w:rsidRDefault="00D93C59" w:rsidP="00122D49">
            <w:pPr>
              <w:jc w:val="center"/>
              <w:rPr>
                <w:del w:id="489" w:author="TNT" w:date="2010-05-18T21:06:00Z"/>
                <w:rFonts w:asciiTheme="majorHAnsi" w:hAnsiTheme="majorHAnsi" w:cstheme="majorHAnsi"/>
                <w:b/>
                <w:bCs/>
                <w:szCs w:val="22"/>
              </w:rPr>
            </w:pPr>
            <w:del w:id="490" w:author="TNT" w:date="2010-05-18T21:06:00Z">
              <w:r w:rsidRPr="00E92E5A" w:rsidDel="007C22CB">
                <w:rPr>
                  <w:rFonts w:asciiTheme="majorHAnsi" w:hAnsiTheme="majorHAnsi" w:cstheme="majorHAnsi"/>
                  <w:b/>
                  <w:bCs/>
                  <w:szCs w:val="22"/>
                </w:rPr>
                <w:delText>Use case(s):</w:delText>
              </w:r>
            </w:del>
          </w:p>
        </w:tc>
        <w:tc>
          <w:tcPr>
            <w:tcW w:w="0" w:type="auto"/>
            <w:tcBorders>
              <w:top w:val="outset" w:sz="6" w:space="0" w:color="auto"/>
              <w:left w:val="outset" w:sz="6" w:space="0" w:color="auto"/>
              <w:bottom w:val="outset" w:sz="6" w:space="0" w:color="auto"/>
              <w:right w:val="outset" w:sz="6" w:space="0" w:color="auto"/>
            </w:tcBorders>
            <w:vAlign w:val="center"/>
            <w:hideMark/>
          </w:tcPr>
          <w:p w14:paraId="20C258B4" w14:textId="77777777" w:rsidR="00D93C59" w:rsidRPr="00E92E5A" w:rsidDel="007C22CB" w:rsidRDefault="00D93C59" w:rsidP="00122D49">
            <w:pPr>
              <w:rPr>
                <w:del w:id="491" w:author="TNT" w:date="2010-05-18T21:06:00Z"/>
                <w:rFonts w:asciiTheme="majorHAnsi" w:hAnsiTheme="majorHAnsi" w:cstheme="majorHAnsi"/>
                <w:szCs w:val="22"/>
              </w:rPr>
            </w:pPr>
          </w:p>
        </w:tc>
      </w:tr>
      <w:tr w:rsidR="00D93C59" w:rsidRPr="009C50BA" w:rsidDel="007C22CB" w14:paraId="714EC22D" w14:textId="77777777" w:rsidTr="00122D49">
        <w:trPr>
          <w:tblCellSpacing w:w="15" w:type="dxa"/>
          <w:del w:id="492" w:author="TNT" w:date="2010-05-18T21:06:00Z"/>
        </w:trPr>
        <w:tc>
          <w:tcPr>
            <w:tcW w:w="0" w:type="auto"/>
            <w:tcBorders>
              <w:top w:val="outset" w:sz="6" w:space="0" w:color="auto"/>
              <w:left w:val="outset" w:sz="6" w:space="0" w:color="auto"/>
              <w:bottom w:val="outset" w:sz="6" w:space="0" w:color="auto"/>
              <w:right w:val="outset" w:sz="6" w:space="0" w:color="auto"/>
            </w:tcBorders>
            <w:vAlign w:val="center"/>
            <w:hideMark/>
          </w:tcPr>
          <w:p w14:paraId="3C5A7485" w14:textId="77777777" w:rsidR="00D93C59" w:rsidRPr="00E92E5A" w:rsidDel="007C22CB" w:rsidRDefault="00D93C59" w:rsidP="00122D49">
            <w:pPr>
              <w:jc w:val="center"/>
              <w:rPr>
                <w:del w:id="493" w:author="TNT" w:date="2010-05-18T21:06:00Z"/>
                <w:rFonts w:asciiTheme="majorHAnsi" w:hAnsiTheme="majorHAnsi" w:cstheme="majorHAnsi"/>
                <w:b/>
                <w:bCs/>
                <w:szCs w:val="22"/>
              </w:rPr>
            </w:pPr>
            <w:del w:id="494" w:author="TNT" w:date="2010-05-18T21:06:00Z">
              <w:r w:rsidRPr="00E92E5A" w:rsidDel="007C22CB">
                <w:rPr>
                  <w:rFonts w:asciiTheme="majorHAnsi" w:hAnsiTheme="majorHAnsi" w:cstheme="majorHAnsi"/>
                  <w:b/>
                  <w:bCs/>
                  <w:szCs w:val="22"/>
                </w:rPr>
                <w:delText>Mô tả:</w:delText>
              </w:r>
            </w:del>
          </w:p>
        </w:tc>
        <w:tc>
          <w:tcPr>
            <w:tcW w:w="0" w:type="auto"/>
            <w:tcBorders>
              <w:top w:val="outset" w:sz="6" w:space="0" w:color="auto"/>
              <w:left w:val="outset" w:sz="6" w:space="0" w:color="auto"/>
              <w:bottom w:val="outset" w:sz="6" w:space="0" w:color="auto"/>
              <w:right w:val="outset" w:sz="6" w:space="0" w:color="auto"/>
            </w:tcBorders>
            <w:vAlign w:val="center"/>
            <w:hideMark/>
          </w:tcPr>
          <w:p w14:paraId="7534F7B1" w14:textId="77777777" w:rsidR="00D93C59" w:rsidRPr="00E92E5A" w:rsidDel="007C22CB" w:rsidRDefault="00D93C59" w:rsidP="00122D49">
            <w:pPr>
              <w:spacing w:before="100" w:beforeAutospacing="1" w:after="100" w:afterAutospacing="1"/>
              <w:jc w:val="both"/>
              <w:rPr>
                <w:del w:id="495" w:author="TNT" w:date="2010-05-18T21:06:00Z"/>
                <w:rFonts w:asciiTheme="majorHAnsi" w:hAnsiTheme="majorHAnsi" w:cstheme="majorHAnsi"/>
                <w:szCs w:val="22"/>
              </w:rPr>
            </w:pPr>
            <w:del w:id="496" w:author="TNT" w:date="2010-05-18T21:06:00Z">
              <w:r w:rsidRPr="00E92E5A" w:rsidDel="007C22CB">
                <w:rPr>
                  <w:rFonts w:asciiTheme="majorHAnsi" w:hAnsiTheme="majorHAnsi" w:cstheme="majorHAnsi"/>
                  <w:szCs w:val="22"/>
                </w:rPr>
                <w:delText xml:space="preserve">Vào phần (tab) chọn bài </w:delText>
              </w:r>
              <w:r w:rsidDel="007C22CB">
                <w:rPr>
                  <w:rFonts w:asciiTheme="majorHAnsi" w:hAnsiTheme="majorHAnsi" w:cstheme="majorHAnsi"/>
                  <w:szCs w:val="22"/>
                </w:rPr>
                <w:delText>tập</w:delText>
              </w:r>
              <w:r w:rsidRPr="00E92E5A" w:rsidDel="007C22CB">
                <w:rPr>
                  <w:rFonts w:asciiTheme="majorHAnsi" w:hAnsiTheme="majorHAnsi" w:cstheme="majorHAnsi"/>
                  <w:szCs w:val="22"/>
                </w:rPr>
                <w:delText>, liệt kê danh sách cá</w:delText>
              </w:r>
              <w:r w:rsidDel="007C22CB">
                <w:rPr>
                  <w:rFonts w:asciiTheme="majorHAnsi" w:hAnsiTheme="majorHAnsi" w:cstheme="majorHAnsi"/>
                  <w:szCs w:val="22"/>
                </w:rPr>
                <w:delText>c</w:delText>
              </w:r>
              <w:r w:rsidRPr="00E92E5A" w:rsidDel="007C22CB">
                <w:rPr>
                  <w:rFonts w:asciiTheme="majorHAnsi" w:hAnsiTheme="majorHAnsi" w:cstheme="majorHAnsi"/>
                  <w:szCs w:val="22"/>
                </w:rPr>
                <w:delText xml:space="preserve"> bài </w:delText>
              </w:r>
              <w:r w:rsidDel="007C22CB">
                <w:rPr>
                  <w:rFonts w:asciiTheme="majorHAnsi" w:hAnsiTheme="majorHAnsi" w:cstheme="majorHAnsi"/>
                  <w:szCs w:val="22"/>
                </w:rPr>
                <w:delText>tập</w:delText>
              </w:r>
              <w:r w:rsidRPr="00E92E5A" w:rsidDel="007C22CB">
                <w:rPr>
                  <w:rFonts w:asciiTheme="majorHAnsi" w:hAnsiTheme="majorHAnsi" w:cstheme="majorHAnsi"/>
                  <w:szCs w:val="22"/>
                </w:rPr>
                <w:delText xml:space="preserve"> (</w:delText>
              </w:r>
              <w:r w:rsidDel="007C22CB">
                <w:rPr>
                  <w:rFonts w:asciiTheme="majorHAnsi" w:hAnsiTheme="majorHAnsi" w:cstheme="majorHAnsi"/>
                  <w:szCs w:val="22"/>
                </w:rPr>
                <w:delText xml:space="preserve"> Tile chỉ gồm cái icon bự với chữ, không có thumbnail, với lại một bài học dài lắm … hiển thị thumbnail không hiệu quả, mà trong cùng một mục thì chỉ toàn các bài tập cùng loại nên cũng không cần icon để phân biệt, hình để cho nó đẹp, vì t thấy các chương trình trước mỗi bài đều có 1 tấm hình nho nhỏ</w:delText>
              </w:r>
              <w:r w:rsidRPr="00E92E5A" w:rsidDel="007C22CB">
                <w:rPr>
                  <w:rFonts w:asciiTheme="majorHAnsi" w:hAnsiTheme="majorHAnsi" w:cstheme="majorHAnsi"/>
                  <w:szCs w:val="22"/>
                </w:rPr>
                <w:delText>), bao gồm 2 phần chính, là đại số và hình học, trong m</w:delText>
              </w:r>
              <w:r w:rsidDel="007C22CB">
                <w:rPr>
                  <w:rFonts w:asciiTheme="majorHAnsi" w:hAnsiTheme="majorHAnsi" w:cstheme="majorHAnsi"/>
                  <w:szCs w:val="22"/>
                </w:rPr>
                <w:delText>ỗ</w:delText>
              </w:r>
              <w:r w:rsidRPr="00E92E5A" w:rsidDel="007C22CB">
                <w:rPr>
                  <w:rFonts w:asciiTheme="majorHAnsi" w:hAnsiTheme="majorHAnsi" w:cstheme="majorHAnsi"/>
                  <w:szCs w:val="22"/>
                </w:rPr>
                <w:delText xml:space="preserve">i phần chính đó có các phần nhỏ hơn, là các </w:delText>
              </w:r>
              <w:r w:rsidDel="007C22CB">
                <w:rPr>
                  <w:rFonts w:asciiTheme="majorHAnsi" w:hAnsiTheme="majorHAnsi" w:cstheme="majorHAnsi"/>
                  <w:szCs w:val="22"/>
                </w:rPr>
                <w:delText>bài tập trích từ SGK</w:delText>
              </w:r>
            </w:del>
          </w:p>
          <w:p w14:paraId="0C0F384A" w14:textId="77777777" w:rsidR="00D93C59" w:rsidRPr="00E92E5A" w:rsidDel="007C22CB" w:rsidRDefault="00D93C59" w:rsidP="00122D49">
            <w:pPr>
              <w:spacing w:before="100" w:beforeAutospacing="1" w:after="100" w:afterAutospacing="1"/>
              <w:jc w:val="both"/>
              <w:rPr>
                <w:del w:id="497" w:author="TNT" w:date="2010-05-18T21:06:00Z"/>
                <w:rFonts w:asciiTheme="majorHAnsi" w:hAnsiTheme="majorHAnsi" w:cstheme="majorHAnsi"/>
                <w:szCs w:val="22"/>
              </w:rPr>
            </w:pPr>
            <w:del w:id="498" w:author="TNT" w:date="2010-05-18T21:06:00Z">
              <w:r w:rsidRPr="00E92E5A" w:rsidDel="007C22CB">
                <w:rPr>
                  <w:rFonts w:asciiTheme="majorHAnsi" w:hAnsiTheme="majorHAnsi" w:cstheme="majorHAnsi"/>
                  <w:szCs w:val="22"/>
                </w:rPr>
                <w:delText>Click vào từng phần sẽ hiện thị các thành phần con của nó</w:delText>
              </w:r>
              <w:r w:rsidDel="007C22CB">
                <w:rPr>
                  <w:rFonts w:asciiTheme="majorHAnsi" w:hAnsiTheme="majorHAnsi" w:cstheme="majorHAnsi"/>
                  <w:szCs w:val="22"/>
                </w:rPr>
                <w:delText xml:space="preserve"> </w:delText>
              </w:r>
              <w:r w:rsidRPr="00E92E5A" w:rsidDel="007C22CB">
                <w:rPr>
                  <w:rFonts w:asciiTheme="majorHAnsi" w:hAnsiTheme="majorHAnsi" w:cstheme="majorHAnsi"/>
                  <w:szCs w:val="22"/>
                </w:rPr>
                <w:delText>Một số nút/ chức năng con như:</w:delText>
              </w:r>
            </w:del>
          </w:p>
          <w:p w14:paraId="3EEF3371" w14:textId="77777777" w:rsidR="00D93C59" w:rsidRPr="00E92E5A" w:rsidDel="007C22CB" w:rsidRDefault="00D93C59" w:rsidP="009200C5">
            <w:pPr>
              <w:pStyle w:val="ListParagraph"/>
              <w:numPr>
                <w:ilvl w:val="0"/>
                <w:numId w:val="13"/>
              </w:numPr>
              <w:spacing w:before="100" w:beforeAutospacing="1" w:after="100" w:afterAutospacing="1"/>
              <w:jc w:val="both"/>
              <w:rPr>
                <w:del w:id="499" w:author="TNT" w:date="2010-05-18T21:06:00Z"/>
                <w:rFonts w:asciiTheme="majorHAnsi" w:hAnsiTheme="majorHAnsi" w:cstheme="majorHAnsi"/>
              </w:rPr>
            </w:pPr>
            <w:del w:id="500" w:author="TNT" w:date="2010-05-18T21:06:00Z">
              <w:r w:rsidRPr="00E92E5A" w:rsidDel="007C22CB">
                <w:rPr>
                  <w:rFonts w:asciiTheme="majorHAnsi" w:hAnsiTheme="majorHAnsi" w:cstheme="majorHAnsi"/>
                  <w:lang w:val="en-US"/>
                </w:rPr>
                <w:delText xml:space="preserve">Quay lại: quay lại phần trước đó (phím tắt </w:delText>
              </w:r>
              <w:r w:rsidRPr="00E92E5A" w:rsidDel="007C22CB">
                <w:rPr>
                  <w:rFonts w:asciiTheme="majorHAnsi" w:hAnsiTheme="majorHAnsi" w:cstheme="majorHAnsi"/>
                  <w:lang w:val="en-US"/>
                </w:rPr>
                <w:sym w:font="Wingdings" w:char="F0DF"/>
              </w:r>
              <w:r w:rsidRPr="00E92E5A" w:rsidDel="007C22CB">
                <w:rPr>
                  <w:rFonts w:asciiTheme="majorHAnsi" w:hAnsiTheme="majorHAnsi" w:cstheme="majorHAnsi"/>
                  <w:lang w:val="en-US"/>
                </w:rPr>
                <w:delText>)</w:delText>
              </w:r>
            </w:del>
          </w:p>
          <w:p w14:paraId="7995579B" w14:textId="77777777" w:rsidR="00D93C59" w:rsidRPr="0063414A" w:rsidDel="007C22CB" w:rsidRDefault="00D93C59" w:rsidP="00122D49">
            <w:pPr>
              <w:spacing w:before="100" w:beforeAutospacing="1" w:after="100" w:afterAutospacing="1"/>
              <w:jc w:val="both"/>
              <w:rPr>
                <w:del w:id="501" w:author="TNT" w:date="2010-05-18T21:06:00Z"/>
                <w:rFonts w:asciiTheme="majorHAnsi" w:hAnsiTheme="majorHAnsi" w:cstheme="majorHAnsi"/>
                <w:szCs w:val="22"/>
                <w:lang w:val="vi-VN"/>
              </w:rPr>
            </w:pPr>
            <w:del w:id="502" w:author="TNT" w:date="2010-05-18T21:06:00Z">
              <w:r w:rsidRPr="0063414A" w:rsidDel="007C22CB">
                <w:rPr>
                  <w:rFonts w:asciiTheme="majorHAnsi" w:hAnsiTheme="majorHAnsi" w:cstheme="majorHAnsi"/>
                  <w:lang w:val="vi-VN"/>
                </w:rPr>
                <w:delText>ComboBox : để chọn xem hiển thị những bài nào : Tất cả, Đã học, Chưa học</w:delText>
              </w:r>
            </w:del>
          </w:p>
        </w:tc>
      </w:tr>
      <w:tr w:rsidR="00D93C59" w:rsidRPr="009C50BA" w:rsidDel="007C22CB" w14:paraId="5DDF34AE" w14:textId="77777777" w:rsidTr="00122D49">
        <w:trPr>
          <w:tblCellSpacing w:w="15" w:type="dxa"/>
          <w:del w:id="503" w:author="TNT" w:date="2010-05-18T21:06:00Z"/>
        </w:trPr>
        <w:tc>
          <w:tcPr>
            <w:tcW w:w="0" w:type="auto"/>
            <w:tcBorders>
              <w:top w:val="outset" w:sz="6" w:space="0" w:color="auto"/>
              <w:left w:val="outset" w:sz="6" w:space="0" w:color="auto"/>
              <w:bottom w:val="outset" w:sz="6" w:space="0" w:color="auto"/>
              <w:right w:val="outset" w:sz="6" w:space="0" w:color="auto"/>
            </w:tcBorders>
            <w:vAlign w:val="center"/>
            <w:hideMark/>
          </w:tcPr>
          <w:p w14:paraId="757C35B3" w14:textId="77777777" w:rsidR="00D93C59" w:rsidRPr="0063414A" w:rsidDel="007C22CB" w:rsidRDefault="00D93C59" w:rsidP="00122D49">
            <w:pPr>
              <w:jc w:val="center"/>
              <w:rPr>
                <w:del w:id="504" w:author="TNT" w:date="2010-05-18T21:06:00Z"/>
                <w:rFonts w:asciiTheme="majorHAnsi" w:hAnsiTheme="majorHAnsi" w:cstheme="majorHAnsi"/>
                <w:b/>
                <w:bCs/>
                <w:szCs w:val="22"/>
                <w:lang w:val="vi-VN"/>
              </w:rPr>
            </w:pPr>
            <w:del w:id="505" w:author="TNT" w:date="2010-05-18T21:06:00Z">
              <w:r w:rsidRPr="0063414A" w:rsidDel="007C22CB">
                <w:rPr>
                  <w:rFonts w:asciiTheme="majorHAnsi" w:hAnsiTheme="majorHAnsi" w:cstheme="majorHAnsi"/>
                  <w:b/>
                  <w:bCs/>
                  <w:szCs w:val="22"/>
                  <w:lang w:val="vi-VN"/>
                </w:rPr>
                <w:delText>Ghi chú và các câu hỏi</w:delText>
              </w:r>
            </w:del>
          </w:p>
        </w:tc>
        <w:tc>
          <w:tcPr>
            <w:tcW w:w="0" w:type="auto"/>
            <w:tcBorders>
              <w:top w:val="outset" w:sz="6" w:space="0" w:color="auto"/>
              <w:left w:val="outset" w:sz="6" w:space="0" w:color="auto"/>
              <w:bottom w:val="outset" w:sz="6" w:space="0" w:color="auto"/>
              <w:right w:val="outset" w:sz="6" w:space="0" w:color="auto"/>
            </w:tcBorders>
            <w:vAlign w:val="center"/>
            <w:hideMark/>
          </w:tcPr>
          <w:p w14:paraId="39250FE2" w14:textId="77777777" w:rsidR="00D93C59" w:rsidRPr="0063414A" w:rsidDel="007C22CB" w:rsidRDefault="00D93C59" w:rsidP="00122D49">
            <w:pPr>
              <w:spacing w:before="100" w:beforeAutospacing="1" w:after="100" w:afterAutospacing="1"/>
              <w:rPr>
                <w:del w:id="506" w:author="TNT" w:date="2010-05-18T21:06:00Z"/>
                <w:rFonts w:asciiTheme="majorHAnsi" w:hAnsiTheme="majorHAnsi" w:cstheme="majorHAnsi"/>
                <w:szCs w:val="22"/>
                <w:lang w:val="vi-VN"/>
              </w:rPr>
            </w:pPr>
          </w:p>
        </w:tc>
      </w:tr>
    </w:tbl>
    <w:p w14:paraId="56F4E069" w14:textId="77777777" w:rsidR="00D93C59" w:rsidRPr="00146594" w:rsidRDefault="00D93C59" w:rsidP="00D93C59">
      <w:pPr>
        <w:pStyle w:val="Heading4"/>
      </w:pPr>
      <w:r w:rsidRPr="00146594">
        <w:rPr>
          <w:rFonts w:eastAsia="Times New Roman"/>
        </w:rPr>
        <w:t>F-</w:t>
      </w:r>
      <w:r w:rsidRPr="00146594">
        <w:t>10</w:t>
      </w:r>
      <w:r>
        <w:t>6</w:t>
      </w:r>
      <w:r w:rsidRPr="00146594">
        <w:t>: học bài</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1546"/>
        <w:gridCol w:w="8858"/>
      </w:tblGrid>
      <w:tr w:rsidR="00886256" w:rsidRPr="00E92E5A" w14:paraId="5A1AB26B" w14:textId="77777777" w:rsidTr="00122D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51F6E3" w14:textId="77777777" w:rsidR="00D93C59" w:rsidRPr="00E92E5A" w:rsidRDefault="00D93C59" w:rsidP="00122D49">
            <w:pPr>
              <w:jc w:val="center"/>
              <w:rPr>
                <w:rFonts w:asciiTheme="majorHAnsi" w:hAnsiTheme="majorHAnsi" w:cstheme="majorHAnsi"/>
                <w:b/>
                <w:bCs/>
                <w:szCs w:val="22"/>
              </w:rPr>
            </w:pPr>
            <w:r w:rsidRPr="00E92E5A">
              <w:rPr>
                <w:rFonts w:asciiTheme="majorHAnsi" w:hAnsiTheme="majorHAnsi" w:cstheme="majorHAnsi"/>
                <w:b/>
                <w:bCs/>
                <w:szCs w:val="22"/>
              </w:rPr>
              <w:t>Độ ưu tiên:</w:t>
            </w:r>
          </w:p>
        </w:tc>
        <w:tc>
          <w:tcPr>
            <w:tcW w:w="0" w:type="auto"/>
            <w:tcBorders>
              <w:top w:val="outset" w:sz="6" w:space="0" w:color="auto"/>
              <w:left w:val="outset" w:sz="6" w:space="0" w:color="auto"/>
              <w:bottom w:val="outset" w:sz="6" w:space="0" w:color="auto"/>
              <w:right w:val="outset" w:sz="6" w:space="0" w:color="auto"/>
            </w:tcBorders>
            <w:vAlign w:val="center"/>
            <w:hideMark/>
          </w:tcPr>
          <w:p w14:paraId="627914AA" w14:textId="77777777" w:rsidR="00D93C59" w:rsidRPr="00E92E5A" w:rsidRDefault="00D93C59" w:rsidP="00122D49">
            <w:pPr>
              <w:rPr>
                <w:rFonts w:asciiTheme="majorHAnsi" w:hAnsiTheme="majorHAnsi" w:cstheme="majorHAnsi"/>
                <w:szCs w:val="22"/>
              </w:rPr>
            </w:pPr>
            <w:r w:rsidRPr="00E92E5A">
              <w:rPr>
                <w:rFonts w:asciiTheme="majorHAnsi" w:hAnsiTheme="majorHAnsi" w:cstheme="majorHAnsi"/>
                <w:szCs w:val="22"/>
              </w:rPr>
              <w:t>bắt buộc</w:t>
            </w:r>
          </w:p>
        </w:tc>
      </w:tr>
      <w:tr w:rsidR="00886256" w:rsidRPr="00E92E5A" w14:paraId="1AF4E22E" w14:textId="77777777" w:rsidTr="00122D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D3BABF4" w14:textId="77777777" w:rsidR="00D93C59" w:rsidRPr="00E92E5A" w:rsidRDefault="00D93C59" w:rsidP="00122D49">
            <w:pPr>
              <w:jc w:val="center"/>
              <w:rPr>
                <w:rFonts w:asciiTheme="majorHAnsi" w:hAnsiTheme="majorHAnsi" w:cstheme="majorHAnsi"/>
                <w:b/>
                <w:bCs/>
                <w:szCs w:val="22"/>
              </w:rPr>
            </w:pPr>
            <w:r w:rsidRPr="00E92E5A">
              <w:rPr>
                <w:rFonts w:asciiTheme="majorHAnsi" w:hAnsiTheme="majorHAnsi" w:cstheme="majorHAnsi"/>
                <w:b/>
                <w:bCs/>
                <w:szCs w:val="22"/>
              </w:rPr>
              <w:t>Thời gian thực hiện</w:t>
            </w:r>
          </w:p>
        </w:tc>
        <w:tc>
          <w:tcPr>
            <w:tcW w:w="0" w:type="auto"/>
            <w:tcBorders>
              <w:top w:val="outset" w:sz="6" w:space="0" w:color="auto"/>
              <w:left w:val="outset" w:sz="6" w:space="0" w:color="auto"/>
              <w:bottom w:val="outset" w:sz="6" w:space="0" w:color="auto"/>
              <w:right w:val="outset" w:sz="6" w:space="0" w:color="auto"/>
            </w:tcBorders>
            <w:vAlign w:val="center"/>
            <w:hideMark/>
          </w:tcPr>
          <w:p w14:paraId="05409DDD" w14:textId="77777777" w:rsidR="00D93C59" w:rsidRPr="00E92E5A" w:rsidRDefault="00D93C59" w:rsidP="00122D49">
            <w:pPr>
              <w:rPr>
                <w:rFonts w:asciiTheme="majorHAnsi" w:hAnsiTheme="majorHAnsi" w:cstheme="majorHAnsi"/>
                <w:szCs w:val="22"/>
              </w:rPr>
            </w:pPr>
            <w:r w:rsidRPr="00E92E5A">
              <w:rPr>
                <w:rFonts w:asciiTheme="majorHAnsi" w:hAnsiTheme="majorHAnsi" w:cstheme="majorHAnsi"/>
                <w:szCs w:val="22"/>
              </w:rPr>
              <w:t>Vài ngày</w:t>
            </w:r>
          </w:p>
        </w:tc>
      </w:tr>
      <w:tr w:rsidR="00886256" w:rsidRPr="00E92E5A" w14:paraId="6119DD7B" w14:textId="77777777" w:rsidTr="00122D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95CFB5" w14:textId="77777777" w:rsidR="00D93C59" w:rsidRPr="00E92E5A" w:rsidRDefault="00D93C59" w:rsidP="00122D49">
            <w:pPr>
              <w:jc w:val="center"/>
              <w:rPr>
                <w:rFonts w:asciiTheme="majorHAnsi" w:hAnsiTheme="majorHAnsi" w:cstheme="majorHAnsi"/>
                <w:b/>
                <w:bCs/>
                <w:szCs w:val="22"/>
              </w:rPr>
            </w:pPr>
            <w:r w:rsidRPr="00E92E5A">
              <w:rPr>
                <w:rFonts w:asciiTheme="majorHAnsi" w:hAnsiTheme="majorHAnsi" w:cstheme="majorHAnsi"/>
                <w:b/>
                <w:bCs/>
                <w:szCs w:val="22"/>
              </w:rPr>
              <w:t>Rủi ro</w:t>
            </w:r>
          </w:p>
        </w:tc>
        <w:tc>
          <w:tcPr>
            <w:tcW w:w="0" w:type="auto"/>
            <w:tcBorders>
              <w:top w:val="outset" w:sz="6" w:space="0" w:color="auto"/>
              <w:left w:val="outset" w:sz="6" w:space="0" w:color="auto"/>
              <w:bottom w:val="outset" w:sz="6" w:space="0" w:color="auto"/>
              <w:right w:val="outset" w:sz="6" w:space="0" w:color="auto"/>
            </w:tcBorders>
            <w:vAlign w:val="center"/>
            <w:hideMark/>
          </w:tcPr>
          <w:p w14:paraId="714E3A27" w14:textId="77777777" w:rsidR="00D93C59" w:rsidRPr="00E92E5A" w:rsidRDefault="00D93C59" w:rsidP="00122D49">
            <w:pPr>
              <w:rPr>
                <w:rFonts w:asciiTheme="majorHAnsi" w:hAnsiTheme="majorHAnsi" w:cstheme="majorHAnsi"/>
                <w:szCs w:val="22"/>
              </w:rPr>
            </w:pPr>
          </w:p>
        </w:tc>
      </w:tr>
      <w:tr w:rsidR="00886256" w:rsidRPr="00E92E5A" w14:paraId="52168E78" w14:textId="77777777" w:rsidTr="00122D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52A681" w14:textId="77777777" w:rsidR="00D93C59" w:rsidRPr="00E92E5A" w:rsidRDefault="00D93C59" w:rsidP="00122D49">
            <w:pPr>
              <w:jc w:val="center"/>
              <w:rPr>
                <w:rFonts w:asciiTheme="majorHAnsi" w:hAnsiTheme="majorHAnsi" w:cstheme="majorHAnsi"/>
                <w:b/>
                <w:bCs/>
                <w:szCs w:val="22"/>
              </w:rPr>
            </w:pPr>
            <w:r w:rsidRPr="00E92E5A">
              <w:rPr>
                <w:rFonts w:asciiTheme="majorHAnsi" w:hAnsiTheme="majorHAnsi" w:cstheme="majorHAnsi"/>
                <w:b/>
                <w:bCs/>
                <w:szCs w:val="22"/>
              </w:rPr>
              <w:t xml:space="preserve">Thuộc nhóm </w:t>
            </w:r>
            <w:r w:rsidRPr="00E92E5A">
              <w:rPr>
                <w:rFonts w:asciiTheme="majorHAnsi" w:hAnsiTheme="majorHAnsi" w:cstheme="majorHAnsi"/>
                <w:b/>
                <w:bCs/>
                <w:szCs w:val="22"/>
              </w:rPr>
              <w:lastRenderedPageBreak/>
              <w:t>hàm:</w:t>
            </w:r>
          </w:p>
        </w:tc>
        <w:tc>
          <w:tcPr>
            <w:tcW w:w="0" w:type="auto"/>
            <w:tcBorders>
              <w:top w:val="outset" w:sz="6" w:space="0" w:color="auto"/>
              <w:left w:val="outset" w:sz="6" w:space="0" w:color="auto"/>
              <w:bottom w:val="outset" w:sz="6" w:space="0" w:color="auto"/>
              <w:right w:val="outset" w:sz="6" w:space="0" w:color="auto"/>
            </w:tcBorders>
            <w:vAlign w:val="center"/>
            <w:hideMark/>
          </w:tcPr>
          <w:p w14:paraId="55CA6F24" w14:textId="77777777" w:rsidR="00D93C59" w:rsidRPr="00E92E5A" w:rsidRDefault="00D93C59" w:rsidP="00122D49">
            <w:pPr>
              <w:rPr>
                <w:rFonts w:asciiTheme="majorHAnsi" w:hAnsiTheme="majorHAnsi" w:cstheme="majorHAnsi"/>
                <w:color w:val="FF0000"/>
                <w:szCs w:val="22"/>
              </w:rPr>
            </w:pPr>
            <w:r w:rsidRPr="00E92E5A">
              <w:rPr>
                <w:rFonts w:asciiTheme="majorHAnsi" w:hAnsiTheme="majorHAnsi" w:cstheme="majorHAnsi"/>
                <w:color w:val="000000"/>
                <w:szCs w:val="22"/>
              </w:rPr>
              <w:lastRenderedPageBreak/>
              <w:t>Chức năng học tập</w:t>
            </w:r>
          </w:p>
        </w:tc>
      </w:tr>
      <w:tr w:rsidR="00886256" w:rsidRPr="00E92E5A" w14:paraId="439843DD" w14:textId="77777777" w:rsidTr="00122D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647BFE" w14:textId="77777777" w:rsidR="00D93C59" w:rsidRPr="00E92E5A" w:rsidRDefault="00D93C59" w:rsidP="00122D49">
            <w:pPr>
              <w:jc w:val="center"/>
              <w:rPr>
                <w:rFonts w:asciiTheme="majorHAnsi" w:hAnsiTheme="majorHAnsi" w:cstheme="majorHAnsi"/>
                <w:b/>
                <w:bCs/>
                <w:szCs w:val="22"/>
              </w:rPr>
            </w:pPr>
            <w:r w:rsidRPr="00E92E5A">
              <w:rPr>
                <w:rFonts w:asciiTheme="majorHAnsi" w:hAnsiTheme="majorHAnsi" w:cstheme="majorHAnsi"/>
                <w:b/>
                <w:bCs/>
                <w:szCs w:val="22"/>
              </w:rPr>
              <w:lastRenderedPageBreak/>
              <w:t>Use case(s):</w:t>
            </w:r>
          </w:p>
        </w:tc>
        <w:tc>
          <w:tcPr>
            <w:tcW w:w="0" w:type="auto"/>
            <w:tcBorders>
              <w:top w:val="outset" w:sz="6" w:space="0" w:color="auto"/>
              <w:left w:val="outset" w:sz="6" w:space="0" w:color="auto"/>
              <w:bottom w:val="outset" w:sz="6" w:space="0" w:color="auto"/>
              <w:right w:val="outset" w:sz="6" w:space="0" w:color="auto"/>
            </w:tcBorders>
            <w:vAlign w:val="center"/>
            <w:hideMark/>
          </w:tcPr>
          <w:p w14:paraId="17F5966B" w14:textId="77777777" w:rsidR="00D93C59" w:rsidRPr="00E92E5A" w:rsidRDefault="00D93C59" w:rsidP="00122D49">
            <w:pPr>
              <w:rPr>
                <w:rFonts w:asciiTheme="majorHAnsi" w:hAnsiTheme="majorHAnsi" w:cstheme="majorHAnsi"/>
                <w:szCs w:val="22"/>
              </w:rPr>
            </w:pPr>
          </w:p>
        </w:tc>
      </w:tr>
      <w:tr w:rsidR="00886256" w:rsidRPr="00E92E5A" w14:paraId="685C8684" w14:textId="77777777" w:rsidTr="00122D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704994" w14:textId="77777777" w:rsidR="00D93C59" w:rsidRPr="00E92E5A" w:rsidRDefault="00D93C59" w:rsidP="00122D49">
            <w:pPr>
              <w:jc w:val="center"/>
              <w:rPr>
                <w:rFonts w:asciiTheme="majorHAnsi" w:hAnsiTheme="majorHAnsi" w:cstheme="majorHAnsi"/>
                <w:b/>
                <w:bCs/>
                <w:szCs w:val="22"/>
              </w:rPr>
            </w:pPr>
            <w:r w:rsidRPr="00E92E5A">
              <w:rPr>
                <w:rFonts w:asciiTheme="majorHAnsi" w:hAnsiTheme="majorHAnsi" w:cstheme="majorHAnsi"/>
                <w:b/>
                <w:bCs/>
                <w:szCs w:val="22"/>
              </w:rPr>
              <w:t>Mô tả:</w:t>
            </w:r>
          </w:p>
        </w:tc>
        <w:tc>
          <w:tcPr>
            <w:tcW w:w="0" w:type="auto"/>
            <w:tcBorders>
              <w:top w:val="outset" w:sz="6" w:space="0" w:color="auto"/>
              <w:left w:val="outset" w:sz="6" w:space="0" w:color="auto"/>
              <w:bottom w:val="outset" w:sz="6" w:space="0" w:color="auto"/>
              <w:right w:val="outset" w:sz="6" w:space="0" w:color="auto"/>
            </w:tcBorders>
            <w:vAlign w:val="center"/>
            <w:hideMark/>
          </w:tcPr>
          <w:p w14:paraId="45C399DE" w14:textId="77777777" w:rsidR="00D93C59" w:rsidDel="00886256" w:rsidRDefault="00D93C59" w:rsidP="00886256">
            <w:pPr>
              <w:spacing w:before="100" w:beforeAutospacing="1" w:after="100" w:afterAutospacing="1"/>
              <w:jc w:val="both"/>
              <w:rPr>
                <w:del w:id="507" w:author="TNT" w:date="2010-05-18T21:08:00Z"/>
                <w:rFonts w:asciiTheme="majorHAnsi" w:hAnsiTheme="majorHAnsi" w:cstheme="majorHAnsi"/>
                <w:szCs w:val="22"/>
              </w:rPr>
            </w:pPr>
            <w:r w:rsidRPr="00E92E5A">
              <w:rPr>
                <w:rFonts w:asciiTheme="majorHAnsi" w:hAnsiTheme="majorHAnsi" w:cstheme="majorHAnsi"/>
                <w:szCs w:val="22"/>
              </w:rPr>
              <w:t xml:space="preserve">Sau khi chọn bài học phù hợp, click vào bài đó sẽ hiển ra </w:t>
            </w:r>
            <w:r>
              <w:rPr>
                <w:rFonts w:asciiTheme="majorHAnsi" w:hAnsiTheme="majorHAnsi" w:cstheme="majorHAnsi"/>
                <w:szCs w:val="22"/>
              </w:rPr>
              <w:t xml:space="preserve">nội dung </w:t>
            </w:r>
            <w:r w:rsidRPr="00E92E5A">
              <w:rPr>
                <w:rFonts w:asciiTheme="majorHAnsi" w:hAnsiTheme="majorHAnsi" w:cstheme="majorHAnsi"/>
                <w:szCs w:val="22"/>
              </w:rPr>
              <w:t>bài học</w:t>
            </w:r>
            <w:ins w:id="508" w:author="TNT" w:date="2010-05-18T21:07:00Z">
              <w:r w:rsidR="007C22CB">
                <w:rPr>
                  <w:rFonts w:asciiTheme="majorHAnsi" w:hAnsiTheme="majorHAnsi" w:cstheme="majorHAnsi"/>
                  <w:szCs w:val="22"/>
                </w:rPr>
                <w:t xml:space="preserve"> và bài tập tương ứng với nội dung bài học đó</w:t>
              </w:r>
            </w:ins>
            <w:r w:rsidRPr="00E92E5A">
              <w:rPr>
                <w:rFonts w:asciiTheme="majorHAnsi" w:hAnsiTheme="majorHAnsi" w:cstheme="majorHAnsi"/>
                <w:szCs w:val="22"/>
              </w:rPr>
              <w:t>,</w:t>
            </w:r>
            <w:ins w:id="509" w:author="TNT" w:date="2010-05-18T21:07:00Z">
              <w:r w:rsidR="00886256">
                <w:rPr>
                  <w:rFonts w:asciiTheme="majorHAnsi" w:hAnsiTheme="majorHAnsi" w:cstheme="majorHAnsi"/>
                  <w:szCs w:val="22"/>
                </w:rPr>
                <w:t xml:space="preserve"> tùy vào bài tập mà được load nội dung phù hợp (</w:t>
              </w:r>
            </w:ins>
            <w:ins w:id="510" w:author="TNT" w:date="2010-05-18T21:08:00Z">
              <w:r w:rsidR="00886256">
                <w:rPr>
                  <w:rFonts w:asciiTheme="majorHAnsi" w:hAnsiTheme="majorHAnsi" w:cstheme="majorHAnsi"/>
                  <w:szCs w:val="22"/>
                </w:rPr>
                <w:t>trắc nghiệm/ chứng minh</w:t>
              </w:r>
            </w:ins>
            <w:ins w:id="511" w:author="TNT" w:date="2010-05-18T21:07:00Z">
              <w:r w:rsidR="00886256">
                <w:rPr>
                  <w:rFonts w:asciiTheme="majorHAnsi" w:hAnsiTheme="majorHAnsi" w:cstheme="majorHAnsi"/>
                  <w:szCs w:val="22"/>
                </w:rPr>
                <w:t>)</w:t>
              </w:r>
            </w:ins>
            <w:ins w:id="512" w:author="TNT" w:date="2010-05-18T21:08:00Z">
              <w:r w:rsidR="00886256">
                <w:rPr>
                  <w:rFonts w:asciiTheme="majorHAnsi" w:hAnsiTheme="majorHAnsi" w:cstheme="majorHAnsi"/>
                  <w:szCs w:val="22"/>
                </w:rPr>
                <w:t>.</w:t>
              </w:r>
            </w:ins>
          </w:p>
          <w:p w14:paraId="7BF2B116" w14:textId="77777777" w:rsidR="00D93C59" w:rsidRPr="00E92E5A" w:rsidDel="007C22CB" w:rsidRDefault="00D93C59" w:rsidP="00886256">
            <w:pPr>
              <w:spacing w:before="100" w:beforeAutospacing="1" w:after="100" w:afterAutospacing="1"/>
              <w:jc w:val="both"/>
              <w:rPr>
                <w:del w:id="513" w:author="TNT" w:date="2010-05-18T21:07:00Z"/>
                <w:rFonts w:asciiTheme="majorHAnsi" w:hAnsiTheme="majorHAnsi" w:cstheme="majorHAnsi"/>
                <w:szCs w:val="22"/>
              </w:rPr>
            </w:pPr>
            <w:del w:id="514" w:author="TNT" w:date="2010-05-18T21:07:00Z">
              <w:r w:rsidDel="007C22CB">
                <w:rPr>
                  <w:rFonts w:asciiTheme="majorHAnsi" w:hAnsiTheme="majorHAnsi" w:cstheme="majorHAnsi"/>
                  <w:szCs w:val="22"/>
                </w:rPr>
                <w:delText>Nội dung sẽ lấy từ file *.xml có format đầy đủ</w:delText>
              </w:r>
            </w:del>
          </w:p>
          <w:p w14:paraId="28809839" w14:textId="77777777" w:rsidR="00D93C59" w:rsidRDefault="00D93C59" w:rsidP="007C22CB">
            <w:pPr>
              <w:spacing w:before="100" w:beforeAutospacing="1" w:after="100" w:afterAutospacing="1"/>
              <w:jc w:val="both"/>
              <w:rPr>
                <w:rFonts w:asciiTheme="majorHAnsi" w:hAnsiTheme="majorHAnsi" w:cstheme="majorHAnsi"/>
                <w:szCs w:val="22"/>
              </w:rPr>
            </w:pPr>
          </w:p>
        </w:tc>
      </w:tr>
      <w:tr w:rsidR="00886256" w:rsidRPr="00E92E5A" w14:paraId="08098EBA" w14:textId="77777777" w:rsidTr="00122D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A15E8E" w14:textId="77777777" w:rsidR="00D93C59" w:rsidRPr="00E92E5A" w:rsidRDefault="00D93C59" w:rsidP="00122D49">
            <w:pPr>
              <w:jc w:val="center"/>
              <w:rPr>
                <w:rFonts w:asciiTheme="majorHAnsi" w:hAnsiTheme="majorHAnsi" w:cstheme="majorHAnsi"/>
                <w:b/>
                <w:bCs/>
                <w:szCs w:val="22"/>
              </w:rPr>
            </w:pPr>
            <w:r w:rsidRPr="00E92E5A">
              <w:rPr>
                <w:rFonts w:asciiTheme="majorHAnsi" w:hAnsiTheme="majorHAnsi" w:cstheme="majorHAnsi"/>
                <w:b/>
                <w:bCs/>
                <w:szCs w:val="22"/>
              </w:rPr>
              <w:t>Ghi chú và các câu hỏi</w:t>
            </w:r>
          </w:p>
        </w:tc>
        <w:tc>
          <w:tcPr>
            <w:tcW w:w="0" w:type="auto"/>
            <w:tcBorders>
              <w:top w:val="outset" w:sz="6" w:space="0" w:color="auto"/>
              <w:left w:val="outset" w:sz="6" w:space="0" w:color="auto"/>
              <w:bottom w:val="outset" w:sz="6" w:space="0" w:color="auto"/>
              <w:right w:val="outset" w:sz="6" w:space="0" w:color="auto"/>
            </w:tcBorders>
            <w:vAlign w:val="center"/>
            <w:hideMark/>
          </w:tcPr>
          <w:p w14:paraId="09B536F2" w14:textId="77777777" w:rsidR="00D93C59" w:rsidRPr="00E92E5A" w:rsidRDefault="00D93C59" w:rsidP="00122D49">
            <w:pPr>
              <w:spacing w:before="100" w:beforeAutospacing="1" w:after="100" w:afterAutospacing="1"/>
              <w:rPr>
                <w:rFonts w:asciiTheme="majorHAnsi" w:hAnsiTheme="majorHAnsi" w:cstheme="majorHAnsi"/>
                <w:szCs w:val="22"/>
              </w:rPr>
            </w:pPr>
          </w:p>
        </w:tc>
      </w:tr>
    </w:tbl>
    <w:p w14:paraId="71B51A82" w14:textId="77777777" w:rsidR="00D93C59" w:rsidRPr="00146594" w:rsidRDefault="00D93C59" w:rsidP="00886256">
      <w:pPr>
        <w:pStyle w:val="Heading4"/>
        <w:numPr>
          <w:ilvl w:val="0"/>
          <w:numId w:val="0"/>
        </w:numPr>
        <w:pPrChange w:id="515" w:author="TNT" w:date="2010-05-18T21:12:00Z">
          <w:pPr>
            <w:pStyle w:val="Heading4"/>
          </w:pPr>
        </w:pPrChange>
      </w:pPr>
      <w:del w:id="516" w:author="TNT" w:date="2010-05-18T21:12:00Z">
        <w:r w:rsidRPr="00146594" w:rsidDel="00886256">
          <w:rPr>
            <w:rFonts w:eastAsia="Times New Roman"/>
          </w:rPr>
          <w:delText>F-</w:delText>
        </w:r>
        <w:r w:rsidRPr="00146594" w:rsidDel="00886256">
          <w:delText>10</w:delText>
        </w:r>
        <w:r w:rsidDel="00886256">
          <w:delText>7</w:delText>
        </w:r>
        <w:r w:rsidRPr="00146594" w:rsidDel="00886256">
          <w:delText>: luyện tập</w:delText>
        </w:r>
      </w:del>
    </w:p>
    <w:tbl>
      <w:tblPr>
        <w:tblW w:w="0" w:type="auto"/>
        <w:tblCellSpacing w:w="15"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1298"/>
        <w:gridCol w:w="9106"/>
      </w:tblGrid>
      <w:tr w:rsidR="00886256" w:rsidRPr="00E92E5A" w14:paraId="7BD7A17F" w14:textId="77777777" w:rsidTr="00122D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C6DC1F" w14:textId="77777777" w:rsidR="00D93C59" w:rsidRPr="00E92E5A" w:rsidRDefault="00D93C59" w:rsidP="00122D49">
            <w:pPr>
              <w:jc w:val="center"/>
              <w:rPr>
                <w:rFonts w:asciiTheme="majorHAnsi" w:hAnsiTheme="majorHAnsi" w:cstheme="majorHAnsi"/>
                <w:b/>
                <w:bCs/>
                <w:szCs w:val="22"/>
              </w:rPr>
            </w:pPr>
            <w:r w:rsidRPr="00E92E5A">
              <w:rPr>
                <w:rFonts w:asciiTheme="majorHAnsi" w:hAnsiTheme="majorHAnsi" w:cstheme="majorHAnsi"/>
                <w:b/>
                <w:bCs/>
                <w:szCs w:val="22"/>
              </w:rPr>
              <w:t>Độ ưu tiên:</w:t>
            </w:r>
          </w:p>
        </w:tc>
        <w:tc>
          <w:tcPr>
            <w:tcW w:w="0" w:type="auto"/>
            <w:tcBorders>
              <w:top w:val="outset" w:sz="6" w:space="0" w:color="auto"/>
              <w:left w:val="outset" w:sz="6" w:space="0" w:color="auto"/>
              <w:bottom w:val="outset" w:sz="6" w:space="0" w:color="auto"/>
              <w:right w:val="outset" w:sz="6" w:space="0" w:color="auto"/>
            </w:tcBorders>
            <w:vAlign w:val="center"/>
            <w:hideMark/>
          </w:tcPr>
          <w:p w14:paraId="26F76482" w14:textId="77777777" w:rsidR="00D93C59" w:rsidRPr="00E92E5A" w:rsidRDefault="00D93C59" w:rsidP="00122D49">
            <w:pPr>
              <w:rPr>
                <w:rFonts w:asciiTheme="majorHAnsi" w:hAnsiTheme="majorHAnsi" w:cstheme="majorHAnsi"/>
                <w:szCs w:val="22"/>
              </w:rPr>
            </w:pPr>
            <w:del w:id="517" w:author="TNT" w:date="2010-05-18T21:11:00Z">
              <w:r w:rsidRPr="00E92E5A" w:rsidDel="00886256">
                <w:rPr>
                  <w:rFonts w:asciiTheme="majorHAnsi" w:hAnsiTheme="majorHAnsi" w:cstheme="majorHAnsi"/>
                  <w:szCs w:val="22"/>
                </w:rPr>
                <w:delText>bắt buộc</w:delText>
              </w:r>
            </w:del>
            <w:ins w:id="518" w:author="TNT" w:date="2010-05-18T21:11:00Z">
              <w:r w:rsidR="00886256">
                <w:rPr>
                  <w:rFonts w:asciiTheme="majorHAnsi" w:hAnsiTheme="majorHAnsi" w:cstheme="majorHAnsi"/>
                  <w:szCs w:val="22"/>
                </w:rPr>
                <w:t>mở rộng</w:t>
              </w:r>
            </w:ins>
          </w:p>
        </w:tc>
      </w:tr>
      <w:tr w:rsidR="00886256" w:rsidRPr="00E92E5A" w14:paraId="15630C54" w14:textId="77777777" w:rsidTr="00122D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5B6FEA" w14:textId="77777777" w:rsidR="00D93C59" w:rsidRPr="00E92E5A" w:rsidRDefault="00D93C59" w:rsidP="00122D49">
            <w:pPr>
              <w:jc w:val="center"/>
              <w:rPr>
                <w:rFonts w:asciiTheme="majorHAnsi" w:hAnsiTheme="majorHAnsi" w:cstheme="majorHAnsi"/>
                <w:b/>
                <w:bCs/>
                <w:szCs w:val="22"/>
              </w:rPr>
            </w:pPr>
            <w:r w:rsidRPr="00E92E5A">
              <w:rPr>
                <w:rFonts w:asciiTheme="majorHAnsi" w:hAnsiTheme="majorHAnsi" w:cstheme="majorHAnsi"/>
                <w:b/>
                <w:bCs/>
                <w:szCs w:val="22"/>
              </w:rPr>
              <w:t>Thời gian thực hiện</w:t>
            </w:r>
          </w:p>
        </w:tc>
        <w:tc>
          <w:tcPr>
            <w:tcW w:w="0" w:type="auto"/>
            <w:tcBorders>
              <w:top w:val="outset" w:sz="6" w:space="0" w:color="auto"/>
              <w:left w:val="outset" w:sz="6" w:space="0" w:color="auto"/>
              <w:bottom w:val="outset" w:sz="6" w:space="0" w:color="auto"/>
              <w:right w:val="outset" w:sz="6" w:space="0" w:color="auto"/>
            </w:tcBorders>
            <w:vAlign w:val="center"/>
            <w:hideMark/>
          </w:tcPr>
          <w:p w14:paraId="40E11157" w14:textId="77777777" w:rsidR="00D93C59" w:rsidRPr="00E92E5A" w:rsidRDefault="00D93C59" w:rsidP="00122D49">
            <w:pPr>
              <w:rPr>
                <w:rFonts w:asciiTheme="majorHAnsi" w:hAnsiTheme="majorHAnsi" w:cstheme="majorHAnsi"/>
                <w:szCs w:val="22"/>
              </w:rPr>
            </w:pPr>
            <w:r w:rsidRPr="00E92E5A">
              <w:rPr>
                <w:rFonts w:asciiTheme="majorHAnsi" w:hAnsiTheme="majorHAnsi" w:cstheme="majorHAnsi"/>
                <w:szCs w:val="22"/>
              </w:rPr>
              <w:t>Vài ngày</w:t>
            </w:r>
          </w:p>
        </w:tc>
      </w:tr>
      <w:tr w:rsidR="00886256" w:rsidRPr="00E92E5A" w14:paraId="568662AC" w14:textId="77777777" w:rsidTr="00122D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DC9E34" w14:textId="77777777" w:rsidR="00D93C59" w:rsidRPr="00E92E5A" w:rsidRDefault="00D93C59" w:rsidP="00122D49">
            <w:pPr>
              <w:jc w:val="center"/>
              <w:rPr>
                <w:rFonts w:asciiTheme="majorHAnsi" w:hAnsiTheme="majorHAnsi" w:cstheme="majorHAnsi"/>
                <w:b/>
                <w:bCs/>
                <w:szCs w:val="22"/>
              </w:rPr>
            </w:pPr>
            <w:r w:rsidRPr="00E92E5A">
              <w:rPr>
                <w:rFonts w:asciiTheme="majorHAnsi" w:hAnsiTheme="majorHAnsi" w:cstheme="majorHAnsi"/>
                <w:b/>
                <w:bCs/>
                <w:szCs w:val="22"/>
              </w:rPr>
              <w:t>Rủi ro</w:t>
            </w:r>
          </w:p>
        </w:tc>
        <w:tc>
          <w:tcPr>
            <w:tcW w:w="0" w:type="auto"/>
            <w:tcBorders>
              <w:top w:val="outset" w:sz="6" w:space="0" w:color="auto"/>
              <w:left w:val="outset" w:sz="6" w:space="0" w:color="auto"/>
              <w:bottom w:val="outset" w:sz="6" w:space="0" w:color="auto"/>
              <w:right w:val="outset" w:sz="6" w:space="0" w:color="auto"/>
            </w:tcBorders>
            <w:vAlign w:val="center"/>
            <w:hideMark/>
          </w:tcPr>
          <w:p w14:paraId="11ADE066" w14:textId="77777777" w:rsidR="00D93C59" w:rsidRPr="00E92E5A" w:rsidRDefault="00D93C59" w:rsidP="00122D49">
            <w:pPr>
              <w:rPr>
                <w:rFonts w:asciiTheme="majorHAnsi" w:hAnsiTheme="majorHAnsi" w:cstheme="majorHAnsi"/>
                <w:szCs w:val="22"/>
              </w:rPr>
            </w:pPr>
          </w:p>
        </w:tc>
      </w:tr>
      <w:tr w:rsidR="00886256" w:rsidRPr="00E92E5A" w14:paraId="31A0FAF6" w14:textId="77777777" w:rsidTr="00122D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845478" w14:textId="77777777" w:rsidR="00D93C59" w:rsidRPr="00E92E5A" w:rsidRDefault="00D93C59" w:rsidP="00122D49">
            <w:pPr>
              <w:jc w:val="center"/>
              <w:rPr>
                <w:rFonts w:asciiTheme="majorHAnsi" w:hAnsiTheme="majorHAnsi" w:cstheme="majorHAnsi"/>
                <w:b/>
                <w:bCs/>
                <w:szCs w:val="22"/>
              </w:rPr>
            </w:pPr>
            <w:r w:rsidRPr="00E92E5A">
              <w:rPr>
                <w:rFonts w:asciiTheme="majorHAnsi" w:hAnsiTheme="majorHAnsi" w:cstheme="majorHAnsi"/>
                <w:b/>
                <w:bCs/>
                <w:szCs w:val="22"/>
              </w:rPr>
              <w:t>Thuộc nhóm hàm:</w:t>
            </w:r>
          </w:p>
        </w:tc>
        <w:tc>
          <w:tcPr>
            <w:tcW w:w="0" w:type="auto"/>
            <w:tcBorders>
              <w:top w:val="outset" w:sz="6" w:space="0" w:color="auto"/>
              <w:left w:val="outset" w:sz="6" w:space="0" w:color="auto"/>
              <w:bottom w:val="outset" w:sz="6" w:space="0" w:color="auto"/>
              <w:right w:val="outset" w:sz="6" w:space="0" w:color="auto"/>
            </w:tcBorders>
            <w:vAlign w:val="center"/>
            <w:hideMark/>
          </w:tcPr>
          <w:p w14:paraId="7BA986B0" w14:textId="77777777" w:rsidR="00D93C59" w:rsidRPr="00E92E5A" w:rsidRDefault="00D93C59" w:rsidP="00122D49">
            <w:pPr>
              <w:rPr>
                <w:rFonts w:asciiTheme="majorHAnsi" w:hAnsiTheme="majorHAnsi" w:cstheme="majorHAnsi"/>
                <w:color w:val="FF0000"/>
                <w:szCs w:val="22"/>
              </w:rPr>
            </w:pPr>
            <w:r w:rsidRPr="00E92E5A">
              <w:rPr>
                <w:rFonts w:asciiTheme="majorHAnsi" w:hAnsiTheme="majorHAnsi" w:cstheme="majorHAnsi"/>
                <w:color w:val="000000"/>
                <w:szCs w:val="22"/>
              </w:rPr>
              <w:t>Chức năng học tập</w:t>
            </w:r>
          </w:p>
        </w:tc>
      </w:tr>
      <w:tr w:rsidR="00886256" w:rsidRPr="00E92E5A" w14:paraId="1B00D84A" w14:textId="77777777" w:rsidTr="00122D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7C86DF0" w14:textId="77777777" w:rsidR="00D93C59" w:rsidRPr="00E92E5A" w:rsidRDefault="00D93C59" w:rsidP="00122D49">
            <w:pPr>
              <w:jc w:val="center"/>
              <w:rPr>
                <w:rFonts w:asciiTheme="majorHAnsi" w:hAnsiTheme="majorHAnsi" w:cstheme="majorHAnsi"/>
                <w:b/>
                <w:bCs/>
                <w:szCs w:val="22"/>
              </w:rPr>
            </w:pPr>
            <w:r w:rsidRPr="00E92E5A">
              <w:rPr>
                <w:rFonts w:asciiTheme="majorHAnsi" w:hAnsiTheme="majorHAnsi" w:cstheme="majorHAnsi"/>
                <w:b/>
                <w:bCs/>
                <w:szCs w:val="22"/>
              </w:rPr>
              <w:t>Use case(s):</w:t>
            </w:r>
          </w:p>
        </w:tc>
        <w:tc>
          <w:tcPr>
            <w:tcW w:w="0" w:type="auto"/>
            <w:tcBorders>
              <w:top w:val="outset" w:sz="6" w:space="0" w:color="auto"/>
              <w:left w:val="outset" w:sz="6" w:space="0" w:color="auto"/>
              <w:bottom w:val="outset" w:sz="6" w:space="0" w:color="auto"/>
              <w:right w:val="outset" w:sz="6" w:space="0" w:color="auto"/>
            </w:tcBorders>
            <w:vAlign w:val="center"/>
            <w:hideMark/>
          </w:tcPr>
          <w:p w14:paraId="2F2E3700" w14:textId="77777777" w:rsidR="00D93C59" w:rsidRPr="00E92E5A" w:rsidRDefault="00D93C59" w:rsidP="00122D49">
            <w:pPr>
              <w:rPr>
                <w:rFonts w:asciiTheme="majorHAnsi" w:hAnsiTheme="majorHAnsi" w:cstheme="majorHAnsi"/>
                <w:szCs w:val="22"/>
              </w:rPr>
            </w:pPr>
          </w:p>
        </w:tc>
      </w:tr>
      <w:tr w:rsidR="00886256" w:rsidRPr="009C50BA" w14:paraId="72E1B306" w14:textId="77777777" w:rsidTr="00122D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7647D5" w14:textId="77777777" w:rsidR="00D93C59" w:rsidRPr="00E92E5A" w:rsidRDefault="00D93C59" w:rsidP="00122D49">
            <w:pPr>
              <w:jc w:val="center"/>
              <w:rPr>
                <w:rFonts w:asciiTheme="majorHAnsi" w:hAnsiTheme="majorHAnsi" w:cstheme="majorHAnsi"/>
                <w:b/>
                <w:bCs/>
                <w:szCs w:val="22"/>
              </w:rPr>
            </w:pPr>
            <w:r w:rsidRPr="00E92E5A">
              <w:rPr>
                <w:rFonts w:asciiTheme="majorHAnsi" w:hAnsiTheme="majorHAnsi" w:cstheme="majorHAnsi"/>
                <w:b/>
                <w:bCs/>
                <w:szCs w:val="22"/>
              </w:rPr>
              <w:t>Mô tả:</w:t>
            </w:r>
          </w:p>
        </w:tc>
        <w:tc>
          <w:tcPr>
            <w:tcW w:w="0" w:type="auto"/>
            <w:tcBorders>
              <w:top w:val="outset" w:sz="6" w:space="0" w:color="auto"/>
              <w:left w:val="outset" w:sz="6" w:space="0" w:color="auto"/>
              <w:bottom w:val="outset" w:sz="6" w:space="0" w:color="auto"/>
              <w:right w:val="outset" w:sz="6" w:space="0" w:color="auto"/>
            </w:tcBorders>
            <w:vAlign w:val="center"/>
            <w:hideMark/>
          </w:tcPr>
          <w:p w14:paraId="76AE6BA6" w14:textId="77777777" w:rsidR="00886256" w:rsidRDefault="00886256" w:rsidP="00122D49">
            <w:pPr>
              <w:spacing w:before="100" w:beforeAutospacing="1" w:after="100" w:afterAutospacing="1"/>
              <w:jc w:val="both"/>
              <w:rPr>
                <w:ins w:id="519" w:author="TNT" w:date="2010-05-18T21:12:00Z"/>
                <w:rFonts w:asciiTheme="majorHAnsi" w:hAnsiTheme="majorHAnsi" w:cstheme="majorHAnsi"/>
                <w:szCs w:val="22"/>
              </w:rPr>
            </w:pPr>
            <w:ins w:id="520" w:author="TNT" w:date="2010-05-18T21:12:00Z">
              <w:r>
                <w:rPr>
                  <w:rFonts w:asciiTheme="majorHAnsi" w:hAnsiTheme="majorHAnsi" w:cstheme="majorHAnsi"/>
                  <w:szCs w:val="22"/>
                </w:rPr>
                <w:t>Bao gồm phần hiển thị danh sách các tên bài học, cho người dùng chọn.</w:t>
              </w:r>
            </w:ins>
            <w:ins w:id="521" w:author="TNT" w:date="2010-05-18T21:16:00Z">
              <w:r>
                <w:rPr>
                  <w:rFonts w:asciiTheme="majorHAnsi" w:hAnsiTheme="majorHAnsi" w:cstheme="majorHAnsi"/>
                  <w:szCs w:val="22"/>
                </w:rPr>
                <w:t>, hiển thị màu sắc thay đổi nếu người dùng đã làm qua, có hiển thị điểm số kế bên.</w:t>
              </w:r>
            </w:ins>
          </w:p>
          <w:p w14:paraId="1C64C521" w14:textId="77777777" w:rsidR="00D93C59" w:rsidRPr="00E92E5A" w:rsidDel="00886256" w:rsidRDefault="00D93C59" w:rsidP="00122D49">
            <w:pPr>
              <w:spacing w:before="100" w:beforeAutospacing="1" w:after="100" w:afterAutospacing="1"/>
              <w:jc w:val="both"/>
              <w:rPr>
                <w:del w:id="522" w:author="TNT" w:date="2010-05-18T21:13:00Z"/>
                <w:rFonts w:asciiTheme="majorHAnsi" w:hAnsiTheme="majorHAnsi" w:cstheme="majorHAnsi"/>
                <w:szCs w:val="22"/>
              </w:rPr>
            </w:pPr>
            <w:r w:rsidRPr="00E92E5A">
              <w:rPr>
                <w:rFonts w:asciiTheme="majorHAnsi" w:hAnsiTheme="majorHAnsi" w:cstheme="majorHAnsi"/>
                <w:szCs w:val="22"/>
              </w:rPr>
              <w:t xml:space="preserve">Sau khi chọn </w:t>
            </w:r>
            <w:del w:id="523" w:author="TNT" w:date="2010-05-18T21:13:00Z">
              <w:r w:rsidRPr="00E92E5A" w:rsidDel="00886256">
                <w:rPr>
                  <w:rFonts w:asciiTheme="majorHAnsi" w:hAnsiTheme="majorHAnsi" w:cstheme="majorHAnsi"/>
                  <w:szCs w:val="22"/>
                </w:rPr>
                <w:delText>bài tập</w:delText>
              </w:r>
            </w:del>
            <w:ins w:id="524" w:author="TNT" w:date="2010-05-18T21:13:00Z">
              <w:r w:rsidR="00886256">
                <w:rPr>
                  <w:rFonts w:asciiTheme="majorHAnsi" w:hAnsiTheme="majorHAnsi" w:cstheme="majorHAnsi"/>
                  <w:szCs w:val="22"/>
                </w:rPr>
                <w:t>tên bài học</w:t>
              </w:r>
            </w:ins>
            <w:r w:rsidRPr="00E92E5A">
              <w:rPr>
                <w:rFonts w:asciiTheme="majorHAnsi" w:hAnsiTheme="majorHAnsi" w:cstheme="majorHAnsi"/>
                <w:szCs w:val="22"/>
              </w:rPr>
              <w:t xml:space="preserve"> phù hợp, </w:t>
            </w:r>
            <w:del w:id="525" w:author="TNT" w:date="2010-05-18T21:13:00Z">
              <w:r w:rsidRPr="00E92E5A" w:rsidDel="00886256">
                <w:rPr>
                  <w:rFonts w:asciiTheme="majorHAnsi" w:hAnsiTheme="majorHAnsi" w:cstheme="majorHAnsi"/>
                  <w:szCs w:val="22"/>
                </w:rPr>
                <w:delText>click double vào bài đó sẽ hiển ra bài học, bài tập bao gồm nhiều chức năng con ghép lại như:</w:delText>
              </w:r>
            </w:del>
            <w:ins w:id="526" w:author="TNT" w:date="2010-05-18T21:13:00Z">
              <w:r w:rsidR="00886256">
                <w:rPr>
                  <w:rFonts w:asciiTheme="majorHAnsi" w:hAnsiTheme="majorHAnsi" w:cstheme="majorHAnsi"/>
                  <w:szCs w:val="22"/>
                </w:rPr>
                <w:t xml:space="preserve"> hiển thị các bài tập nâng cao liên quan đến bài học đó, hiển thị cũng tưng tự như phần bài học, bao gồm 2 loại chính:</w:t>
              </w:r>
            </w:ins>
          </w:p>
          <w:p w14:paraId="60EB4633" w14:textId="77777777" w:rsidR="00D93C59" w:rsidRPr="00E92E5A" w:rsidRDefault="00D93C59" w:rsidP="00886256">
            <w:pPr>
              <w:spacing w:before="100" w:beforeAutospacing="1" w:after="100" w:afterAutospacing="1"/>
              <w:jc w:val="both"/>
              <w:rPr>
                <w:rFonts w:asciiTheme="majorHAnsi" w:hAnsiTheme="majorHAnsi" w:cstheme="majorHAnsi"/>
              </w:rPr>
              <w:pPrChange w:id="527" w:author="TNT" w:date="2010-05-18T21:13:00Z">
                <w:pPr>
                  <w:pStyle w:val="ListParagraph"/>
                  <w:numPr>
                    <w:numId w:val="10"/>
                  </w:numPr>
                  <w:ind w:hanging="360"/>
                </w:pPr>
              </w:pPrChange>
            </w:pPr>
            <w:r w:rsidRPr="00E92E5A">
              <w:rPr>
                <w:rFonts w:asciiTheme="majorHAnsi" w:hAnsiTheme="majorHAnsi" w:cstheme="majorHAnsi"/>
                <w:b/>
                <w:bCs/>
              </w:rPr>
              <w:t xml:space="preserve">F-101: </w:t>
            </w:r>
            <w:r w:rsidRPr="00E92E5A">
              <w:rPr>
                <w:rFonts w:asciiTheme="majorHAnsi" w:hAnsiTheme="majorHAnsi" w:cstheme="majorHAnsi"/>
              </w:rPr>
              <w:t>bài t: hị các bài t</w:t>
            </w:r>
          </w:p>
          <w:p w14:paraId="3CF0E9BF" w14:textId="77777777" w:rsidR="00D93C59" w:rsidRPr="00E92E5A" w:rsidDel="00886256" w:rsidRDefault="00D93C59" w:rsidP="009200C5">
            <w:pPr>
              <w:pStyle w:val="ListParagraph"/>
              <w:numPr>
                <w:ilvl w:val="0"/>
                <w:numId w:val="10"/>
              </w:numPr>
              <w:rPr>
                <w:del w:id="528" w:author="TNT" w:date="2010-05-18T21:09:00Z"/>
                <w:rFonts w:asciiTheme="majorHAnsi" w:hAnsiTheme="majorHAnsi" w:cstheme="majorHAnsi"/>
              </w:rPr>
            </w:pPr>
            <w:del w:id="529" w:author="TNT" w:date="2010-05-18T21:09:00Z">
              <w:r w:rsidRPr="00E92E5A" w:rsidDel="00886256">
                <w:rPr>
                  <w:rFonts w:asciiTheme="majorHAnsi" w:eastAsia="Times New Roman" w:hAnsiTheme="majorHAnsi" w:cstheme="majorHAnsi"/>
                  <w:b/>
                  <w:bCs/>
                </w:rPr>
                <w:delText>F-10</w:delText>
              </w:r>
              <w:r w:rsidRPr="0063414A" w:rsidDel="00886256">
                <w:rPr>
                  <w:rFonts w:asciiTheme="majorHAnsi" w:eastAsia="Times New Roman" w:hAnsiTheme="majorHAnsi" w:cstheme="majorHAnsi"/>
                  <w:b/>
                  <w:bCs/>
                </w:rPr>
                <w:delText>2</w:delText>
              </w:r>
              <w:r w:rsidRPr="00E92E5A" w:rsidDel="00886256">
                <w:rPr>
                  <w:rFonts w:asciiTheme="majorHAnsi" w:eastAsia="Times New Roman" w:hAnsiTheme="majorHAnsi" w:cstheme="majorHAnsi"/>
                  <w:b/>
                  <w:bCs/>
                </w:rPr>
                <w:delText xml:space="preserve">: </w:delText>
              </w:r>
              <w:r w:rsidRPr="0063414A" w:rsidDel="00886256">
                <w:rPr>
                  <w:rFonts w:asciiTheme="majorHAnsi" w:hAnsiTheme="majorHAnsi" w:cstheme="majorHAnsi"/>
                </w:rPr>
                <w:delText>bài tập điền đáp án</w:delText>
              </w:r>
            </w:del>
          </w:p>
          <w:p w14:paraId="0144085A" w14:textId="77777777" w:rsidR="00D93C59" w:rsidRPr="00E92E5A" w:rsidRDefault="00D93C59" w:rsidP="009200C5">
            <w:pPr>
              <w:pStyle w:val="ListParagraph"/>
              <w:numPr>
                <w:ilvl w:val="0"/>
                <w:numId w:val="10"/>
              </w:numPr>
              <w:rPr>
                <w:rFonts w:asciiTheme="majorHAnsi" w:hAnsiTheme="majorHAnsi" w:cstheme="majorHAnsi"/>
              </w:rPr>
            </w:pPr>
            <w:r w:rsidRPr="00E92E5A">
              <w:rPr>
                <w:rFonts w:asciiTheme="majorHAnsi" w:eastAsia="Times New Roman" w:hAnsiTheme="majorHAnsi" w:cstheme="majorHAnsi"/>
                <w:b/>
                <w:bCs/>
              </w:rPr>
              <w:t>F-10</w:t>
            </w:r>
            <w:r w:rsidRPr="00E92E5A">
              <w:rPr>
                <w:rFonts w:asciiTheme="majorHAnsi" w:eastAsia="Times New Roman" w:hAnsiTheme="majorHAnsi" w:cstheme="majorHAnsi"/>
                <w:b/>
                <w:bCs/>
                <w:lang w:val="en-US"/>
              </w:rPr>
              <w:t>3</w:t>
            </w:r>
            <w:r w:rsidRPr="00E92E5A">
              <w:rPr>
                <w:rFonts w:asciiTheme="majorHAnsi" w:eastAsia="Times New Roman" w:hAnsiTheme="majorHAnsi" w:cstheme="majorHAnsi"/>
                <w:b/>
                <w:bCs/>
              </w:rPr>
              <w:t xml:space="preserve">: </w:t>
            </w:r>
            <w:r w:rsidRPr="00E92E5A">
              <w:rPr>
                <w:rFonts w:asciiTheme="majorHAnsi" w:hAnsiTheme="majorHAnsi" w:cstheme="majorHAnsi"/>
                <w:lang w:val="en-US"/>
              </w:rPr>
              <w:t>bài tập chứng minh</w:t>
            </w:r>
          </w:p>
          <w:p w14:paraId="2A010E82" w14:textId="77777777" w:rsidR="00D93C59" w:rsidRPr="0063414A" w:rsidDel="00886256" w:rsidRDefault="00D93C59" w:rsidP="00122D49">
            <w:pPr>
              <w:spacing w:before="100" w:beforeAutospacing="1" w:after="100" w:afterAutospacing="1"/>
              <w:jc w:val="both"/>
              <w:rPr>
                <w:del w:id="530" w:author="TNT" w:date="2010-05-18T21:15:00Z"/>
                <w:rFonts w:asciiTheme="majorHAnsi" w:hAnsiTheme="majorHAnsi" w:cstheme="majorHAnsi"/>
                <w:szCs w:val="22"/>
                <w:lang w:val="vi-VN"/>
              </w:rPr>
            </w:pPr>
            <w:del w:id="531" w:author="TNT" w:date="2010-05-18T21:15:00Z">
              <w:r w:rsidRPr="0063414A" w:rsidDel="00886256">
                <w:rPr>
                  <w:rFonts w:asciiTheme="majorHAnsi" w:hAnsiTheme="majorHAnsi" w:cstheme="majorHAnsi"/>
                  <w:szCs w:val="22"/>
                  <w:lang w:val="vi-VN"/>
                </w:rPr>
                <w:delText>Mỗi phần được nạp độc lập và có thứ tự, tức là học/ xem xong phần 1, nhấn nút “tiếp theo” thì sẽ nạp và hiển thị phần tiếp theo, hoặc “quay lại” để sửa lại phần trước đó, tiếp tục như vậy đến khi hết bài tập</w:delText>
              </w:r>
            </w:del>
          </w:p>
          <w:p w14:paraId="05965258" w14:textId="77777777" w:rsidR="00D93C59" w:rsidRPr="0063414A" w:rsidRDefault="00886256" w:rsidP="00886256">
            <w:pPr>
              <w:spacing w:before="100" w:beforeAutospacing="1" w:after="100" w:afterAutospacing="1"/>
              <w:jc w:val="both"/>
              <w:rPr>
                <w:rFonts w:asciiTheme="majorHAnsi" w:hAnsiTheme="majorHAnsi" w:cstheme="majorHAnsi"/>
                <w:szCs w:val="22"/>
                <w:lang w:val="vi-VN"/>
              </w:rPr>
            </w:pPr>
            <w:ins w:id="532" w:author="TNT" w:date="2010-05-18T21:15:00Z">
              <w:r>
                <w:rPr>
                  <w:rFonts w:asciiTheme="majorHAnsi" w:hAnsiTheme="majorHAnsi" w:cstheme="majorHAnsi"/>
                  <w:szCs w:val="22"/>
                </w:rPr>
                <w:t xml:space="preserve">Có nút “xem kết quả” để </w:t>
              </w:r>
            </w:ins>
            <w:del w:id="533" w:author="TNT" w:date="2010-05-18T21:15:00Z">
              <w:r w:rsidR="00D93C59" w:rsidRPr="0063414A" w:rsidDel="00886256">
                <w:rPr>
                  <w:rFonts w:asciiTheme="majorHAnsi" w:hAnsiTheme="majorHAnsi" w:cstheme="majorHAnsi"/>
                  <w:szCs w:val="22"/>
                  <w:lang w:val="vi-VN"/>
                </w:rPr>
                <w:delText>N</w:delText>
              </w:r>
            </w:del>
            <w:ins w:id="534" w:author="TNT" w:date="2010-05-18T21:15:00Z">
              <w:r>
                <w:rPr>
                  <w:rFonts w:asciiTheme="majorHAnsi" w:hAnsiTheme="majorHAnsi" w:cstheme="majorHAnsi"/>
                  <w:szCs w:val="22"/>
                </w:rPr>
                <w:t>n</w:t>
              </w:r>
            </w:ins>
            <w:r w:rsidR="00D93C59" w:rsidRPr="0063414A">
              <w:rPr>
                <w:rFonts w:asciiTheme="majorHAnsi" w:hAnsiTheme="majorHAnsi" w:cstheme="majorHAnsi"/>
                <w:szCs w:val="22"/>
                <w:lang w:val="vi-VN"/>
              </w:rPr>
              <w:t>gười dùng chọn</w:t>
            </w:r>
            <w:ins w:id="535" w:author="TNT" w:date="2010-05-18T21:15:00Z">
              <w:r>
                <w:rPr>
                  <w:rFonts w:asciiTheme="majorHAnsi" w:hAnsiTheme="majorHAnsi" w:cstheme="majorHAnsi"/>
                  <w:szCs w:val="22"/>
                </w:rPr>
                <w:t>,</w:t>
              </w:r>
            </w:ins>
            <w:del w:id="536" w:author="TNT" w:date="2010-05-18T21:15:00Z">
              <w:r w:rsidR="00D93C59" w:rsidRPr="0063414A" w:rsidDel="00886256">
                <w:rPr>
                  <w:rFonts w:asciiTheme="majorHAnsi" w:hAnsiTheme="majorHAnsi" w:cstheme="majorHAnsi"/>
                  <w:szCs w:val="22"/>
                  <w:lang w:val="vi-VN"/>
                </w:rPr>
                <w:delText xml:space="preserve"> “xem kết quả”</w:delText>
              </w:r>
            </w:del>
            <w:r w:rsidR="00D93C59" w:rsidRPr="0063414A">
              <w:rPr>
                <w:rFonts w:asciiTheme="majorHAnsi" w:hAnsiTheme="majorHAnsi" w:cstheme="majorHAnsi"/>
                <w:szCs w:val="22"/>
                <w:lang w:val="vi-VN"/>
              </w:rPr>
              <w:t xml:space="preserve"> để hiển thị phần kết quả của </w:t>
            </w:r>
            <w:del w:id="537" w:author="TNT" w:date="2010-05-18T21:15:00Z">
              <w:r w:rsidR="00D93C59" w:rsidRPr="0063414A" w:rsidDel="00886256">
                <w:rPr>
                  <w:rFonts w:asciiTheme="majorHAnsi" w:hAnsiTheme="majorHAnsi" w:cstheme="majorHAnsi"/>
                  <w:szCs w:val="22"/>
                  <w:lang w:val="vi-VN"/>
                </w:rPr>
                <w:delText>từng phần</w:delText>
              </w:r>
            </w:del>
            <w:ins w:id="538" w:author="TNT" w:date="2010-05-18T21:15:00Z">
              <w:r>
                <w:rPr>
                  <w:rFonts w:asciiTheme="majorHAnsi" w:hAnsiTheme="majorHAnsi" w:cstheme="majorHAnsi"/>
                  <w:szCs w:val="22"/>
                </w:rPr>
                <w:t>bài tập đó</w:t>
              </w:r>
            </w:ins>
            <w:del w:id="539" w:author="TNT" w:date="2010-05-18T21:15:00Z">
              <w:r w:rsidR="00D93C59" w:rsidRPr="0063414A" w:rsidDel="00886256">
                <w:rPr>
                  <w:rFonts w:asciiTheme="majorHAnsi" w:hAnsiTheme="majorHAnsi" w:cstheme="majorHAnsi"/>
                  <w:szCs w:val="22"/>
                  <w:lang w:val="vi-VN"/>
                </w:rPr>
                <w:delText>, có thể quay lại các phần trước để xem chi tiết kết quả</w:delText>
              </w:r>
            </w:del>
            <w:ins w:id="540" w:author="TNT" w:date="2010-05-18T21:14:00Z">
              <w:r>
                <w:rPr>
                  <w:rFonts w:asciiTheme="majorHAnsi" w:hAnsiTheme="majorHAnsi" w:cstheme="majorHAnsi"/>
                  <w:szCs w:val="22"/>
                </w:rPr>
                <w:t>.</w:t>
              </w:r>
            </w:ins>
            <w:del w:id="541" w:author="TNT" w:date="2010-05-18T21:16:00Z">
              <w:r w:rsidR="00D93C59" w:rsidRPr="0063414A" w:rsidDel="00886256">
                <w:rPr>
                  <w:rFonts w:asciiTheme="majorHAnsi" w:hAnsiTheme="majorHAnsi" w:cstheme="majorHAnsi"/>
                  <w:szCs w:val="22"/>
                  <w:lang w:val="vi-VN"/>
                </w:rPr>
                <w:delText>Cuối cùng có phần tổng kết số điểm của bài tập</w:delText>
              </w:r>
            </w:del>
            <w:r w:rsidR="00D93C59" w:rsidRPr="0063414A">
              <w:rPr>
                <w:rFonts w:asciiTheme="majorHAnsi" w:hAnsiTheme="majorHAnsi" w:cstheme="majorHAnsi"/>
                <w:szCs w:val="22"/>
                <w:lang w:val="vi-VN"/>
              </w:rPr>
              <w:t>, và hiện thông báo yêu cầu người dùng xác nhận có lưu lại điểm số bài này hay không</w:t>
            </w:r>
          </w:p>
        </w:tc>
      </w:tr>
      <w:tr w:rsidR="00886256" w:rsidRPr="009C50BA" w14:paraId="66C095FF" w14:textId="77777777" w:rsidTr="00122D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9DE673" w14:textId="77777777" w:rsidR="00D93C59" w:rsidRPr="0063414A" w:rsidRDefault="00D93C59" w:rsidP="00122D49">
            <w:pPr>
              <w:jc w:val="center"/>
              <w:rPr>
                <w:rFonts w:asciiTheme="majorHAnsi" w:hAnsiTheme="majorHAnsi" w:cstheme="majorHAnsi"/>
                <w:b/>
                <w:bCs/>
                <w:szCs w:val="22"/>
                <w:lang w:val="vi-VN"/>
              </w:rPr>
            </w:pPr>
            <w:r w:rsidRPr="0063414A">
              <w:rPr>
                <w:rFonts w:asciiTheme="majorHAnsi" w:hAnsiTheme="majorHAnsi" w:cstheme="majorHAnsi"/>
                <w:b/>
                <w:bCs/>
                <w:szCs w:val="22"/>
                <w:lang w:val="vi-VN"/>
              </w:rPr>
              <w:t>Ghi chú và các câu hỏi</w:t>
            </w:r>
          </w:p>
        </w:tc>
        <w:tc>
          <w:tcPr>
            <w:tcW w:w="0" w:type="auto"/>
            <w:tcBorders>
              <w:top w:val="outset" w:sz="6" w:space="0" w:color="auto"/>
              <w:left w:val="outset" w:sz="6" w:space="0" w:color="auto"/>
              <w:bottom w:val="outset" w:sz="6" w:space="0" w:color="auto"/>
              <w:right w:val="outset" w:sz="6" w:space="0" w:color="auto"/>
            </w:tcBorders>
            <w:vAlign w:val="center"/>
            <w:hideMark/>
          </w:tcPr>
          <w:p w14:paraId="5F9EB632" w14:textId="77777777" w:rsidR="00D93C59" w:rsidRPr="0063414A" w:rsidRDefault="00D93C59" w:rsidP="00122D49">
            <w:pPr>
              <w:spacing w:before="100" w:beforeAutospacing="1" w:after="100" w:afterAutospacing="1"/>
              <w:rPr>
                <w:rFonts w:asciiTheme="majorHAnsi" w:hAnsiTheme="majorHAnsi" w:cstheme="majorHAnsi"/>
                <w:szCs w:val="22"/>
                <w:lang w:val="vi-VN"/>
              </w:rPr>
            </w:pPr>
          </w:p>
        </w:tc>
      </w:tr>
    </w:tbl>
    <w:p w14:paraId="05473ED1" w14:textId="77777777" w:rsidR="00D93C59" w:rsidRPr="0063414A" w:rsidRDefault="00D93C59" w:rsidP="00D93C59">
      <w:pPr>
        <w:pStyle w:val="Heading3"/>
        <w:rPr>
          <w:lang w:val="vi-VN"/>
        </w:rPr>
      </w:pPr>
      <w:bookmarkStart w:id="542" w:name="_Toc261981547"/>
      <w:r w:rsidRPr="0063414A">
        <w:rPr>
          <w:lang w:val="vi-VN"/>
        </w:rPr>
        <w:lastRenderedPageBreak/>
        <w:t>Các thao tác với bài học/ bài tập (giống editor cho chương trình)</w:t>
      </w:r>
      <w:bookmarkEnd w:id="542"/>
    </w:p>
    <w:p w14:paraId="19418FFA" w14:textId="77777777" w:rsidR="00D93C59" w:rsidRPr="0063414A" w:rsidRDefault="00D93C59" w:rsidP="00D93C59">
      <w:pPr>
        <w:pStyle w:val="Heading4"/>
        <w:rPr>
          <w:lang w:val="vi-VN"/>
        </w:rPr>
      </w:pPr>
      <w:r w:rsidRPr="0063414A">
        <w:rPr>
          <w:rFonts w:eastAsia="Times New Roman"/>
          <w:lang w:val="vi-VN"/>
        </w:rPr>
        <w:t>F-200:</w:t>
      </w:r>
      <w:r w:rsidRPr="0063414A">
        <w:rPr>
          <w:lang w:val="vi-VN"/>
        </w:rPr>
        <w:t xml:space="preserve"> thêm bài học/ bài tập</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1417"/>
        <w:gridCol w:w="8987"/>
      </w:tblGrid>
      <w:tr w:rsidR="00D93C59" w:rsidRPr="00E92E5A" w14:paraId="0C7188FD" w14:textId="77777777" w:rsidTr="00122D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3D1834" w14:textId="77777777" w:rsidR="00D93C59" w:rsidRPr="00E92E5A" w:rsidRDefault="00D93C59" w:rsidP="00122D49">
            <w:pPr>
              <w:jc w:val="center"/>
              <w:rPr>
                <w:rFonts w:asciiTheme="majorHAnsi" w:hAnsiTheme="majorHAnsi" w:cstheme="majorHAnsi"/>
                <w:b/>
                <w:bCs/>
                <w:szCs w:val="22"/>
              </w:rPr>
            </w:pPr>
            <w:r w:rsidRPr="00E92E5A">
              <w:rPr>
                <w:rFonts w:asciiTheme="majorHAnsi" w:hAnsiTheme="majorHAnsi" w:cstheme="majorHAnsi"/>
                <w:b/>
                <w:bCs/>
                <w:szCs w:val="22"/>
              </w:rPr>
              <w:t>Độ ưu tiên:</w:t>
            </w:r>
          </w:p>
        </w:tc>
        <w:tc>
          <w:tcPr>
            <w:tcW w:w="0" w:type="auto"/>
            <w:tcBorders>
              <w:top w:val="outset" w:sz="6" w:space="0" w:color="auto"/>
              <w:left w:val="outset" w:sz="6" w:space="0" w:color="auto"/>
              <w:bottom w:val="outset" w:sz="6" w:space="0" w:color="auto"/>
              <w:right w:val="outset" w:sz="6" w:space="0" w:color="auto"/>
            </w:tcBorders>
            <w:vAlign w:val="center"/>
            <w:hideMark/>
          </w:tcPr>
          <w:p w14:paraId="59D64713" w14:textId="77777777" w:rsidR="00D93C59" w:rsidRPr="00E92E5A" w:rsidRDefault="00D93C59" w:rsidP="00122D49">
            <w:pPr>
              <w:rPr>
                <w:rFonts w:asciiTheme="majorHAnsi" w:hAnsiTheme="majorHAnsi" w:cstheme="majorHAnsi"/>
                <w:szCs w:val="22"/>
              </w:rPr>
            </w:pPr>
            <w:r>
              <w:rPr>
                <w:rFonts w:asciiTheme="majorHAnsi" w:hAnsiTheme="majorHAnsi" w:cstheme="majorHAnsi"/>
                <w:szCs w:val="22"/>
              </w:rPr>
              <w:t xml:space="preserve">Không </w:t>
            </w:r>
            <w:r w:rsidRPr="00E92E5A">
              <w:rPr>
                <w:rFonts w:asciiTheme="majorHAnsi" w:hAnsiTheme="majorHAnsi" w:cstheme="majorHAnsi"/>
                <w:szCs w:val="22"/>
              </w:rPr>
              <w:t>bắt buộc</w:t>
            </w:r>
          </w:p>
        </w:tc>
      </w:tr>
      <w:tr w:rsidR="00D93C59" w:rsidRPr="00E92E5A" w14:paraId="77631B28" w14:textId="77777777" w:rsidTr="00122D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A0F74C" w14:textId="77777777" w:rsidR="00D93C59" w:rsidRPr="00E92E5A" w:rsidRDefault="00D93C59" w:rsidP="00122D49">
            <w:pPr>
              <w:jc w:val="center"/>
              <w:rPr>
                <w:rFonts w:asciiTheme="majorHAnsi" w:hAnsiTheme="majorHAnsi" w:cstheme="majorHAnsi"/>
                <w:b/>
                <w:bCs/>
                <w:szCs w:val="22"/>
              </w:rPr>
            </w:pPr>
            <w:r w:rsidRPr="00E92E5A">
              <w:rPr>
                <w:rFonts w:asciiTheme="majorHAnsi" w:hAnsiTheme="majorHAnsi" w:cstheme="majorHAnsi"/>
                <w:b/>
                <w:bCs/>
                <w:szCs w:val="22"/>
              </w:rPr>
              <w:t>Thời gian thực hiện</w:t>
            </w:r>
          </w:p>
        </w:tc>
        <w:tc>
          <w:tcPr>
            <w:tcW w:w="0" w:type="auto"/>
            <w:tcBorders>
              <w:top w:val="outset" w:sz="6" w:space="0" w:color="auto"/>
              <w:left w:val="outset" w:sz="6" w:space="0" w:color="auto"/>
              <w:bottom w:val="outset" w:sz="6" w:space="0" w:color="auto"/>
              <w:right w:val="outset" w:sz="6" w:space="0" w:color="auto"/>
            </w:tcBorders>
            <w:vAlign w:val="center"/>
            <w:hideMark/>
          </w:tcPr>
          <w:p w14:paraId="0C3C10F4" w14:textId="77777777" w:rsidR="00D93C59" w:rsidRPr="00E92E5A" w:rsidRDefault="00D93C59" w:rsidP="00122D49">
            <w:pPr>
              <w:rPr>
                <w:rFonts w:asciiTheme="majorHAnsi" w:hAnsiTheme="majorHAnsi" w:cstheme="majorHAnsi"/>
                <w:szCs w:val="22"/>
              </w:rPr>
            </w:pPr>
            <w:r w:rsidRPr="00E92E5A">
              <w:rPr>
                <w:rFonts w:asciiTheme="majorHAnsi" w:hAnsiTheme="majorHAnsi" w:cstheme="majorHAnsi"/>
                <w:szCs w:val="22"/>
              </w:rPr>
              <w:t>Vài ngày</w:t>
            </w:r>
          </w:p>
        </w:tc>
      </w:tr>
      <w:tr w:rsidR="00D93C59" w:rsidRPr="00E92E5A" w14:paraId="4593833F" w14:textId="77777777" w:rsidTr="00122D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015C86A" w14:textId="77777777" w:rsidR="00D93C59" w:rsidRPr="00E92E5A" w:rsidRDefault="00D93C59" w:rsidP="00122D49">
            <w:pPr>
              <w:jc w:val="center"/>
              <w:rPr>
                <w:rFonts w:asciiTheme="majorHAnsi" w:hAnsiTheme="majorHAnsi" w:cstheme="majorHAnsi"/>
                <w:b/>
                <w:bCs/>
                <w:szCs w:val="22"/>
              </w:rPr>
            </w:pPr>
            <w:r w:rsidRPr="00E92E5A">
              <w:rPr>
                <w:rFonts w:asciiTheme="majorHAnsi" w:hAnsiTheme="majorHAnsi" w:cstheme="majorHAnsi"/>
                <w:b/>
                <w:bCs/>
                <w:szCs w:val="22"/>
              </w:rPr>
              <w:t>Rủi ro</w:t>
            </w:r>
          </w:p>
        </w:tc>
        <w:tc>
          <w:tcPr>
            <w:tcW w:w="0" w:type="auto"/>
            <w:tcBorders>
              <w:top w:val="outset" w:sz="6" w:space="0" w:color="auto"/>
              <w:left w:val="outset" w:sz="6" w:space="0" w:color="auto"/>
              <w:bottom w:val="outset" w:sz="6" w:space="0" w:color="auto"/>
              <w:right w:val="outset" w:sz="6" w:space="0" w:color="auto"/>
            </w:tcBorders>
            <w:vAlign w:val="center"/>
            <w:hideMark/>
          </w:tcPr>
          <w:p w14:paraId="4EB66026" w14:textId="77777777" w:rsidR="00D93C59" w:rsidRPr="00E92E5A" w:rsidRDefault="00D93C59" w:rsidP="00122D49">
            <w:pPr>
              <w:rPr>
                <w:rFonts w:asciiTheme="majorHAnsi" w:hAnsiTheme="majorHAnsi" w:cstheme="majorHAnsi"/>
                <w:szCs w:val="22"/>
              </w:rPr>
            </w:pPr>
          </w:p>
        </w:tc>
      </w:tr>
      <w:tr w:rsidR="00D93C59" w:rsidRPr="00E92E5A" w14:paraId="620CEDB1" w14:textId="77777777" w:rsidTr="00122D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1EE1E0" w14:textId="77777777" w:rsidR="00D93C59" w:rsidRPr="00E92E5A" w:rsidRDefault="00D93C59" w:rsidP="00122D49">
            <w:pPr>
              <w:jc w:val="center"/>
              <w:rPr>
                <w:rFonts w:asciiTheme="majorHAnsi" w:hAnsiTheme="majorHAnsi" w:cstheme="majorHAnsi"/>
                <w:b/>
                <w:bCs/>
                <w:szCs w:val="22"/>
              </w:rPr>
            </w:pPr>
            <w:r w:rsidRPr="00E92E5A">
              <w:rPr>
                <w:rFonts w:asciiTheme="majorHAnsi" w:hAnsiTheme="majorHAnsi" w:cstheme="majorHAnsi"/>
                <w:b/>
                <w:bCs/>
                <w:szCs w:val="22"/>
              </w:rPr>
              <w:t>Thuộc nhóm hàm:</w:t>
            </w:r>
          </w:p>
        </w:tc>
        <w:tc>
          <w:tcPr>
            <w:tcW w:w="0" w:type="auto"/>
            <w:tcBorders>
              <w:top w:val="outset" w:sz="6" w:space="0" w:color="auto"/>
              <w:left w:val="outset" w:sz="6" w:space="0" w:color="auto"/>
              <w:bottom w:val="outset" w:sz="6" w:space="0" w:color="auto"/>
              <w:right w:val="outset" w:sz="6" w:space="0" w:color="auto"/>
            </w:tcBorders>
            <w:vAlign w:val="center"/>
            <w:hideMark/>
          </w:tcPr>
          <w:p w14:paraId="06CC2DFD" w14:textId="77777777" w:rsidR="00D93C59" w:rsidRPr="00E92E5A" w:rsidRDefault="00D93C59" w:rsidP="00122D49">
            <w:pPr>
              <w:rPr>
                <w:rFonts w:asciiTheme="majorHAnsi" w:hAnsiTheme="majorHAnsi" w:cstheme="majorHAnsi"/>
                <w:color w:val="FF0000"/>
                <w:szCs w:val="22"/>
              </w:rPr>
            </w:pPr>
            <w:r w:rsidRPr="00E47542">
              <w:rPr>
                <w:rFonts w:asciiTheme="majorHAnsi" w:hAnsiTheme="majorHAnsi" w:cstheme="majorHAnsi"/>
                <w:color w:val="000000"/>
                <w:szCs w:val="22"/>
              </w:rPr>
              <w:t>Các thao tác với bài học/ bài tập</w:t>
            </w:r>
          </w:p>
        </w:tc>
      </w:tr>
      <w:tr w:rsidR="00D93C59" w:rsidRPr="00E92E5A" w14:paraId="19F00C04" w14:textId="77777777" w:rsidTr="00122D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50794A4" w14:textId="77777777" w:rsidR="00D93C59" w:rsidRPr="00E92E5A" w:rsidRDefault="00D93C59" w:rsidP="00122D49">
            <w:pPr>
              <w:jc w:val="center"/>
              <w:rPr>
                <w:rFonts w:asciiTheme="majorHAnsi" w:hAnsiTheme="majorHAnsi" w:cstheme="majorHAnsi"/>
                <w:b/>
                <w:bCs/>
                <w:szCs w:val="22"/>
              </w:rPr>
            </w:pPr>
            <w:r w:rsidRPr="00E92E5A">
              <w:rPr>
                <w:rFonts w:asciiTheme="majorHAnsi" w:hAnsiTheme="majorHAnsi" w:cstheme="majorHAnsi"/>
                <w:b/>
                <w:bCs/>
                <w:szCs w:val="22"/>
              </w:rPr>
              <w:t>Use case(s):</w:t>
            </w:r>
          </w:p>
        </w:tc>
        <w:tc>
          <w:tcPr>
            <w:tcW w:w="0" w:type="auto"/>
            <w:tcBorders>
              <w:top w:val="outset" w:sz="6" w:space="0" w:color="auto"/>
              <w:left w:val="outset" w:sz="6" w:space="0" w:color="auto"/>
              <w:bottom w:val="outset" w:sz="6" w:space="0" w:color="auto"/>
              <w:right w:val="outset" w:sz="6" w:space="0" w:color="auto"/>
            </w:tcBorders>
            <w:vAlign w:val="center"/>
            <w:hideMark/>
          </w:tcPr>
          <w:p w14:paraId="2EDE1C4A" w14:textId="77777777" w:rsidR="00D93C59" w:rsidRPr="00E92E5A" w:rsidRDefault="00D93C59" w:rsidP="00122D49">
            <w:pPr>
              <w:rPr>
                <w:rFonts w:asciiTheme="majorHAnsi" w:hAnsiTheme="majorHAnsi" w:cstheme="majorHAnsi"/>
                <w:szCs w:val="22"/>
              </w:rPr>
            </w:pPr>
          </w:p>
        </w:tc>
      </w:tr>
      <w:tr w:rsidR="00D93C59" w:rsidRPr="00E92E5A" w14:paraId="674F75FF" w14:textId="77777777" w:rsidTr="00122D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09B3B8" w14:textId="77777777" w:rsidR="00D93C59" w:rsidRPr="00E92E5A" w:rsidRDefault="00D93C59" w:rsidP="00122D49">
            <w:pPr>
              <w:jc w:val="center"/>
              <w:rPr>
                <w:rFonts w:asciiTheme="majorHAnsi" w:hAnsiTheme="majorHAnsi" w:cstheme="majorHAnsi"/>
                <w:b/>
                <w:bCs/>
                <w:szCs w:val="22"/>
              </w:rPr>
            </w:pPr>
            <w:r w:rsidRPr="00E92E5A">
              <w:rPr>
                <w:rFonts w:asciiTheme="majorHAnsi" w:hAnsiTheme="majorHAnsi" w:cstheme="majorHAnsi"/>
                <w:b/>
                <w:bCs/>
                <w:szCs w:val="22"/>
              </w:rPr>
              <w:t>Mô tả:</w:t>
            </w:r>
          </w:p>
        </w:tc>
        <w:tc>
          <w:tcPr>
            <w:tcW w:w="0" w:type="auto"/>
            <w:tcBorders>
              <w:top w:val="outset" w:sz="6" w:space="0" w:color="auto"/>
              <w:left w:val="outset" w:sz="6" w:space="0" w:color="auto"/>
              <w:bottom w:val="outset" w:sz="6" w:space="0" w:color="auto"/>
              <w:right w:val="outset" w:sz="6" w:space="0" w:color="auto"/>
            </w:tcBorders>
            <w:vAlign w:val="center"/>
            <w:hideMark/>
          </w:tcPr>
          <w:p w14:paraId="74407182" w14:textId="77777777" w:rsidR="00D93C59" w:rsidRPr="00E92E5A" w:rsidRDefault="00D93C59" w:rsidP="00886256">
            <w:pPr>
              <w:spacing w:before="100" w:beforeAutospacing="1" w:after="100" w:afterAutospacing="1"/>
              <w:jc w:val="both"/>
              <w:rPr>
                <w:rFonts w:asciiTheme="majorHAnsi" w:hAnsiTheme="majorHAnsi" w:cstheme="majorHAnsi"/>
                <w:szCs w:val="22"/>
              </w:rPr>
            </w:pPr>
            <w:r>
              <w:rPr>
                <w:rFonts w:asciiTheme="majorHAnsi" w:hAnsiTheme="majorHAnsi" w:cstheme="majorHAnsi"/>
                <w:szCs w:val="22"/>
              </w:rPr>
              <w:t xml:space="preserve">Hiển thị vùng nhập liệu cho phép gõ vào, có hỗ trợ một số nút giúp người dùng tự format, sau đó lưu lại dưới dạng file </w:t>
            </w:r>
            <w:del w:id="543" w:author="TNT" w:date="2010-05-18T21:17:00Z">
              <w:r w:rsidDel="00886256">
                <w:rPr>
                  <w:rFonts w:asciiTheme="majorHAnsi" w:hAnsiTheme="majorHAnsi" w:cstheme="majorHAnsi"/>
                  <w:szCs w:val="22"/>
                </w:rPr>
                <w:delText xml:space="preserve">xml </w:delText>
              </w:r>
            </w:del>
            <w:ins w:id="544" w:author="TNT" w:date="2010-05-18T21:17:00Z">
              <w:r w:rsidR="00886256">
                <w:rPr>
                  <w:rFonts w:asciiTheme="majorHAnsi" w:hAnsiTheme="majorHAnsi" w:cstheme="majorHAnsi"/>
                  <w:szCs w:val="22"/>
                </w:rPr>
                <w:t>dữ liệu</w:t>
              </w:r>
              <w:r w:rsidR="00886256">
                <w:rPr>
                  <w:rFonts w:asciiTheme="majorHAnsi" w:hAnsiTheme="majorHAnsi" w:cstheme="majorHAnsi"/>
                  <w:szCs w:val="22"/>
                </w:rPr>
                <w:t xml:space="preserve"> </w:t>
              </w:r>
            </w:ins>
            <w:r>
              <w:rPr>
                <w:rFonts w:asciiTheme="majorHAnsi" w:hAnsiTheme="majorHAnsi" w:cstheme="majorHAnsi"/>
                <w:szCs w:val="22"/>
              </w:rPr>
              <w:t>giống như format dữ liệu chuẩn của chương trình để chương trình có thể sử dụng để nạp như nạp các bài học khác</w:t>
            </w:r>
          </w:p>
        </w:tc>
      </w:tr>
      <w:tr w:rsidR="00D93C59" w:rsidRPr="00E92E5A" w14:paraId="5AEC2DC2" w14:textId="77777777" w:rsidTr="00122D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E6E9585" w14:textId="77777777" w:rsidR="00D93C59" w:rsidRPr="00E92E5A" w:rsidRDefault="00D93C59" w:rsidP="00122D49">
            <w:pPr>
              <w:jc w:val="center"/>
              <w:rPr>
                <w:rFonts w:asciiTheme="majorHAnsi" w:hAnsiTheme="majorHAnsi" w:cstheme="majorHAnsi"/>
                <w:b/>
                <w:bCs/>
                <w:szCs w:val="22"/>
              </w:rPr>
            </w:pPr>
            <w:r w:rsidRPr="00E92E5A">
              <w:rPr>
                <w:rFonts w:asciiTheme="majorHAnsi" w:hAnsiTheme="majorHAnsi" w:cstheme="majorHAnsi"/>
                <w:b/>
                <w:bCs/>
                <w:szCs w:val="22"/>
              </w:rPr>
              <w:t>Ghi chú và các câu hỏi</w:t>
            </w:r>
          </w:p>
        </w:tc>
        <w:tc>
          <w:tcPr>
            <w:tcW w:w="0" w:type="auto"/>
            <w:tcBorders>
              <w:top w:val="outset" w:sz="6" w:space="0" w:color="auto"/>
              <w:left w:val="outset" w:sz="6" w:space="0" w:color="auto"/>
              <w:bottom w:val="outset" w:sz="6" w:space="0" w:color="auto"/>
              <w:right w:val="outset" w:sz="6" w:space="0" w:color="auto"/>
            </w:tcBorders>
            <w:vAlign w:val="center"/>
            <w:hideMark/>
          </w:tcPr>
          <w:p w14:paraId="236B0003" w14:textId="77777777" w:rsidR="00D93C59" w:rsidRPr="00E92E5A" w:rsidRDefault="00D93C59" w:rsidP="00122D49">
            <w:pPr>
              <w:spacing w:before="100" w:beforeAutospacing="1" w:after="100" w:afterAutospacing="1"/>
              <w:rPr>
                <w:rFonts w:asciiTheme="majorHAnsi" w:hAnsiTheme="majorHAnsi" w:cstheme="majorHAnsi"/>
                <w:szCs w:val="22"/>
              </w:rPr>
            </w:pPr>
            <w:r>
              <w:rPr>
                <w:rFonts w:asciiTheme="majorHAnsi" w:hAnsiTheme="majorHAnsi" w:cstheme="majorHAnsi"/>
                <w:szCs w:val="22"/>
              </w:rPr>
              <w:t>Chức năng này chỉ dùng cho  giáo viên</w:t>
            </w:r>
          </w:p>
        </w:tc>
      </w:tr>
    </w:tbl>
    <w:p w14:paraId="31A44DEF" w14:textId="77777777" w:rsidR="00D93C59" w:rsidRPr="00146594" w:rsidRDefault="00D93C59" w:rsidP="00D93C59">
      <w:pPr>
        <w:pStyle w:val="Heading4"/>
      </w:pPr>
      <w:r w:rsidRPr="00146594">
        <w:rPr>
          <w:rFonts w:eastAsia="Times New Roman"/>
        </w:rPr>
        <w:t>F-20</w:t>
      </w:r>
      <w:r>
        <w:rPr>
          <w:rFonts w:eastAsia="Times New Roman"/>
        </w:rPr>
        <w:t>1</w:t>
      </w:r>
      <w:r w:rsidRPr="00146594">
        <w:rPr>
          <w:rFonts w:eastAsia="Times New Roman"/>
        </w:rPr>
        <w:t>:</w:t>
      </w:r>
      <w:r w:rsidRPr="00146594">
        <w:t xml:space="preserve"> xóa bài học/ bài tập</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2286"/>
        <w:gridCol w:w="5875"/>
      </w:tblGrid>
      <w:tr w:rsidR="00D93C59" w:rsidRPr="00E92E5A" w14:paraId="0D94E581" w14:textId="77777777" w:rsidTr="00122D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74E973B" w14:textId="77777777" w:rsidR="00D93C59" w:rsidRPr="00E92E5A" w:rsidRDefault="00D93C59" w:rsidP="00122D49">
            <w:pPr>
              <w:jc w:val="center"/>
              <w:rPr>
                <w:rFonts w:asciiTheme="majorHAnsi" w:hAnsiTheme="majorHAnsi" w:cstheme="majorHAnsi"/>
                <w:b/>
                <w:bCs/>
                <w:szCs w:val="22"/>
              </w:rPr>
            </w:pPr>
            <w:r w:rsidRPr="00E92E5A">
              <w:rPr>
                <w:rFonts w:asciiTheme="majorHAnsi" w:hAnsiTheme="majorHAnsi" w:cstheme="majorHAnsi"/>
                <w:b/>
                <w:bCs/>
                <w:szCs w:val="22"/>
              </w:rPr>
              <w:t>Độ ưu tiên:</w:t>
            </w:r>
          </w:p>
        </w:tc>
        <w:tc>
          <w:tcPr>
            <w:tcW w:w="0" w:type="auto"/>
            <w:tcBorders>
              <w:top w:val="outset" w:sz="6" w:space="0" w:color="auto"/>
              <w:left w:val="outset" w:sz="6" w:space="0" w:color="auto"/>
              <w:bottom w:val="outset" w:sz="6" w:space="0" w:color="auto"/>
              <w:right w:val="outset" w:sz="6" w:space="0" w:color="auto"/>
            </w:tcBorders>
            <w:vAlign w:val="center"/>
            <w:hideMark/>
          </w:tcPr>
          <w:p w14:paraId="6D0C57E5" w14:textId="77777777" w:rsidR="00D93C59" w:rsidRPr="00E92E5A" w:rsidRDefault="00D93C59" w:rsidP="00122D49">
            <w:pPr>
              <w:rPr>
                <w:rFonts w:asciiTheme="majorHAnsi" w:hAnsiTheme="majorHAnsi" w:cstheme="majorHAnsi"/>
                <w:szCs w:val="22"/>
              </w:rPr>
            </w:pPr>
            <w:r>
              <w:rPr>
                <w:rFonts w:asciiTheme="majorHAnsi" w:hAnsiTheme="majorHAnsi" w:cstheme="majorHAnsi"/>
                <w:szCs w:val="22"/>
              </w:rPr>
              <w:t xml:space="preserve">Không </w:t>
            </w:r>
            <w:r w:rsidRPr="00E92E5A">
              <w:rPr>
                <w:rFonts w:asciiTheme="majorHAnsi" w:hAnsiTheme="majorHAnsi" w:cstheme="majorHAnsi"/>
                <w:szCs w:val="22"/>
              </w:rPr>
              <w:t>bắt buộc</w:t>
            </w:r>
          </w:p>
        </w:tc>
      </w:tr>
      <w:tr w:rsidR="00D93C59" w:rsidRPr="00E92E5A" w14:paraId="44DD58CF" w14:textId="77777777" w:rsidTr="00122D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353C57" w14:textId="77777777" w:rsidR="00D93C59" w:rsidRPr="00E92E5A" w:rsidRDefault="00D93C59" w:rsidP="00122D49">
            <w:pPr>
              <w:jc w:val="center"/>
              <w:rPr>
                <w:rFonts w:asciiTheme="majorHAnsi" w:hAnsiTheme="majorHAnsi" w:cstheme="majorHAnsi"/>
                <w:b/>
                <w:bCs/>
                <w:szCs w:val="22"/>
              </w:rPr>
            </w:pPr>
            <w:r w:rsidRPr="00E92E5A">
              <w:rPr>
                <w:rFonts w:asciiTheme="majorHAnsi" w:hAnsiTheme="majorHAnsi" w:cstheme="majorHAnsi"/>
                <w:b/>
                <w:bCs/>
                <w:szCs w:val="22"/>
              </w:rPr>
              <w:t>Thời gian thực hiện</w:t>
            </w:r>
          </w:p>
        </w:tc>
        <w:tc>
          <w:tcPr>
            <w:tcW w:w="0" w:type="auto"/>
            <w:tcBorders>
              <w:top w:val="outset" w:sz="6" w:space="0" w:color="auto"/>
              <w:left w:val="outset" w:sz="6" w:space="0" w:color="auto"/>
              <w:bottom w:val="outset" w:sz="6" w:space="0" w:color="auto"/>
              <w:right w:val="outset" w:sz="6" w:space="0" w:color="auto"/>
            </w:tcBorders>
            <w:vAlign w:val="center"/>
            <w:hideMark/>
          </w:tcPr>
          <w:p w14:paraId="29588B1B" w14:textId="77777777" w:rsidR="00D93C59" w:rsidRPr="00E92E5A" w:rsidRDefault="00D93C59" w:rsidP="00122D49">
            <w:pPr>
              <w:rPr>
                <w:rFonts w:asciiTheme="majorHAnsi" w:hAnsiTheme="majorHAnsi" w:cstheme="majorHAnsi"/>
                <w:szCs w:val="22"/>
              </w:rPr>
            </w:pPr>
            <w:r w:rsidRPr="00E92E5A">
              <w:rPr>
                <w:rFonts w:asciiTheme="majorHAnsi" w:hAnsiTheme="majorHAnsi" w:cstheme="majorHAnsi"/>
                <w:szCs w:val="22"/>
              </w:rPr>
              <w:t>Vài ngày</w:t>
            </w:r>
          </w:p>
        </w:tc>
      </w:tr>
      <w:tr w:rsidR="00D93C59" w:rsidRPr="00E92E5A" w14:paraId="58DA62E1" w14:textId="77777777" w:rsidTr="00122D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A4DA68" w14:textId="77777777" w:rsidR="00D93C59" w:rsidRPr="00E92E5A" w:rsidRDefault="00D93C59" w:rsidP="00122D49">
            <w:pPr>
              <w:jc w:val="center"/>
              <w:rPr>
                <w:rFonts w:asciiTheme="majorHAnsi" w:hAnsiTheme="majorHAnsi" w:cstheme="majorHAnsi"/>
                <w:b/>
                <w:bCs/>
                <w:szCs w:val="22"/>
              </w:rPr>
            </w:pPr>
            <w:r w:rsidRPr="00E92E5A">
              <w:rPr>
                <w:rFonts w:asciiTheme="majorHAnsi" w:hAnsiTheme="majorHAnsi" w:cstheme="majorHAnsi"/>
                <w:b/>
                <w:bCs/>
                <w:szCs w:val="22"/>
              </w:rPr>
              <w:t>Rủi ro</w:t>
            </w:r>
          </w:p>
        </w:tc>
        <w:tc>
          <w:tcPr>
            <w:tcW w:w="0" w:type="auto"/>
            <w:tcBorders>
              <w:top w:val="outset" w:sz="6" w:space="0" w:color="auto"/>
              <w:left w:val="outset" w:sz="6" w:space="0" w:color="auto"/>
              <w:bottom w:val="outset" w:sz="6" w:space="0" w:color="auto"/>
              <w:right w:val="outset" w:sz="6" w:space="0" w:color="auto"/>
            </w:tcBorders>
            <w:vAlign w:val="center"/>
            <w:hideMark/>
          </w:tcPr>
          <w:p w14:paraId="215BC67D" w14:textId="77777777" w:rsidR="00D93C59" w:rsidRPr="00E92E5A" w:rsidRDefault="00D93C59" w:rsidP="00122D49">
            <w:pPr>
              <w:rPr>
                <w:rFonts w:asciiTheme="majorHAnsi" w:hAnsiTheme="majorHAnsi" w:cstheme="majorHAnsi"/>
                <w:szCs w:val="22"/>
              </w:rPr>
            </w:pPr>
          </w:p>
        </w:tc>
      </w:tr>
      <w:tr w:rsidR="00D93C59" w:rsidRPr="00E92E5A" w14:paraId="65F47441" w14:textId="77777777" w:rsidTr="00122D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D1037CA" w14:textId="77777777" w:rsidR="00D93C59" w:rsidRPr="00E92E5A" w:rsidRDefault="00D93C59" w:rsidP="00122D49">
            <w:pPr>
              <w:jc w:val="center"/>
              <w:rPr>
                <w:rFonts w:asciiTheme="majorHAnsi" w:hAnsiTheme="majorHAnsi" w:cstheme="majorHAnsi"/>
                <w:b/>
                <w:bCs/>
                <w:szCs w:val="22"/>
              </w:rPr>
            </w:pPr>
            <w:r w:rsidRPr="00E92E5A">
              <w:rPr>
                <w:rFonts w:asciiTheme="majorHAnsi" w:hAnsiTheme="majorHAnsi" w:cstheme="majorHAnsi"/>
                <w:b/>
                <w:bCs/>
                <w:szCs w:val="22"/>
              </w:rPr>
              <w:t>Thuộc nhóm hàm:</w:t>
            </w:r>
          </w:p>
        </w:tc>
        <w:tc>
          <w:tcPr>
            <w:tcW w:w="0" w:type="auto"/>
            <w:tcBorders>
              <w:top w:val="outset" w:sz="6" w:space="0" w:color="auto"/>
              <w:left w:val="outset" w:sz="6" w:space="0" w:color="auto"/>
              <w:bottom w:val="outset" w:sz="6" w:space="0" w:color="auto"/>
              <w:right w:val="outset" w:sz="6" w:space="0" w:color="auto"/>
            </w:tcBorders>
            <w:vAlign w:val="center"/>
            <w:hideMark/>
          </w:tcPr>
          <w:p w14:paraId="0239295D" w14:textId="77777777" w:rsidR="00D93C59" w:rsidRPr="00E92E5A" w:rsidRDefault="00886256" w:rsidP="00122D49">
            <w:pPr>
              <w:rPr>
                <w:rFonts w:asciiTheme="majorHAnsi" w:hAnsiTheme="majorHAnsi" w:cstheme="majorHAnsi"/>
                <w:color w:val="FF0000"/>
                <w:szCs w:val="22"/>
              </w:rPr>
            </w:pPr>
            <w:ins w:id="545" w:author="TNT" w:date="2010-05-18T21:17:00Z">
              <w:r w:rsidRPr="00E47542">
                <w:rPr>
                  <w:rFonts w:asciiTheme="majorHAnsi" w:hAnsiTheme="majorHAnsi" w:cstheme="majorHAnsi"/>
                  <w:color w:val="000000"/>
                  <w:szCs w:val="22"/>
                </w:rPr>
                <w:t>Các thao tác với bài học/ bài tập</w:t>
              </w:r>
            </w:ins>
            <w:del w:id="546" w:author="TNT" w:date="2010-05-18T21:17:00Z">
              <w:r w:rsidR="00D93C59" w:rsidRPr="00E92E5A" w:rsidDel="00886256">
                <w:rPr>
                  <w:rFonts w:asciiTheme="majorHAnsi" w:hAnsiTheme="majorHAnsi" w:cstheme="majorHAnsi"/>
                  <w:color w:val="000000"/>
                  <w:szCs w:val="22"/>
                </w:rPr>
                <w:delText>Chức năng học tập</w:delText>
              </w:r>
              <w:r w:rsidR="00D93C59" w:rsidDel="00886256">
                <w:rPr>
                  <w:rFonts w:asciiTheme="majorHAnsi" w:hAnsiTheme="majorHAnsi" w:cstheme="majorHAnsi"/>
                  <w:color w:val="000000"/>
                  <w:szCs w:val="22"/>
                </w:rPr>
                <w:delText>?</w:delText>
              </w:r>
            </w:del>
          </w:p>
        </w:tc>
      </w:tr>
      <w:tr w:rsidR="00D93C59" w:rsidRPr="00E92E5A" w14:paraId="647C0F24" w14:textId="77777777" w:rsidTr="00122D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E1CC68B" w14:textId="77777777" w:rsidR="00D93C59" w:rsidRPr="00E92E5A" w:rsidRDefault="00D93C59" w:rsidP="00122D49">
            <w:pPr>
              <w:jc w:val="center"/>
              <w:rPr>
                <w:rFonts w:asciiTheme="majorHAnsi" w:hAnsiTheme="majorHAnsi" w:cstheme="majorHAnsi"/>
                <w:b/>
                <w:bCs/>
                <w:szCs w:val="22"/>
              </w:rPr>
            </w:pPr>
            <w:r w:rsidRPr="00E92E5A">
              <w:rPr>
                <w:rFonts w:asciiTheme="majorHAnsi" w:hAnsiTheme="majorHAnsi" w:cstheme="majorHAnsi"/>
                <w:b/>
                <w:bCs/>
                <w:szCs w:val="22"/>
              </w:rPr>
              <w:t>Use case(s):</w:t>
            </w:r>
          </w:p>
        </w:tc>
        <w:tc>
          <w:tcPr>
            <w:tcW w:w="0" w:type="auto"/>
            <w:tcBorders>
              <w:top w:val="outset" w:sz="6" w:space="0" w:color="auto"/>
              <w:left w:val="outset" w:sz="6" w:space="0" w:color="auto"/>
              <w:bottom w:val="outset" w:sz="6" w:space="0" w:color="auto"/>
              <w:right w:val="outset" w:sz="6" w:space="0" w:color="auto"/>
            </w:tcBorders>
            <w:vAlign w:val="center"/>
            <w:hideMark/>
          </w:tcPr>
          <w:p w14:paraId="60F9A6AC" w14:textId="77777777" w:rsidR="00D93C59" w:rsidRPr="00E92E5A" w:rsidRDefault="00D93C59" w:rsidP="00122D49">
            <w:pPr>
              <w:rPr>
                <w:rFonts w:asciiTheme="majorHAnsi" w:hAnsiTheme="majorHAnsi" w:cstheme="majorHAnsi"/>
                <w:szCs w:val="22"/>
              </w:rPr>
            </w:pPr>
          </w:p>
        </w:tc>
      </w:tr>
      <w:tr w:rsidR="00D93C59" w:rsidRPr="00E92E5A" w14:paraId="15C3F409" w14:textId="77777777" w:rsidTr="00122D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65DBF2F" w14:textId="77777777" w:rsidR="00D93C59" w:rsidRPr="00E92E5A" w:rsidRDefault="00D93C59" w:rsidP="00122D49">
            <w:pPr>
              <w:jc w:val="center"/>
              <w:rPr>
                <w:rFonts w:asciiTheme="majorHAnsi" w:hAnsiTheme="majorHAnsi" w:cstheme="majorHAnsi"/>
                <w:b/>
                <w:bCs/>
                <w:szCs w:val="22"/>
              </w:rPr>
            </w:pPr>
            <w:r w:rsidRPr="00E92E5A">
              <w:rPr>
                <w:rFonts w:asciiTheme="majorHAnsi" w:hAnsiTheme="majorHAnsi" w:cstheme="majorHAnsi"/>
                <w:b/>
                <w:bCs/>
                <w:szCs w:val="22"/>
              </w:rPr>
              <w:t>Mô tả:</w:t>
            </w:r>
          </w:p>
        </w:tc>
        <w:tc>
          <w:tcPr>
            <w:tcW w:w="0" w:type="auto"/>
            <w:tcBorders>
              <w:top w:val="outset" w:sz="6" w:space="0" w:color="auto"/>
              <w:left w:val="outset" w:sz="6" w:space="0" w:color="auto"/>
              <w:bottom w:val="outset" w:sz="6" w:space="0" w:color="auto"/>
              <w:right w:val="outset" w:sz="6" w:space="0" w:color="auto"/>
            </w:tcBorders>
            <w:vAlign w:val="center"/>
            <w:hideMark/>
          </w:tcPr>
          <w:p w14:paraId="557C1F27" w14:textId="77777777" w:rsidR="00D93C59" w:rsidRPr="00E92E5A" w:rsidRDefault="00D93C59" w:rsidP="00122D49">
            <w:pPr>
              <w:spacing w:before="100" w:beforeAutospacing="1" w:after="100" w:afterAutospacing="1"/>
              <w:jc w:val="both"/>
              <w:rPr>
                <w:rFonts w:asciiTheme="majorHAnsi" w:hAnsiTheme="majorHAnsi" w:cstheme="majorHAnsi"/>
                <w:szCs w:val="22"/>
              </w:rPr>
            </w:pPr>
            <w:r>
              <w:rPr>
                <w:rFonts w:asciiTheme="majorHAnsi" w:hAnsiTheme="majorHAnsi" w:cstheme="majorHAnsi"/>
                <w:szCs w:val="22"/>
              </w:rPr>
              <w:t>Chọn bài học và xóa bài học nếu bài học không còn phù hợp nữa</w:t>
            </w:r>
          </w:p>
        </w:tc>
      </w:tr>
      <w:tr w:rsidR="00D93C59" w:rsidRPr="00E92E5A" w14:paraId="38308201" w14:textId="77777777" w:rsidTr="00122D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975C115" w14:textId="77777777" w:rsidR="00D93C59" w:rsidRPr="00E92E5A" w:rsidRDefault="00D93C59" w:rsidP="00122D49">
            <w:pPr>
              <w:jc w:val="center"/>
              <w:rPr>
                <w:rFonts w:asciiTheme="majorHAnsi" w:hAnsiTheme="majorHAnsi" w:cstheme="majorHAnsi"/>
                <w:b/>
                <w:bCs/>
                <w:szCs w:val="22"/>
              </w:rPr>
            </w:pPr>
            <w:r w:rsidRPr="00E92E5A">
              <w:rPr>
                <w:rFonts w:asciiTheme="majorHAnsi" w:hAnsiTheme="majorHAnsi" w:cstheme="majorHAnsi"/>
                <w:b/>
                <w:bCs/>
                <w:szCs w:val="22"/>
              </w:rPr>
              <w:t>Ghi chú và các câu hỏi</w:t>
            </w:r>
          </w:p>
        </w:tc>
        <w:tc>
          <w:tcPr>
            <w:tcW w:w="0" w:type="auto"/>
            <w:tcBorders>
              <w:top w:val="outset" w:sz="6" w:space="0" w:color="auto"/>
              <w:left w:val="outset" w:sz="6" w:space="0" w:color="auto"/>
              <w:bottom w:val="outset" w:sz="6" w:space="0" w:color="auto"/>
              <w:right w:val="outset" w:sz="6" w:space="0" w:color="auto"/>
            </w:tcBorders>
            <w:vAlign w:val="center"/>
            <w:hideMark/>
          </w:tcPr>
          <w:p w14:paraId="557D04DD" w14:textId="77777777" w:rsidR="00D93C59" w:rsidRPr="00E92E5A" w:rsidRDefault="00D93C59" w:rsidP="00122D49">
            <w:pPr>
              <w:spacing w:before="100" w:beforeAutospacing="1" w:after="100" w:afterAutospacing="1"/>
              <w:rPr>
                <w:rFonts w:asciiTheme="majorHAnsi" w:hAnsiTheme="majorHAnsi" w:cstheme="majorHAnsi"/>
                <w:szCs w:val="22"/>
              </w:rPr>
            </w:pPr>
            <w:r>
              <w:rPr>
                <w:rFonts w:asciiTheme="majorHAnsi" w:hAnsiTheme="majorHAnsi" w:cstheme="majorHAnsi"/>
                <w:szCs w:val="22"/>
              </w:rPr>
              <w:t>Chức năng này chỉ dùng cho giáo viên</w:t>
            </w:r>
          </w:p>
        </w:tc>
      </w:tr>
    </w:tbl>
    <w:p w14:paraId="37F83389" w14:textId="77777777" w:rsidR="00D93C59" w:rsidRPr="00146594" w:rsidRDefault="00D93C59" w:rsidP="00D93C59">
      <w:pPr>
        <w:pStyle w:val="Heading4"/>
      </w:pPr>
      <w:r w:rsidRPr="00146594">
        <w:rPr>
          <w:rFonts w:eastAsia="Times New Roman"/>
        </w:rPr>
        <w:t>F-20</w:t>
      </w:r>
      <w:r>
        <w:rPr>
          <w:rFonts w:eastAsia="Times New Roman"/>
        </w:rPr>
        <w:t>2</w:t>
      </w:r>
      <w:r w:rsidRPr="00146594">
        <w:rPr>
          <w:rFonts w:eastAsia="Times New Roman"/>
        </w:rPr>
        <w:t>:</w:t>
      </w:r>
      <w:r w:rsidRPr="00146594">
        <w:t xml:space="preserve"> sửa bài học/ bài tập</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1310"/>
        <w:gridCol w:w="9094"/>
      </w:tblGrid>
      <w:tr w:rsidR="00D93C59" w:rsidRPr="00E92E5A" w14:paraId="1ED31C92" w14:textId="77777777" w:rsidTr="00122D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DDDA13" w14:textId="77777777" w:rsidR="00D93C59" w:rsidRPr="00E92E5A" w:rsidRDefault="00D93C59" w:rsidP="00122D49">
            <w:pPr>
              <w:jc w:val="center"/>
              <w:rPr>
                <w:rFonts w:asciiTheme="majorHAnsi" w:hAnsiTheme="majorHAnsi" w:cstheme="majorHAnsi"/>
                <w:b/>
                <w:bCs/>
                <w:szCs w:val="22"/>
              </w:rPr>
            </w:pPr>
            <w:r w:rsidRPr="00E92E5A">
              <w:rPr>
                <w:rFonts w:asciiTheme="majorHAnsi" w:hAnsiTheme="majorHAnsi" w:cstheme="majorHAnsi"/>
                <w:b/>
                <w:bCs/>
                <w:szCs w:val="22"/>
              </w:rPr>
              <w:t>Độ ưu tiên:</w:t>
            </w:r>
          </w:p>
        </w:tc>
        <w:tc>
          <w:tcPr>
            <w:tcW w:w="0" w:type="auto"/>
            <w:tcBorders>
              <w:top w:val="outset" w:sz="6" w:space="0" w:color="auto"/>
              <w:left w:val="outset" w:sz="6" w:space="0" w:color="auto"/>
              <w:bottom w:val="outset" w:sz="6" w:space="0" w:color="auto"/>
              <w:right w:val="outset" w:sz="6" w:space="0" w:color="auto"/>
            </w:tcBorders>
            <w:vAlign w:val="center"/>
            <w:hideMark/>
          </w:tcPr>
          <w:p w14:paraId="2503D36F" w14:textId="77777777" w:rsidR="00D93C59" w:rsidRPr="00E92E5A" w:rsidRDefault="00D93C59" w:rsidP="00122D49">
            <w:pPr>
              <w:rPr>
                <w:rFonts w:asciiTheme="majorHAnsi" w:hAnsiTheme="majorHAnsi" w:cstheme="majorHAnsi"/>
                <w:szCs w:val="22"/>
              </w:rPr>
            </w:pPr>
            <w:r>
              <w:rPr>
                <w:rFonts w:asciiTheme="majorHAnsi" w:hAnsiTheme="majorHAnsi" w:cstheme="majorHAnsi"/>
                <w:szCs w:val="22"/>
              </w:rPr>
              <w:t xml:space="preserve">Không </w:t>
            </w:r>
            <w:r w:rsidRPr="00E92E5A">
              <w:rPr>
                <w:rFonts w:asciiTheme="majorHAnsi" w:hAnsiTheme="majorHAnsi" w:cstheme="majorHAnsi"/>
                <w:szCs w:val="22"/>
              </w:rPr>
              <w:t>bắt buộc</w:t>
            </w:r>
          </w:p>
        </w:tc>
      </w:tr>
      <w:tr w:rsidR="00D93C59" w:rsidRPr="00E92E5A" w14:paraId="35282994" w14:textId="77777777" w:rsidTr="00122D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3FBDF50" w14:textId="77777777" w:rsidR="00D93C59" w:rsidRPr="00E92E5A" w:rsidRDefault="00D93C59" w:rsidP="00122D49">
            <w:pPr>
              <w:jc w:val="center"/>
              <w:rPr>
                <w:rFonts w:asciiTheme="majorHAnsi" w:hAnsiTheme="majorHAnsi" w:cstheme="majorHAnsi"/>
                <w:b/>
                <w:bCs/>
                <w:szCs w:val="22"/>
              </w:rPr>
            </w:pPr>
            <w:r w:rsidRPr="00E92E5A">
              <w:rPr>
                <w:rFonts w:asciiTheme="majorHAnsi" w:hAnsiTheme="majorHAnsi" w:cstheme="majorHAnsi"/>
                <w:b/>
                <w:bCs/>
                <w:szCs w:val="22"/>
              </w:rPr>
              <w:t>Thời gian thực hiện</w:t>
            </w:r>
          </w:p>
        </w:tc>
        <w:tc>
          <w:tcPr>
            <w:tcW w:w="0" w:type="auto"/>
            <w:tcBorders>
              <w:top w:val="outset" w:sz="6" w:space="0" w:color="auto"/>
              <w:left w:val="outset" w:sz="6" w:space="0" w:color="auto"/>
              <w:bottom w:val="outset" w:sz="6" w:space="0" w:color="auto"/>
              <w:right w:val="outset" w:sz="6" w:space="0" w:color="auto"/>
            </w:tcBorders>
            <w:vAlign w:val="center"/>
            <w:hideMark/>
          </w:tcPr>
          <w:p w14:paraId="10B2C47A" w14:textId="77777777" w:rsidR="00D93C59" w:rsidRPr="00E92E5A" w:rsidRDefault="00D93C59" w:rsidP="00122D49">
            <w:pPr>
              <w:rPr>
                <w:rFonts w:asciiTheme="majorHAnsi" w:hAnsiTheme="majorHAnsi" w:cstheme="majorHAnsi"/>
                <w:szCs w:val="22"/>
              </w:rPr>
            </w:pPr>
            <w:r w:rsidRPr="00E92E5A">
              <w:rPr>
                <w:rFonts w:asciiTheme="majorHAnsi" w:hAnsiTheme="majorHAnsi" w:cstheme="majorHAnsi"/>
                <w:szCs w:val="22"/>
              </w:rPr>
              <w:t>Vài ngày</w:t>
            </w:r>
          </w:p>
        </w:tc>
      </w:tr>
      <w:tr w:rsidR="00D93C59" w:rsidRPr="00E92E5A" w14:paraId="28B389C2" w14:textId="77777777" w:rsidTr="00122D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CFE183" w14:textId="77777777" w:rsidR="00D93C59" w:rsidRPr="00E92E5A" w:rsidRDefault="00D93C59" w:rsidP="00122D49">
            <w:pPr>
              <w:jc w:val="center"/>
              <w:rPr>
                <w:rFonts w:asciiTheme="majorHAnsi" w:hAnsiTheme="majorHAnsi" w:cstheme="majorHAnsi"/>
                <w:b/>
                <w:bCs/>
                <w:szCs w:val="22"/>
              </w:rPr>
            </w:pPr>
            <w:r w:rsidRPr="00E92E5A">
              <w:rPr>
                <w:rFonts w:asciiTheme="majorHAnsi" w:hAnsiTheme="majorHAnsi" w:cstheme="majorHAnsi"/>
                <w:b/>
                <w:bCs/>
                <w:szCs w:val="22"/>
              </w:rPr>
              <w:t>Rủi ro</w:t>
            </w:r>
          </w:p>
        </w:tc>
        <w:tc>
          <w:tcPr>
            <w:tcW w:w="0" w:type="auto"/>
            <w:tcBorders>
              <w:top w:val="outset" w:sz="6" w:space="0" w:color="auto"/>
              <w:left w:val="outset" w:sz="6" w:space="0" w:color="auto"/>
              <w:bottom w:val="outset" w:sz="6" w:space="0" w:color="auto"/>
              <w:right w:val="outset" w:sz="6" w:space="0" w:color="auto"/>
            </w:tcBorders>
            <w:vAlign w:val="center"/>
            <w:hideMark/>
          </w:tcPr>
          <w:p w14:paraId="220B5B1F" w14:textId="77777777" w:rsidR="00D93C59" w:rsidRPr="00E92E5A" w:rsidRDefault="00D93C59" w:rsidP="00122D49">
            <w:pPr>
              <w:rPr>
                <w:rFonts w:asciiTheme="majorHAnsi" w:hAnsiTheme="majorHAnsi" w:cstheme="majorHAnsi"/>
                <w:szCs w:val="22"/>
              </w:rPr>
            </w:pPr>
          </w:p>
        </w:tc>
      </w:tr>
      <w:tr w:rsidR="00D93C59" w:rsidRPr="00E92E5A" w14:paraId="00D7265A" w14:textId="77777777" w:rsidTr="00122D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B8949F" w14:textId="77777777" w:rsidR="00D93C59" w:rsidRPr="00E92E5A" w:rsidRDefault="00D93C59" w:rsidP="00122D49">
            <w:pPr>
              <w:jc w:val="center"/>
              <w:rPr>
                <w:rFonts w:asciiTheme="majorHAnsi" w:hAnsiTheme="majorHAnsi" w:cstheme="majorHAnsi"/>
                <w:b/>
                <w:bCs/>
                <w:szCs w:val="22"/>
              </w:rPr>
            </w:pPr>
            <w:r w:rsidRPr="00E92E5A">
              <w:rPr>
                <w:rFonts w:asciiTheme="majorHAnsi" w:hAnsiTheme="majorHAnsi" w:cstheme="majorHAnsi"/>
                <w:b/>
                <w:bCs/>
                <w:szCs w:val="22"/>
              </w:rPr>
              <w:t>Thuộc nhóm hàm:</w:t>
            </w:r>
          </w:p>
        </w:tc>
        <w:tc>
          <w:tcPr>
            <w:tcW w:w="0" w:type="auto"/>
            <w:tcBorders>
              <w:top w:val="outset" w:sz="6" w:space="0" w:color="auto"/>
              <w:left w:val="outset" w:sz="6" w:space="0" w:color="auto"/>
              <w:bottom w:val="outset" w:sz="6" w:space="0" w:color="auto"/>
              <w:right w:val="outset" w:sz="6" w:space="0" w:color="auto"/>
            </w:tcBorders>
            <w:vAlign w:val="center"/>
            <w:hideMark/>
          </w:tcPr>
          <w:p w14:paraId="662A53A1" w14:textId="77777777" w:rsidR="00D93C59" w:rsidRPr="00E92E5A" w:rsidRDefault="009256BB" w:rsidP="00122D49">
            <w:pPr>
              <w:rPr>
                <w:rFonts w:asciiTheme="majorHAnsi" w:hAnsiTheme="majorHAnsi" w:cstheme="majorHAnsi"/>
                <w:color w:val="FF0000"/>
                <w:szCs w:val="22"/>
              </w:rPr>
            </w:pPr>
            <w:ins w:id="547" w:author="TNT" w:date="2010-05-18T21:17:00Z">
              <w:r w:rsidRPr="00E47542">
                <w:rPr>
                  <w:rFonts w:asciiTheme="majorHAnsi" w:hAnsiTheme="majorHAnsi" w:cstheme="majorHAnsi"/>
                  <w:color w:val="000000"/>
                  <w:szCs w:val="22"/>
                </w:rPr>
                <w:t>Các thao tác với bài học/ bài tập</w:t>
              </w:r>
            </w:ins>
            <w:del w:id="548" w:author="TNT" w:date="2010-05-18T21:17:00Z">
              <w:r w:rsidR="00D93C59" w:rsidRPr="00E92E5A" w:rsidDel="009256BB">
                <w:rPr>
                  <w:rFonts w:asciiTheme="majorHAnsi" w:hAnsiTheme="majorHAnsi" w:cstheme="majorHAnsi"/>
                  <w:color w:val="000000"/>
                  <w:szCs w:val="22"/>
                </w:rPr>
                <w:delText>Chức năng học tập</w:delText>
              </w:r>
              <w:r w:rsidR="00D93C59" w:rsidDel="009256BB">
                <w:rPr>
                  <w:rFonts w:asciiTheme="majorHAnsi" w:hAnsiTheme="majorHAnsi" w:cstheme="majorHAnsi"/>
                  <w:color w:val="000000"/>
                  <w:szCs w:val="22"/>
                </w:rPr>
                <w:delText>?</w:delText>
              </w:r>
            </w:del>
          </w:p>
        </w:tc>
      </w:tr>
      <w:tr w:rsidR="00D93C59" w:rsidRPr="00E92E5A" w14:paraId="319F8B4B" w14:textId="77777777" w:rsidTr="00122D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E6FC85" w14:textId="77777777" w:rsidR="00D93C59" w:rsidRPr="00E92E5A" w:rsidRDefault="00D93C59" w:rsidP="00122D49">
            <w:pPr>
              <w:jc w:val="center"/>
              <w:rPr>
                <w:rFonts w:asciiTheme="majorHAnsi" w:hAnsiTheme="majorHAnsi" w:cstheme="majorHAnsi"/>
                <w:b/>
                <w:bCs/>
                <w:szCs w:val="22"/>
              </w:rPr>
            </w:pPr>
            <w:r w:rsidRPr="00E92E5A">
              <w:rPr>
                <w:rFonts w:asciiTheme="majorHAnsi" w:hAnsiTheme="majorHAnsi" w:cstheme="majorHAnsi"/>
                <w:b/>
                <w:bCs/>
                <w:szCs w:val="22"/>
              </w:rPr>
              <w:t>Use case(s):</w:t>
            </w:r>
          </w:p>
        </w:tc>
        <w:tc>
          <w:tcPr>
            <w:tcW w:w="0" w:type="auto"/>
            <w:tcBorders>
              <w:top w:val="outset" w:sz="6" w:space="0" w:color="auto"/>
              <w:left w:val="outset" w:sz="6" w:space="0" w:color="auto"/>
              <w:bottom w:val="outset" w:sz="6" w:space="0" w:color="auto"/>
              <w:right w:val="outset" w:sz="6" w:space="0" w:color="auto"/>
            </w:tcBorders>
            <w:vAlign w:val="center"/>
            <w:hideMark/>
          </w:tcPr>
          <w:p w14:paraId="30727281" w14:textId="77777777" w:rsidR="00D93C59" w:rsidRPr="00E92E5A" w:rsidRDefault="00D93C59" w:rsidP="00122D49">
            <w:pPr>
              <w:rPr>
                <w:rFonts w:asciiTheme="majorHAnsi" w:hAnsiTheme="majorHAnsi" w:cstheme="majorHAnsi"/>
                <w:szCs w:val="22"/>
              </w:rPr>
            </w:pPr>
          </w:p>
        </w:tc>
      </w:tr>
      <w:tr w:rsidR="00D93C59" w:rsidRPr="00E92E5A" w14:paraId="7B97C2D1" w14:textId="77777777" w:rsidTr="00122D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AF7A36" w14:textId="77777777" w:rsidR="00D93C59" w:rsidRPr="00E92E5A" w:rsidRDefault="00D93C59" w:rsidP="00122D49">
            <w:pPr>
              <w:jc w:val="center"/>
              <w:rPr>
                <w:rFonts w:asciiTheme="majorHAnsi" w:hAnsiTheme="majorHAnsi" w:cstheme="majorHAnsi"/>
                <w:b/>
                <w:bCs/>
                <w:szCs w:val="22"/>
              </w:rPr>
            </w:pPr>
            <w:r w:rsidRPr="00E92E5A">
              <w:rPr>
                <w:rFonts w:asciiTheme="majorHAnsi" w:hAnsiTheme="majorHAnsi" w:cstheme="majorHAnsi"/>
                <w:b/>
                <w:bCs/>
                <w:szCs w:val="22"/>
              </w:rPr>
              <w:t>Mô tả:</w:t>
            </w:r>
          </w:p>
        </w:tc>
        <w:tc>
          <w:tcPr>
            <w:tcW w:w="0" w:type="auto"/>
            <w:tcBorders>
              <w:top w:val="outset" w:sz="6" w:space="0" w:color="auto"/>
              <w:left w:val="outset" w:sz="6" w:space="0" w:color="auto"/>
              <w:bottom w:val="outset" w:sz="6" w:space="0" w:color="auto"/>
              <w:right w:val="outset" w:sz="6" w:space="0" w:color="auto"/>
            </w:tcBorders>
            <w:vAlign w:val="center"/>
            <w:hideMark/>
          </w:tcPr>
          <w:p w14:paraId="76F04BC5" w14:textId="77777777" w:rsidR="00D93C59" w:rsidRPr="00E92E5A" w:rsidRDefault="00D93C59" w:rsidP="009256BB">
            <w:pPr>
              <w:spacing w:before="100" w:beforeAutospacing="1" w:after="100" w:afterAutospacing="1"/>
              <w:jc w:val="both"/>
              <w:rPr>
                <w:rFonts w:asciiTheme="majorHAnsi" w:hAnsiTheme="majorHAnsi" w:cstheme="majorHAnsi"/>
                <w:szCs w:val="22"/>
              </w:rPr>
            </w:pPr>
            <w:r>
              <w:rPr>
                <w:rFonts w:asciiTheme="majorHAnsi" w:hAnsiTheme="majorHAnsi" w:cstheme="majorHAnsi"/>
                <w:szCs w:val="22"/>
              </w:rPr>
              <w:t xml:space="preserve">Mở bài cần sửa, hiển thị vùng nhập liệu và dữ liệu của file, cho phép người dùng </w:t>
            </w:r>
            <w:del w:id="549" w:author="TNT" w:date="2010-05-18T21:18:00Z">
              <w:r w:rsidDel="009256BB">
                <w:rPr>
                  <w:rFonts w:asciiTheme="majorHAnsi" w:hAnsiTheme="majorHAnsi" w:cstheme="majorHAnsi"/>
                  <w:szCs w:val="22"/>
                </w:rPr>
                <w:delText xml:space="preserve">(admin) </w:delText>
              </w:r>
            </w:del>
            <w:r>
              <w:rPr>
                <w:rFonts w:asciiTheme="majorHAnsi" w:hAnsiTheme="majorHAnsi" w:cstheme="majorHAnsi"/>
                <w:szCs w:val="22"/>
              </w:rPr>
              <w:t xml:space="preserve">chỉnh sửa, có hỗ trợ một số nút giúp người dùng tự format, sau đó lưu lại dưới dạng file </w:t>
            </w:r>
            <w:del w:id="550" w:author="TNT" w:date="2010-05-18T21:18:00Z">
              <w:r w:rsidDel="009256BB">
                <w:rPr>
                  <w:rFonts w:asciiTheme="majorHAnsi" w:hAnsiTheme="majorHAnsi" w:cstheme="majorHAnsi"/>
                  <w:szCs w:val="22"/>
                </w:rPr>
                <w:delText xml:space="preserve">xml </w:delText>
              </w:r>
            </w:del>
            <w:ins w:id="551" w:author="TNT" w:date="2010-05-18T21:18:00Z">
              <w:r w:rsidR="009256BB">
                <w:rPr>
                  <w:rFonts w:asciiTheme="majorHAnsi" w:hAnsiTheme="majorHAnsi" w:cstheme="majorHAnsi"/>
                  <w:szCs w:val="22"/>
                </w:rPr>
                <w:t>dữ liệu</w:t>
              </w:r>
              <w:r w:rsidR="009256BB">
                <w:rPr>
                  <w:rFonts w:asciiTheme="majorHAnsi" w:hAnsiTheme="majorHAnsi" w:cstheme="majorHAnsi"/>
                  <w:szCs w:val="22"/>
                </w:rPr>
                <w:t xml:space="preserve"> </w:t>
              </w:r>
            </w:ins>
            <w:r>
              <w:rPr>
                <w:rFonts w:asciiTheme="majorHAnsi" w:hAnsiTheme="majorHAnsi" w:cstheme="majorHAnsi"/>
                <w:szCs w:val="22"/>
              </w:rPr>
              <w:t>giống như format dữ liệu chuẩn của chương trình để chương trình có thể sử dụng để nạp như nạp các bài học khác</w:t>
            </w:r>
          </w:p>
        </w:tc>
      </w:tr>
      <w:tr w:rsidR="00D93C59" w:rsidRPr="00E92E5A" w14:paraId="54C61FF0" w14:textId="77777777" w:rsidTr="00122D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819CEAE" w14:textId="77777777" w:rsidR="00D93C59" w:rsidRPr="00E92E5A" w:rsidRDefault="00D93C59" w:rsidP="00122D49">
            <w:pPr>
              <w:jc w:val="center"/>
              <w:rPr>
                <w:rFonts w:asciiTheme="majorHAnsi" w:hAnsiTheme="majorHAnsi" w:cstheme="majorHAnsi"/>
                <w:b/>
                <w:bCs/>
                <w:szCs w:val="22"/>
              </w:rPr>
            </w:pPr>
            <w:r w:rsidRPr="00E92E5A">
              <w:rPr>
                <w:rFonts w:asciiTheme="majorHAnsi" w:hAnsiTheme="majorHAnsi" w:cstheme="majorHAnsi"/>
                <w:b/>
                <w:bCs/>
                <w:szCs w:val="22"/>
              </w:rPr>
              <w:t>Ghi chú và các câu hỏi</w:t>
            </w:r>
          </w:p>
        </w:tc>
        <w:tc>
          <w:tcPr>
            <w:tcW w:w="0" w:type="auto"/>
            <w:tcBorders>
              <w:top w:val="outset" w:sz="6" w:space="0" w:color="auto"/>
              <w:left w:val="outset" w:sz="6" w:space="0" w:color="auto"/>
              <w:bottom w:val="outset" w:sz="6" w:space="0" w:color="auto"/>
              <w:right w:val="outset" w:sz="6" w:space="0" w:color="auto"/>
            </w:tcBorders>
            <w:vAlign w:val="center"/>
            <w:hideMark/>
          </w:tcPr>
          <w:p w14:paraId="611A9B56" w14:textId="77777777" w:rsidR="00D93C59" w:rsidRPr="00E92E5A" w:rsidRDefault="00D93C59" w:rsidP="00122D49">
            <w:pPr>
              <w:spacing w:before="100" w:beforeAutospacing="1" w:after="100" w:afterAutospacing="1"/>
              <w:rPr>
                <w:rFonts w:asciiTheme="majorHAnsi" w:hAnsiTheme="majorHAnsi" w:cstheme="majorHAnsi"/>
                <w:szCs w:val="22"/>
              </w:rPr>
            </w:pPr>
            <w:r>
              <w:rPr>
                <w:rFonts w:asciiTheme="majorHAnsi" w:hAnsiTheme="majorHAnsi" w:cstheme="majorHAnsi"/>
                <w:szCs w:val="22"/>
              </w:rPr>
              <w:t>Chức năng này chỉ dùng cho giáo viên</w:t>
            </w:r>
          </w:p>
        </w:tc>
      </w:tr>
    </w:tbl>
    <w:p w14:paraId="4FC41107" w14:textId="77777777" w:rsidR="00D93C59" w:rsidRPr="00146594" w:rsidRDefault="00D93C59" w:rsidP="00D93C59">
      <w:pPr>
        <w:pStyle w:val="Heading3"/>
      </w:pPr>
      <w:bookmarkStart w:id="552" w:name="_Toc261981548"/>
      <w:r w:rsidRPr="00146594">
        <w:lastRenderedPageBreak/>
        <w:t>Công cụ hỗ trợ giải bài tập</w:t>
      </w:r>
      <w:bookmarkEnd w:id="552"/>
    </w:p>
    <w:p w14:paraId="2FCE2764" w14:textId="77777777" w:rsidR="00D93C59" w:rsidRPr="00146594" w:rsidRDefault="00D93C59" w:rsidP="00D93C59">
      <w:pPr>
        <w:pStyle w:val="Heading4"/>
      </w:pPr>
      <w:r w:rsidRPr="00146594">
        <w:rPr>
          <w:rFonts w:eastAsia="Times New Roman"/>
        </w:rPr>
        <w:t>F-30</w:t>
      </w:r>
      <w:r>
        <w:rPr>
          <w:rFonts w:eastAsia="Times New Roman"/>
        </w:rPr>
        <w:t>0</w:t>
      </w:r>
      <w:r w:rsidRPr="00146594">
        <w:rPr>
          <w:rFonts w:eastAsia="Times New Roman"/>
        </w:rPr>
        <w:t xml:space="preserve">: </w:t>
      </w:r>
      <w:r w:rsidRPr="00146594">
        <w:t xml:space="preserve">công cụ giúp tính toán bài tập đại số </w:t>
      </w:r>
      <w:del w:id="553" w:author="TNT" w:date="2010-05-18T21:18:00Z">
        <w:r w:rsidRPr="00146594" w:rsidDel="009256BB">
          <w:delText>(có thể mô tả thông qua nội dung bài học, từng chương)</w:delText>
        </w:r>
        <w:r w:rsidDel="009256BB">
          <w:delText xml:space="preserve"> (dùng để giải cái gì? Phương trình bậc X, tìm X?? Nên cho nó dùng máy tính cầm tay thì hay hơn, để sau này đi thi còn biết làm chứ)(không phải chỉ giải ra kết quả, có thể hiện 1 số bước giải chính nữa)</w:delText>
        </w:r>
      </w:del>
    </w:p>
    <w:tbl>
      <w:tblPr>
        <w:tblW w:w="0" w:type="auto"/>
        <w:tblCellSpacing w:w="15"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1657"/>
        <w:gridCol w:w="8747"/>
      </w:tblGrid>
      <w:tr w:rsidR="009256BB" w:rsidRPr="00E92E5A" w14:paraId="46B5D2A7" w14:textId="77777777" w:rsidTr="00122D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2C9E5BF" w14:textId="77777777" w:rsidR="00D93C59" w:rsidRPr="00E92E5A" w:rsidRDefault="00D93C59" w:rsidP="00122D49">
            <w:pPr>
              <w:jc w:val="center"/>
              <w:rPr>
                <w:rFonts w:asciiTheme="majorHAnsi" w:hAnsiTheme="majorHAnsi" w:cstheme="majorHAnsi"/>
                <w:b/>
                <w:bCs/>
                <w:szCs w:val="22"/>
              </w:rPr>
            </w:pPr>
            <w:r w:rsidRPr="00E92E5A">
              <w:rPr>
                <w:rFonts w:asciiTheme="majorHAnsi" w:hAnsiTheme="majorHAnsi" w:cstheme="majorHAnsi"/>
                <w:b/>
                <w:bCs/>
                <w:szCs w:val="22"/>
              </w:rPr>
              <w:t>Độ ưu tiên:</w:t>
            </w:r>
          </w:p>
        </w:tc>
        <w:tc>
          <w:tcPr>
            <w:tcW w:w="0" w:type="auto"/>
            <w:tcBorders>
              <w:top w:val="outset" w:sz="6" w:space="0" w:color="auto"/>
              <w:left w:val="outset" w:sz="6" w:space="0" w:color="auto"/>
              <w:bottom w:val="outset" w:sz="6" w:space="0" w:color="auto"/>
              <w:right w:val="outset" w:sz="6" w:space="0" w:color="auto"/>
            </w:tcBorders>
            <w:vAlign w:val="center"/>
            <w:hideMark/>
          </w:tcPr>
          <w:p w14:paraId="667F8FA0" w14:textId="77777777" w:rsidR="00D93C59" w:rsidRPr="00E92E5A" w:rsidRDefault="00D93C59" w:rsidP="00122D49">
            <w:pPr>
              <w:rPr>
                <w:rFonts w:asciiTheme="majorHAnsi" w:hAnsiTheme="majorHAnsi" w:cstheme="majorHAnsi"/>
                <w:szCs w:val="22"/>
              </w:rPr>
            </w:pPr>
            <w:r>
              <w:rPr>
                <w:rFonts w:asciiTheme="majorHAnsi" w:hAnsiTheme="majorHAnsi" w:cstheme="majorHAnsi"/>
                <w:szCs w:val="22"/>
              </w:rPr>
              <w:t xml:space="preserve">Không </w:t>
            </w:r>
            <w:r w:rsidRPr="00E92E5A">
              <w:rPr>
                <w:rFonts w:asciiTheme="majorHAnsi" w:hAnsiTheme="majorHAnsi" w:cstheme="majorHAnsi"/>
                <w:szCs w:val="22"/>
              </w:rPr>
              <w:t>bắt buộc</w:t>
            </w:r>
          </w:p>
        </w:tc>
      </w:tr>
      <w:tr w:rsidR="009256BB" w:rsidRPr="00E92E5A" w14:paraId="4F40F60E" w14:textId="77777777" w:rsidTr="00122D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5F2F3A" w14:textId="77777777" w:rsidR="00D93C59" w:rsidRPr="00E92E5A" w:rsidRDefault="00D93C59" w:rsidP="00122D49">
            <w:pPr>
              <w:jc w:val="center"/>
              <w:rPr>
                <w:rFonts w:asciiTheme="majorHAnsi" w:hAnsiTheme="majorHAnsi" w:cstheme="majorHAnsi"/>
                <w:b/>
                <w:bCs/>
                <w:szCs w:val="22"/>
              </w:rPr>
            </w:pPr>
            <w:r w:rsidRPr="00E92E5A">
              <w:rPr>
                <w:rFonts w:asciiTheme="majorHAnsi" w:hAnsiTheme="majorHAnsi" w:cstheme="majorHAnsi"/>
                <w:b/>
                <w:bCs/>
                <w:szCs w:val="22"/>
              </w:rPr>
              <w:t>Thời gian thực hiện</w:t>
            </w:r>
          </w:p>
        </w:tc>
        <w:tc>
          <w:tcPr>
            <w:tcW w:w="0" w:type="auto"/>
            <w:tcBorders>
              <w:top w:val="outset" w:sz="6" w:space="0" w:color="auto"/>
              <w:left w:val="outset" w:sz="6" w:space="0" w:color="auto"/>
              <w:bottom w:val="outset" w:sz="6" w:space="0" w:color="auto"/>
              <w:right w:val="outset" w:sz="6" w:space="0" w:color="auto"/>
            </w:tcBorders>
            <w:vAlign w:val="center"/>
            <w:hideMark/>
          </w:tcPr>
          <w:p w14:paraId="06A3A6C1" w14:textId="77777777" w:rsidR="00D93C59" w:rsidRPr="00E92E5A" w:rsidRDefault="00D93C59" w:rsidP="00122D49">
            <w:pPr>
              <w:rPr>
                <w:rFonts w:asciiTheme="majorHAnsi" w:hAnsiTheme="majorHAnsi" w:cstheme="majorHAnsi"/>
                <w:szCs w:val="22"/>
              </w:rPr>
            </w:pPr>
            <w:r w:rsidRPr="00E92E5A">
              <w:rPr>
                <w:rFonts w:asciiTheme="majorHAnsi" w:hAnsiTheme="majorHAnsi" w:cstheme="majorHAnsi"/>
                <w:szCs w:val="22"/>
              </w:rPr>
              <w:t>Vài ngày</w:t>
            </w:r>
          </w:p>
        </w:tc>
      </w:tr>
      <w:tr w:rsidR="009256BB" w:rsidRPr="00E92E5A" w14:paraId="78343E75" w14:textId="77777777" w:rsidTr="00122D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2C5CEB" w14:textId="77777777" w:rsidR="00D93C59" w:rsidRPr="00E92E5A" w:rsidRDefault="00D93C59" w:rsidP="00122D49">
            <w:pPr>
              <w:jc w:val="center"/>
              <w:rPr>
                <w:rFonts w:asciiTheme="majorHAnsi" w:hAnsiTheme="majorHAnsi" w:cstheme="majorHAnsi"/>
                <w:b/>
                <w:bCs/>
                <w:szCs w:val="22"/>
              </w:rPr>
            </w:pPr>
            <w:r w:rsidRPr="00E92E5A">
              <w:rPr>
                <w:rFonts w:asciiTheme="majorHAnsi" w:hAnsiTheme="majorHAnsi" w:cstheme="majorHAnsi"/>
                <w:b/>
                <w:bCs/>
                <w:szCs w:val="22"/>
              </w:rPr>
              <w:t>Rủi ro</w:t>
            </w:r>
          </w:p>
        </w:tc>
        <w:tc>
          <w:tcPr>
            <w:tcW w:w="0" w:type="auto"/>
            <w:tcBorders>
              <w:top w:val="outset" w:sz="6" w:space="0" w:color="auto"/>
              <w:left w:val="outset" w:sz="6" w:space="0" w:color="auto"/>
              <w:bottom w:val="outset" w:sz="6" w:space="0" w:color="auto"/>
              <w:right w:val="outset" w:sz="6" w:space="0" w:color="auto"/>
            </w:tcBorders>
            <w:vAlign w:val="center"/>
            <w:hideMark/>
          </w:tcPr>
          <w:p w14:paraId="62F55113" w14:textId="77777777" w:rsidR="00D93C59" w:rsidRPr="00E92E5A" w:rsidRDefault="00D93C59" w:rsidP="00122D49">
            <w:pPr>
              <w:rPr>
                <w:rFonts w:asciiTheme="majorHAnsi" w:hAnsiTheme="majorHAnsi" w:cstheme="majorHAnsi"/>
                <w:szCs w:val="22"/>
              </w:rPr>
            </w:pPr>
          </w:p>
        </w:tc>
      </w:tr>
      <w:tr w:rsidR="009256BB" w:rsidRPr="00E92E5A" w14:paraId="41D0BD72" w14:textId="77777777" w:rsidTr="00122D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74D18AD" w14:textId="77777777" w:rsidR="00D93C59" w:rsidRPr="00E92E5A" w:rsidRDefault="00D93C59" w:rsidP="00122D49">
            <w:pPr>
              <w:jc w:val="center"/>
              <w:rPr>
                <w:rFonts w:asciiTheme="majorHAnsi" w:hAnsiTheme="majorHAnsi" w:cstheme="majorHAnsi"/>
                <w:b/>
                <w:bCs/>
                <w:szCs w:val="22"/>
              </w:rPr>
            </w:pPr>
            <w:r w:rsidRPr="00E92E5A">
              <w:rPr>
                <w:rFonts w:asciiTheme="majorHAnsi" w:hAnsiTheme="majorHAnsi" w:cstheme="majorHAnsi"/>
                <w:b/>
                <w:bCs/>
                <w:szCs w:val="22"/>
              </w:rPr>
              <w:t>Thuộc nhóm hàm:</w:t>
            </w:r>
          </w:p>
        </w:tc>
        <w:tc>
          <w:tcPr>
            <w:tcW w:w="0" w:type="auto"/>
            <w:tcBorders>
              <w:top w:val="outset" w:sz="6" w:space="0" w:color="auto"/>
              <w:left w:val="outset" w:sz="6" w:space="0" w:color="auto"/>
              <w:bottom w:val="outset" w:sz="6" w:space="0" w:color="auto"/>
              <w:right w:val="outset" w:sz="6" w:space="0" w:color="auto"/>
            </w:tcBorders>
            <w:vAlign w:val="center"/>
            <w:hideMark/>
          </w:tcPr>
          <w:p w14:paraId="33B8563A" w14:textId="77777777" w:rsidR="00D93C59" w:rsidRPr="00E92E5A" w:rsidRDefault="00D93C59" w:rsidP="00122D49">
            <w:pPr>
              <w:rPr>
                <w:rFonts w:asciiTheme="majorHAnsi" w:hAnsiTheme="majorHAnsi" w:cstheme="majorHAnsi"/>
                <w:color w:val="FF0000"/>
                <w:szCs w:val="22"/>
              </w:rPr>
            </w:pPr>
            <w:r w:rsidRPr="00E92E5A">
              <w:rPr>
                <w:rFonts w:asciiTheme="majorHAnsi" w:hAnsiTheme="majorHAnsi" w:cstheme="majorHAnsi"/>
                <w:color w:val="000000"/>
                <w:szCs w:val="22"/>
              </w:rPr>
              <w:t>Chức năng học tập</w:t>
            </w:r>
          </w:p>
        </w:tc>
      </w:tr>
      <w:tr w:rsidR="009256BB" w:rsidRPr="00E92E5A" w14:paraId="47A64121" w14:textId="77777777" w:rsidTr="00122D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00981C" w14:textId="77777777" w:rsidR="00D93C59" w:rsidRPr="00E92E5A" w:rsidRDefault="00D93C59" w:rsidP="00122D49">
            <w:pPr>
              <w:jc w:val="center"/>
              <w:rPr>
                <w:rFonts w:asciiTheme="majorHAnsi" w:hAnsiTheme="majorHAnsi" w:cstheme="majorHAnsi"/>
                <w:b/>
                <w:bCs/>
                <w:szCs w:val="22"/>
              </w:rPr>
            </w:pPr>
            <w:r w:rsidRPr="00E92E5A">
              <w:rPr>
                <w:rFonts w:asciiTheme="majorHAnsi" w:hAnsiTheme="majorHAnsi" w:cstheme="majorHAnsi"/>
                <w:b/>
                <w:bCs/>
                <w:szCs w:val="22"/>
              </w:rPr>
              <w:t>Use case(s):</w:t>
            </w:r>
          </w:p>
        </w:tc>
        <w:tc>
          <w:tcPr>
            <w:tcW w:w="0" w:type="auto"/>
            <w:tcBorders>
              <w:top w:val="outset" w:sz="6" w:space="0" w:color="auto"/>
              <w:left w:val="outset" w:sz="6" w:space="0" w:color="auto"/>
              <w:bottom w:val="outset" w:sz="6" w:space="0" w:color="auto"/>
              <w:right w:val="outset" w:sz="6" w:space="0" w:color="auto"/>
            </w:tcBorders>
            <w:vAlign w:val="center"/>
            <w:hideMark/>
          </w:tcPr>
          <w:p w14:paraId="31D8078C" w14:textId="77777777" w:rsidR="00D93C59" w:rsidRPr="00E92E5A" w:rsidRDefault="00D93C59" w:rsidP="00122D49">
            <w:pPr>
              <w:rPr>
                <w:rFonts w:asciiTheme="majorHAnsi" w:hAnsiTheme="majorHAnsi" w:cstheme="majorHAnsi"/>
                <w:szCs w:val="22"/>
              </w:rPr>
            </w:pPr>
          </w:p>
        </w:tc>
      </w:tr>
      <w:tr w:rsidR="009256BB" w:rsidRPr="00E92E5A" w14:paraId="7CB63B3F" w14:textId="77777777" w:rsidTr="00122D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1D6A40" w14:textId="77777777" w:rsidR="00D93C59" w:rsidRPr="00E92E5A" w:rsidRDefault="00D93C59" w:rsidP="00122D49">
            <w:pPr>
              <w:jc w:val="center"/>
              <w:rPr>
                <w:rFonts w:asciiTheme="majorHAnsi" w:hAnsiTheme="majorHAnsi" w:cstheme="majorHAnsi"/>
                <w:b/>
                <w:bCs/>
                <w:szCs w:val="22"/>
              </w:rPr>
            </w:pPr>
            <w:r w:rsidRPr="00E92E5A">
              <w:rPr>
                <w:rFonts w:asciiTheme="majorHAnsi" w:hAnsiTheme="majorHAnsi" w:cstheme="majorHAnsi"/>
                <w:b/>
                <w:bCs/>
                <w:szCs w:val="22"/>
              </w:rPr>
              <w:t>Mô tả:</w:t>
            </w:r>
          </w:p>
        </w:tc>
        <w:tc>
          <w:tcPr>
            <w:tcW w:w="0" w:type="auto"/>
            <w:tcBorders>
              <w:top w:val="outset" w:sz="6" w:space="0" w:color="auto"/>
              <w:left w:val="outset" w:sz="6" w:space="0" w:color="auto"/>
              <w:bottom w:val="outset" w:sz="6" w:space="0" w:color="auto"/>
              <w:right w:val="outset" w:sz="6" w:space="0" w:color="auto"/>
            </w:tcBorders>
            <w:vAlign w:val="center"/>
            <w:hideMark/>
          </w:tcPr>
          <w:p w14:paraId="1381FC3C" w14:textId="77777777" w:rsidR="00D93C59" w:rsidRPr="00E92E5A" w:rsidRDefault="009256BB" w:rsidP="009256BB">
            <w:pPr>
              <w:spacing w:before="100" w:beforeAutospacing="1" w:after="100" w:afterAutospacing="1"/>
              <w:jc w:val="both"/>
              <w:rPr>
                <w:rFonts w:asciiTheme="majorHAnsi" w:hAnsiTheme="majorHAnsi" w:cstheme="majorHAnsi"/>
                <w:szCs w:val="22"/>
              </w:rPr>
            </w:pPr>
            <w:ins w:id="554" w:author="TNT" w:date="2010-05-18T21:18:00Z">
              <w:r>
                <w:rPr>
                  <w:rFonts w:asciiTheme="majorHAnsi" w:hAnsiTheme="majorHAnsi" w:cstheme="majorHAnsi"/>
                  <w:szCs w:val="22"/>
                </w:rPr>
                <w:t xml:space="preserve">Cung cấp 1 số chức năng giải toán cơ bản, </w:t>
              </w:r>
            </w:ins>
            <w:ins w:id="555" w:author="TNT" w:date="2010-05-18T21:19:00Z">
              <w:r>
                <w:rPr>
                  <w:rFonts w:asciiTheme="majorHAnsi" w:hAnsiTheme="majorHAnsi" w:cstheme="majorHAnsi"/>
                  <w:szCs w:val="22"/>
                </w:rPr>
                <w:t>phù</w:t>
              </w:r>
            </w:ins>
            <w:ins w:id="556" w:author="TNT" w:date="2010-05-18T21:18:00Z">
              <w:r>
                <w:rPr>
                  <w:rFonts w:asciiTheme="majorHAnsi" w:hAnsiTheme="majorHAnsi" w:cstheme="majorHAnsi"/>
                  <w:szCs w:val="22"/>
                </w:rPr>
                <w:t xml:space="preserve"> hợp với nội dung trong chương trình lớp 8</w:t>
              </w:r>
            </w:ins>
            <w:ins w:id="557" w:author="TNT" w:date="2010-05-18T21:19:00Z">
              <w:r>
                <w:rPr>
                  <w:rFonts w:asciiTheme="majorHAnsi" w:hAnsiTheme="majorHAnsi" w:cstheme="majorHAnsi"/>
                  <w:szCs w:val="22"/>
                </w:rPr>
                <w:t>, không hiển thị kết quả không, mà còn hiển thị 1 số bước cơ bản để ra kết quả.</w:t>
              </w:r>
            </w:ins>
          </w:p>
        </w:tc>
      </w:tr>
      <w:tr w:rsidR="009256BB" w:rsidRPr="00E92E5A" w14:paraId="15438871" w14:textId="77777777" w:rsidTr="00122D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0BDB97" w14:textId="77777777" w:rsidR="00D93C59" w:rsidRPr="00E92E5A" w:rsidRDefault="00D93C59" w:rsidP="00122D49">
            <w:pPr>
              <w:jc w:val="center"/>
              <w:rPr>
                <w:rFonts w:asciiTheme="majorHAnsi" w:hAnsiTheme="majorHAnsi" w:cstheme="majorHAnsi"/>
                <w:b/>
                <w:bCs/>
                <w:szCs w:val="22"/>
              </w:rPr>
            </w:pPr>
            <w:r w:rsidRPr="00E92E5A">
              <w:rPr>
                <w:rFonts w:asciiTheme="majorHAnsi" w:hAnsiTheme="majorHAnsi" w:cstheme="majorHAnsi"/>
                <w:b/>
                <w:bCs/>
                <w:szCs w:val="22"/>
              </w:rPr>
              <w:t>Ghi chú và các câu hỏi</w:t>
            </w:r>
          </w:p>
        </w:tc>
        <w:tc>
          <w:tcPr>
            <w:tcW w:w="0" w:type="auto"/>
            <w:tcBorders>
              <w:top w:val="outset" w:sz="6" w:space="0" w:color="auto"/>
              <w:left w:val="outset" w:sz="6" w:space="0" w:color="auto"/>
              <w:bottom w:val="outset" w:sz="6" w:space="0" w:color="auto"/>
              <w:right w:val="outset" w:sz="6" w:space="0" w:color="auto"/>
            </w:tcBorders>
            <w:vAlign w:val="center"/>
            <w:hideMark/>
          </w:tcPr>
          <w:p w14:paraId="3FF42BDD" w14:textId="77777777" w:rsidR="00D93C59" w:rsidRPr="00E92E5A" w:rsidRDefault="00D93C59" w:rsidP="00122D49">
            <w:pPr>
              <w:spacing w:before="100" w:beforeAutospacing="1" w:after="100" w:afterAutospacing="1"/>
              <w:rPr>
                <w:rFonts w:asciiTheme="majorHAnsi" w:hAnsiTheme="majorHAnsi" w:cstheme="majorHAnsi"/>
                <w:szCs w:val="22"/>
              </w:rPr>
            </w:pPr>
          </w:p>
        </w:tc>
      </w:tr>
    </w:tbl>
    <w:p w14:paraId="5AD611A5" w14:textId="77777777" w:rsidR="00D93C59" w:rsidRPr="00146594" w:rsidRDefault="00D93C59" w:rsidP="00D93C59">
      <w:pPr>
        <w:pStyle w:val="Heading4"/>
      </w:pPr>
      <w:r w:rsidRPr="00146594">
        <w:rPr>
          <w:rFonts w:eastAsia="Times New Roman"/>
        </w:rPr>
        <w:t>F-30</w:t>
      </w:r>
      <w:r>
        <w:rPr>
          <w:rFonts w:eastAsia="Times New Roman"/>
        </w:rPr>
        <w:t>1</w:t>
      </w:r>
      <w:r w:rsidRPr="00146594">
        <w:rPr>
          <w:rFonts w:eastAsia="Times New Roman"/>
        </w:rPr>
        <w:t xml:space="preserve">: </w:t>
      </w:r>
      <w:r w:rsidRPr="00146594">
        <w:t>công cụ giúp vẽ hình hình học.</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2073"/>
        <w:gridCol w:w="8331"/>
      </w:tblGrid>
      <w:tr w:rsidR="009256BB" w:rsidRPr="00E92E5A" w14:paraId="0F2BAB81" w14:textId="77777777" w:rsidTr="00122D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6FC26D" w14:textId="77777777" w:rsidR="00D93C59" w:rsidRPr="00E92E5A" w:rsidRDefault="00D93C59" w:rsidP="00122D49">
            <w:pPr>
              <w:jc w:val="center"/>
              <w:rPr>
                <w:rFonts w:asciiTheme="majorHAnsi" w:hAnsiTheme="majorHAnsi" w:cstheme="majorHAnsi"/>
                <w:b/>
                <w:bCs/>
                <w:szCs w:val="22"/>
              </w:rPr>
            </w:pPr>
            <w:r w:rsidRPr="00E92E5A">
              <w:rPr>
                <w:rFonts w:asciiTheme="majorHAnsi" w:hAnsiTheme="majorHAnsi" w:cstheme="majorHAnsi"/>
                <w:b/>
                <w:bCs/>
                <w:szCs w:val="22"/>
              </w:rPr>
              <w:t>Độ ưu tiên:</w:t>
            </w:r>
          </w:p>
        </w:tc>
        <w:tc>
          <w:tcPr>
            <w:tcW w:w="0" w:type="auto"/>
            <w:tcBorders>
              <w:top w:val="outset" w:sz="6" w:space="0" w:color="auto"/>
              <w:left w:val="outset" w:sz="6" w:space="0" w:color="auto"/>
              <w:bottom w:val="outset" w:sz="6" w:space="0" w:color="auto"/>
              <w:right w:val="outset" w:sz="6" w:space="0" w:color="auto"/>
            </w:tcBorders>
            <w:vAlign w:val="center"/>
            <w:hideMark/>
          </w:tcPr>
          <w:p w14:paraId="1782C77C" w14:textId="77777777" w:rsidR="00D93C59" w:rsidRPr="00E92E5A" w:rsidRDefault="00D93C59" w:rsidP="00122D49">
            <w:pPr>
              <w:rPr>
                <w:rFonts w:asciiTheme="majorHAnsi" w:hAnsiTheme="majorHAnsi" w:cstheme="majorHAnsi"/>
                <w:szCs w:val="22"/>
              </w:rPr>
            </w:pPr>
            <w:r>
              <w:rPr>
                <w:rFonts w:asciiTheme="majorHAnsi" w:hAnsiTheme="majorHAnsi" w:cstheme="majorHAnsi"/>
                <w:szCs w:val="22"/>
              </w:rPr>
              <w:t xml:space="preserve">Không </w:t>
            </w:r>
            <w:r w:rsidRPr="00E92E5A">
              <w:rPr>
                <w:rFonts w:asciiTheme="majorHAnsi" w:hAnsiTheme="majorHAnsi" w:cstheme="majorHAnsi"/>
                <w:szCs w:val="22"/>
              </w:rPr>
              <w:t>bắt buộc</w:t>
            </w:r>
          </w:p>
        </w:tc>
      </w:tr>
      <w:tr w:rsidR="009256BB" w:rsidRPr="00E92E5A" w14:paraId="2C1E0E1B" w14:textId="77777777" w:rsidTr="00122D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95F23F8" w14:textId="77777777" w:rsidR="00D93C59" w:rsidRPr="00E92E5A" w:rsidRDefault="00D93C59" w:rsidP="00122D49">
            <w:pPr>
              <w:jc w:val="center"/>
              <w:rPr>
                <w:rFonts w:asciiTheme="majorHAnsi" w:hAnsiTheme="majorHAnsi" w:cstheme="majorHAnsi"/>
                <w:b/>
                <w:bCs/>
                <w:szCs w:val="22"/>
              </w:rPr>
            </w:pPr>
            <w:r w:rsidRPr="00E92E5A">
              <w:rPr>
                <w:rFonts w:asciiTheme="majorHAnsi" w:hAnsiTheme="majorHAnsi" w:cstheme="majorHAnsi"/>
                <w:b/>
                <w:bCs/>
                <w:szCs w:val="22"/>
              </w:rPr>
              <w:t>Thời gian thực hiện</w:t>
            </w:r>
          </w:p>
        </w:tc>
        <w:tc>
          <w:tcPr>
            <w:tcW w:w="0" w:type="auto"/>
            <w:tcBorders>
              <w:top w:val="outset" w:sz="6" w:space="0" w:color="auto"/>
              <w:left w:val="outset" w:sz="6" w:space="0" w:color="auto"/>
              <w:bottom w:val="outset" w:sz="6" w:space="0" w:color="auto"/>
              <w:right w:val="outset" w:sz="6" w:space="0" w:color="auto"/>
            </w:tcBorders>
            <w:vAlign w:val="center"/>
            <w:hideMark/>
          </w:tcPr>
          <w:p w14:paraId="71F3AC18" w14:textId="77777777" w:rsidR="00D93C59" w:rsidRPr="00E92E5A" w:rsidRDefault="00D93C59" w:rsidP="00122D49">
            <w:pPr>
              <w:rPr>
                <w:rFonts w:asciiTheme="majorHAnsi" w:hAnsiTheme="majorHAnsi" w:cstheme="majorHAnsi"/>
                <w:szCs w:val="22"/>
              </w:rPr>
            </w:pPr>
            <w:r w:rsidRPr="00E92E5A">
              <w:rPr>
                <w:rFonts w:asciiTheme="majorHAnsi" w:hAnsiTheme="majorHAnsi" w:cstheme="majorHAnsi"/>
                <w:szCs w:val="22"/>
              </w:rPr>
              <w:t>Vài ngày</w:t>
            </w:r>
          </w:p>
        </w:tc>
      </w:tr>
      <w:tr w:rsidR="009256BB" w:rsidRPr="00E92E5A" w14:paraId="557F81C2" w14:textId="77777777" w:rsidTr="00122D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0FDF2D" w14:textId="77777777" w:rsidR="00D93C59" w:rsidRPr="00E92E5A" w:rsidRDefault="00D93C59" w:rsidP="00122D49">
            <w:pPr>
              <w:jc w:val="center"/>
              <w:rPr>
                <w:rFonts w:asciiTheme="majorHAnsi" w:hAnsiTheme="majorHAnsi" w:cstheme="majorHAnsi"/>
                <w:b/>
                <w:bCs/>
                <w:szCs w:val="22"/>
              </w:rPr>
            </w:pPr>
            <w:r w:rsidRPr="00E92E5A">
              <w:rPr>
                <w:rFonts w:asciiTheme="majorHAnsi" w:hAnsiTheme="majorHAnsi" w:cstheme="majorHAnsi"/>
                <w:b/>
                <w:bCs/>
                <w:szCs w:val="22"/>
              </w:rPr>
              <w:t>Rủi ro</w:t>
            </w:r>
          </w:p>
        </w:tc>
        <w:tc>
          <w:tcPr>
            <w:tcW w:w="0" w:type="auto"/>
            <w:tcBorders>
              <w:top w:val="outset" w:sz="6" w:space="0" w:color="auto"/>
              <w:left w:val="outset" w:sz="6" w:space="0" w:color="auto"/>
              <w:bottom w:val="outset" w:sz="6" w:space="0" w:color="auto"/>
              <w:right w:val="outset" w:sz="6" w:space="0" w:color="auto"/>
            </w:tcBorders>
            <w:vAlign w:val="center"/>
            <w:hideMark/>
          </w:tcPr>
          <w:p w14:paraId="33F1921F" w14:textId="77777777" w:rsidR="00D93C59" w:rsidRPr="00E92E5A" w:rsidRDefault="00D93C59" w:rsidP="00122D49">
            <w:pPr>
              <w:rPr>
                <w:rFonts w:asciiTheme="majorHAnsi" w:hAnsiTheme="majorHAnsi" w:cstheme="majorHAnsi"/>
                <w:szCs w:val="22"/>
              </w:rPr>
            </w:pPr>
          </w:p>
        </w:tc>
      </w:tr>
      <w:tr w:rsidR="009256BB" w:rsidRPr="00E92E5A" w14:paraId="19FE853D" w14:textId="77777777" w:rsidTr="00122D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A1C8CB" w14:textId="77777777" w:rsidR="00D93C59" w:rsidRPr="00E92E5A" w:rsidRDefault="00D93C59" w:rsidP="00122D49">
            <w:pPr>
              <w:jc w:val="center"/>
              <w:rPr>
                <w:rFonts w:asciiTheme="majorHAnsi" w:hAnsiTheme="majorHAnsi" w:cstheme="majorHAnsi"/>
                <w:b/>
                <w:bCs/>
                <w:szCs w:val="22"/>
              </w:rPr>
            </w:pPr>
            <w:r w:rsidRPr="00E92E5A">
              <w:rPr>
                <w:rFonts w:asciiTheme="majorHAnsi" w:hAnsiTheme="majorHAnsi" w:cstheme="majorHAnsi"/>
                <w:b/>
                <w:bCs/>
                <w:szCs w:val="22"/>
              </w:rPr>
              <w:t>Thuộc nhóm hàm:</w:t>
            </w:r>
          </w:p>
        </w:tc>
        <w:tc>
          <w:tcPr>
            <w:tcW w:w="0" w:type="auto"/>
            <w:tcBorders>
              <w:top w:val="outset" w:sz="6" w:space="0" w:color="auto"/>
              <w:left w:val="outset" w:sz="6" w:space="0" w:color="auto"/>
              <w:bottom w:val="outset" w:sz="6" w:space="0" w:color="auto"/>
              <w:right w:val="outset" w:sz="6" w:space="0" w:color="auto"/>
            </w:tcBorders>
            <w:vAlign w:val="center"/>
            <w:hideMark/>
          </w:tcPr>
          <w:p w14:paraId="34A0DB01" w14:textId="77777777" w:rsidR="00D93C59" w:rsidRPr="00E92E5A" w:rsidRDefault="00D93C59" w:rsidP="00122D49">
            <w:pPr>
              <w:rPr>
                <w:rFonts w:asciiTheme="majorHAnsi" w:hAnsiTheme="majorHAnsi" w:cstheme="majorHAnsi"/>
                <w:color w:val="FF0000"/>
                <w:szCs w:val="22"/>
              </w:rPr>
            </w:pPr>
            <w:r w:rsidRPr="00E92E5A">
              <w:rPr>
                <w:rFonts w:asciiTheme="majorHAnsi" w:hAnsiTheme="majorHAnsi" w:cstheme="majorHAnsi"/>
                <w:color w:val="000000"/>
                <w:szCs w:val="22"/>
              </w:rPr>
              <w:t>Chức năng học tập</w:t>
            </w:r>
          </w:p>
        </w:tc>
      </w:tr>
      <w:tr w:rsidR="009256BB" w:rsidRPr="00E92E5A" w14:paraId="793CFCA5" w14:textId="77777777" w:rsidTr="00122D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44A40C3" w14:textId="77777777" w:rsidR="00D93C59" w:rsidRPr="00E92E5A" w:rsidRDefault="00D93C59" w:rsidP="00122D49">
            <w:pPr>
              <w:jc w:val="center"/>
              <w:rPr>
                <w:rFonts w:asciiTheme="majorHAnsi" w:hAnsiTheme="majorHAnsi" w:cstheme="majorHAnsi"/>
                <w:b/>
                <w:bCs/>
                <w:szCs w:val="22"/>
              </w:rPr>
            </w:pPr>
            <w:r w:rsidRPr="00E92E5A">
              <w:rPr>
                <w:rFonts w:asciiTheme="majorHAnsi" w:hAnsiTheme="majorHAnsi" w:cstheme="majorHAnsi"/>
                <w:b/>
                <w:bCs/>
                <w:szCs w:val="22"/>
              </w:rPr>
              <w:t>Use case(s):</w:t>
            </w:r>
          </w:p>
        </w:tc>
        <w:tc>
          <w:tcPr>
            <w:tcW w:w="0" w:type="auto"/>
            <w:tcBorders>
              <w:top w:val="outset" w:sz="6" w:space="0" w:color="auto"/>
              <w:left w:val="outset" w:sz="6" w:space="0" w:color="auto"/>
              <w:bottom w:val="outset" w:sz="6" w:space="0" w:color="auto"/>
              <w:right w:val="outset" w:sz="6" w:space="0" w:color="auto"/>
            </w:tcBorders>
            <w:vAlign w:val="center"/>
            <w:hideMark/>
          </w:tcPr>
          <w:p w14:paraId="3FA35D3E" w14:textId="77777777" w:rsidR="00D93C59" w:rsidRPr="00E92E5A" w:rsidRDefault="00D93C59" w:rsidP="00122D49">
            <w:pPr>
              <w:rPr>
                <w:rFonts w:asciiTheme="majorHAnsi" w:hAnsiTheme="majorHAnsi" w:cstheme="majorHAnsi"/>
                <w:szCs w:val="22"/>
              </w:rPr>
            </w:pPr>
          </w:p>
        </w:tc>
      </w:tr>
      <w:tr w:rsidR="009256BB" w:rsidRPr="00E92E5A" w14:paraId="7CC75116" w14:textId="77777777" w:rsidTr="00122D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B54013" w14:textId="77777777" w:rsidR="00D93C59" w:rsidRPr="00E92E5A" w:rsidRDefault="00D93C59" w:rsidP="00122D49">
            <w:pPr>
              <w:jc w:val="center"/>
              <w:rPr>
                <w:rFonts w:asciiTheme="majorHAnsi" w:hAnsiTheme="majorHAnsi" w:cstheme="majorHAnsi"/>
                <w:b/>
                <w:bCs/>
                <w:szCs w:val="22"/>
              </w:rPr>
            </w:pPr>
            <w:r w:rsidRPr="00E92E5A">
              <w:rPr>
                <w:rFonts w:asciiTheme="majorHAnsi" w:hAnsiTheme="majorHAnsi" w:cstheme="majorHAnsi"/>
                <w:b/>
                <w:bCs/>
                <w:szCs w:val="22"/>
              </w:rPr>
              <w:t>Mô tả:</w:t>
            </w:r>
          </w:p>
        </w:tc>
        <w:tc>
          <w:tcPr>
            <w:tcW w:w="0" w:type="auto"/>
            <w:tcBorders>
              <w:top w:val="outset" w:sz="6" w:space="0" w:color="auto"/>
              <w:left w:val="outset" w:sz="6" w:space="0" w:color="auto"/>
              <w:bottom w:val="outset" w:sz="6" w:space="0" w:color="auto"/>
              <w:right w:val="outset" w:sz="6" w:space="0" w:color="auto"/>
            </w:tcBorders>
            <w:vAlign w:val="center"/>
            <w:hideMark/>
          </w:tcPr>
          <w:p w14:paraId="4B67F597" w14:textId="77777777" w:rsidR="00D93C59" w:rsidRDefault="00D93C59" w:rsidP="00122D49">
            <w:pPr>
              <w:spacing w:before="100" w:beforeAutospacing="1" w:after="100" w:afterAutospacing="1"/>
              <w:jc w:val="both"/>
              <w:rPr>
                <w:rFonts w:asciiTheme="majorHAnsi" w:hAnsiTheme="majorHAnsi" w:cstheme="majorHAnsi"/>
                <w:szCs w:val="22"/>
              </w:rPr>
            </w:pPr>
            <w:r>
              <w:rPr>
                <w:rFonts w:asciiTheme="majorHAnsi" w:hAnsiTheme="majorHAnsi" w:cstheme="majorHAnsi"/>
                <w:szCs w:val="22"/>
              </w:rPr>
              <w:t>Giúp người dùng vẽ những dạng hình học đơn giản</w:t>
            </w:r>
            <w:ins w:id="558" w:author="TNT" w:date="2010-05-18T21:20:00Z">
              <w:r w:rsidR="009256BB">
                <w:rPr>
                  <w:rFonts w:asciiTheme="majorHAnsi" w:hAnsiTheme="majorHAnsi" w:cstheme="majorHAnsi"/>
                  <w:szCs w:val="22"/>
                </w:rPr>
                <w:t>, phục vụ cho việc giải các bài toán hình học</w:t>
              </w:r>
            </w:ins>
            <w:r>
              <w:rPr>
                <w:rFonts w:asciiTheme="majorHAnsi" w:hAnsiTheme="majorHAnsi" w:cstheme="majorHAnsi"/>
                <w:szCs w:val="22"/>
              </w:rPr>
              <w:t xml:space="preserve"> : </w:t>
            </w:r>
          </w:p>
          <w:p w14:paraId="6E456FC7" w14:textId="77777777" w:rsidR="00D93C59" w:rsidRDefault="00D93C59" w:rsidP="00122D49">
            <w:pPr>
              <w:spacing w:before="100" w:beforeAutospacing="1" w:after="100" w:afterAutospacing="1"/>
              <w:jc w:val="both"/>
              <w:rPr>
                <w:rFonts w:asciiTheme="majorHAnsi" w:hAnsiTheme="majorHAnsi" w:cstheme="majorHAnsi"/>
                <w:szCs w:val="22"/>
              </w:rPr>
            </w:pPr>
            <w:r>
              <w:rPr>
                <w:rFonts w:asciiTheme="majorHAnsi" w:hAnsiTheme="majorHAnsi" w:cstheme="majorHAnsi"/>
                <w:szCs w:val="22"/>
              </w:rPr>
              <w:t>2D : ellipse, chữ nhật, tròn, hình bình hành, tứ giác (chọn 4 điểm)</w:t>
            </w:r>
            <w:ins w:id="559" w:author="TNT" w:date="2010-05-18T21:20:00Z">
              <w:r w:rsidR="009256BB">
                <w:rPr>
                  <w:rFonts w:asciiTheme="majorHAnsi" w:hAnsiTheme="majorHAnsi" w:cstheme="majorHAnsi"/>
                  <w:szCs w:val="22"/>
                </w:rPr>
                <w:t>, vẽ trung điểm, phân giác, trung tuyến,…</w:t>
              </w:r>
            </w:ins>
          </w:p>
          <w:p w14:paraId="78DE21E5" w14:textId="77777777" w:rsidR="00D93C59" w:rsidRPr="00E92E5A" w:rsidRDefault="00D93C59" w:rsidP="00122D49">
            <w:pPr>
              <w:spacing w:before="100" w:beforeAutospacing="1" w:after="100" w:afterAutospacing="1"/>
              <w:jc w:val="both"/>
              <w:rPr>
                <w:rFonts w:asciiTheme="majorHAnsi" w:hAnsiTheme="majorHAnsi" w:cstheme="majorHAnsi"/>
                <w:szCs w:val="22"/>
              </w:rPr>
            </w:pPr>
            <w:r>
              <w:rPr>
                <w:rFonts w:asciiTheme="majorHAnsi" w:hAnsiTheme="majorHAnsi" w:cstheme="majorHAnsi"/>
                <w:szCs w:val="22"/>
              </w:rPr>
              <w:t>3D : cầu, khối hộp.</w:t>
            </w:r>
          </w:p>
        </w:tc>
      </w:tr>
      <w:tr w:rsidR="009256BB" w:rsidRPr="00E92E5A" w14:paraId="39943CA2" w14:textId="77777777" w:rsidTr="00122D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7EC5C9" w14:textId="77777777" w:rsidR="00D93C59" w:rsidRPr="00E92E5A" w:rsidRDefault="00D93C59" w:rsidP="00122D49">
            <w:pPr>
              <w:jc w:val="center"/>
              <w:rPr>
                <w:rFonts w:asciiTheme="majorHAnsi" w:hAnsiTheme="majorHAnsi" w:cstheme="majorHAnsi"/>
                <w:b/>
                <w:bCs/>
                <w:szCs w:val="22"/>
              </w:rPr>
            </w:pPr>
            <w:r w:rsidRPr="00E92E5A">
              <w:rPr>
                <w:rFonts w:asciiTheme="majorHAnsi" w:hAnsiTheme="majorHAnsi" w:cstheme="majorHAnsi"/>
                <w:b/>
                <w:bCs/>
                <w:szCs w:val="22"/>
              </w:rPr>
              <w:t>Ghi chú và các câu hỏi</w:t>
            </w:r>
          </w:p>
        </w:tc>
        <w:tc>
          <w:tcPr>
            <w:tcW w:w="0" w:type="auto"/>
            <w:tcBorders>
              <w:top w:val="outset" w:sz="6" w:space="0" w:color="auto"/>
              <w:left w:val="outset" w:sz="6" w:space="0" w:color="auto"/>
              <w:bottom w:val="outset" w:sz="6" w:space="0" w:color="auto"/>
              <w:right w:val="outset" w:sz="6" w:space="0" w:color="auto"/>
            </w:tcBorders>
            <w:vAlign w:val="center"/>
            <w:hideMark/>
          </w:tcPr>
          <w:p w14:paraId="6B766F2F" w14:textId="77777777" w:rsidR="00D93C59" w:rsidRPr="00E92E5A" w:rsidRDefault="00D93C59" w:rsidP="00122D49">
            <w:pPr>
              <w:spacing w:before="100" w:beforeAutospacing="1" w:after="100" w:afterAutospacing="1"/>
              <w:rPr>
                <w:rFonts w:asciiTheme="majorHAnsi" w:hAnsiTheme="majorHAnsi" w:cstheme="majorHAnsi"/>
                <w:szCs w:val="22"/>
              </w:rPr>
            </w:pPr>
          </w:p>
        </w:tc>
      </w:tr>
    </w:tbl>
    <w:p w14:paraId="06E6F589" w14:textId="77777777" w:rsidR="00D93C59" w:rsidRPr="00146594" w:rsidRDefault="00D93C59" w:rsidP="00D93C59">
      <w:pPr>
        <w:pStyle w:val="Heading3"/>
      </w:pPr>
      <w:bookmarkStart w:id="560" w:name="_Toc261981549"/>
      <w:r w:rsidRPr="00146594">
        <w:t>Các chức năng mở rộ</w:t>
      </w:r>
      <w:r>
        <w:t>ng khác</w:t>
      </w:r>
      <w:bookmarkEnd w:id="560"/>
    </w:p>
    <w:p w14:paraId="656644B6" w14:textId="77777777" w:rsidR="00D93C59" w:rsidRDefault="00D93C59" w:rsidP="00D93C59">
      <w:pPr>
        <w:pStyle w:val="Heading4"/>
        <w:rPr>
          <w:ins w:id="561" w:author="TNT" w:date="2010-05-18T21:24:00Z"/>
        </w:rPr>
      </w:pPr>
      <w:r w:rsidRPr="00E47542">
        <w:rPr>
          <w:rFonts w:eastAsia="Times New Roman"/>
        </w:rPr>
        <w:t>F-</w:t>
      </w:r>
      <w:r>
        <w:rPr>
          <w:rFonts w:eastAsia="Times New Roman"/>
        </w:rPr>
        <w:t>4</w:t>
      </w:r>
      <w:r w:rsidRPr="00E47542">
        <w:rPr>
          <w:rFonts w:eastAsia="Times New Roman"/>
        </w:rPr>
        <w:t>0</w:t>
      </w:r>
      <w:r>
        <w:rPr>
          <w:rFonts w:eastAsia="Times New Roman"/>
        </w:rPr>
        <w:t>0</w:t>
      </w:r>
      <w:r w:rsidRPr="00E47542">
        <w:rPr>
          <w:rFonts w:eastAsia="Times New Roman"/>
        </w:rPr>
        <w:t xml:space="preserve">: </w:t>
      </w:r>
      <w:r w:rsidRPr="00E47542">
        <w:t>Kết nối (giáo viên – học sinh, phụ huynh – học sinh).</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1596"/>
        <w:gridCol w:w="8808"/>
      </w:tblGrid>
      <w:tr w:rsidR="009256BB" w:rsidRPr="00E92E5A" w14:paraId="40DA07BE" w14:textId="77777777" w:rsidTr="00646608">
        <w:trPr>
          <w:tblCellSpacing w:w="15" w:type="dxa"/>
          <w:ins w:id="562" w:author="TNT" w:date="2010-05-18T21:24:00Z"/>
        </w:trPr>
        <w:tc>
          <w:tcPr>
            <w:tcW w:w="0" w:type="auto"/>
            <w:tcBorders>
              <w:top w:val="outset" w:sz="6" w:space="0" w:color="auto"/>
              <w:left w:val="outset" w:sz="6" w:space="0" w:color="auto"/>
              <w:bottom w:val="outset" w:sz="6" w:space="0" w:color="auto"/>
              <w:right w:val="outset" w:sz="6" w:space="0" w:color="auto"/>
            </w:tcBorders>
            <w:vAlign w:val="center"/>
            <w:hideMark/>
          </w:tcPr>
          <w:p w14:paraId="1F66DFF2" w14:textId="77777777" w:rsidR="009256BB" w:rsidRPr="00E92E5A" w:rsidRDefault="009256BB" w:rsidP="00646608">
            <w:pPr>
              <w:jc w:val="center"/>
              <w:rPr>
                <w:ins w:id="563" w:author="TNT" w:date="2010-05-18T21:24:00Z"/>
                <w:rFonts w:asciiTheme="majorHAnsi" w:hAnsiTheme="majorHAnsi" w:cstheme="majorHAnsi"/>
                <w:b/>
                <w:bCs/>
                <w:szCs w:val="22"/>
              </w:rPr>
            </w:pPr>
            <w:ins w:id="564" w:author="TNT" w:date="2010-05-18T21:24:00Z">
              <w:r w:rsidRPr="00E92E5A">
                <w:rPr>
                  <w:rFonts w:asciiTheme="majorHAnsi" w:hAnsiTheme="majorHAnsi" w:cstheme="majorHAnsi"/>
                  <w:b/>
                  <w:bCs/>
                  <w:szCs w:val="22"/>
                </w:rPr>
                <w:t>Độ ưu tiên:</w:t>
              </w:r>
            </w:ins>
          </w:p>
        </w:tc>
        <w:tc>
          <w:tcPr>
            <w:tcW w:w="0" w:type="auto"/>
            <w:tcBorders>
              <w:top w:val="outset" w:sz="6" w:space="0" w:color="auto"/>
              <w:left w:val="outset" w:sz="6" w:space="0" w:color="auto"/>
              <w:bottom w:val="outset" w:sz="6" w:space="0" w:color="auto"/>
              <w:right w:val="outset" w:sz="6" w:space="0" w:color="auto"/>
            </w:tcBorders>
            <w:vAlign w:val="center"/>
            <w:hideMark/>
          </w:tcPr>
          <w:p w14:paraId="48AA1AFC" w14:textId="77777777" w:rsidR="009256BB" w:rsidRPr="00E92E5A" w:rsidRDefault="009256BB" w:rsidP="00646608">
            <w:pPr>
              <w:rPr>
                <w:ins w:id="565" w:author="TNT" w:date="2010-05-18T21:24:00Z"/>
                <w:rFonts w:asciiTheme="majorHAnsi" w:hAnsiTheme="majorHAnsi" w:cstheme="majorHAnsi"/>
                <w:szCs w:val="22"/>
              </w:rPr>
            </w:pPr>
            <w:ins w:id="566" w:author="TNT" w:date="2010-05-18T21:24:00Z">
              <w:r>
                <w:rPr>
                  <w:rFonts w:asciiTheme="majorHAnsi" w:hAnsiTheme="majorHAnsi" w:cstheme="majorHAnsi"/>
                  <w:szCs w:val="22"/>
                </w:rPr>
                <w:t xml:space="preserve">Không </w:t>
              </w:r>
              <w:r w:rsidRPr="00E92E5A">
                <w:rPr>
                  <w:rFonts w:asciiTheme="majorHAnsi" w:hAnsiTheme="majorHAnsi" w:cstheme="majorHAnsi"/>
                  <w:szCs w:val="22"/>
                </w:rPr>
                <w:t>bắt buộc</w:t>
              </w:r>
            </w:ins>
          </w:p>
        </w:tc>
      </w:tr>
      <w:tr w:rsidR="009256BB" w:rsidRPr="00E92E5A" w14:paraId="78A5EBD9" w14:textId="77777777" w:rsidTr="00646608">
        <w:trPr>
          <w:tblCellSpacing w:w="15" w:type="dxa"/>
          <w:ins w:id="567" w:author="TNT" w:date="2010-05-18T21:24:00Z"/>
        </w:trPr>
        <w:tc>
          <w:tcPr>
            <w:tcW w:w="0" w:type="auto"/>
            <w:tcBorders>
              <w:top w:val="outset" w:sz="6" w:space="0" w:color="auto"/>
              <w:left w:val="outset" w:sz="6" w:space="0" w:color="auto"/>
              <w:bottom w:val="outset" w:sz="6" w:space="0" w:color="auto"/>
              <w:right w:val="outset" w:sz="6" w:space="0" w:color="auto"/>
            </w:tcBorders>
            <w:vAlign w:val="center"/>
            <w:hideMark/>
          </w:tcPr>
          <w:p w14:paraId="0767E7D5" w14:textId="77777777" w:rsidR="009256BB" w:rsidRPr="00E92E5A" w:rsidRDefault="009256BB" w:rsidP="00646608">
            <w:pPr>
              <w:jc w:val="center"/>
              <w:rPr>
                <w:ins w:id="568" w:author="TNT" w:date="2010-05-18T21:24:00Z"/>
                <w:rFonts w:asciiTheme="majorHAnsi" w:hAnsiTheme="majorHAnsi" w:cstheme="majorHAnsi"/>
                <w:b/>
                <w:bCs/>
                <w:szCs w:val="22"/>
              </w:rPr>
            </w:pPr>
            <w:ins w:id="569" w:author="TNT" w:date="2010-05-18T21:24:00Z">
              <w:r w:rsidRPr="00E92E5A">
                <w:rPr>
                  <w:rFonts w:asciiTheme="majorHAnsi" w:hAnsiTheme="majorHAnsi" w:cstheme="majorHAnsi"/>
                  <w:b/>
                  <w:bCs/>
                  <w:szCs w:val="22"/>
                </w:rPr>
                <w:t>Thời gian thực hiện</w:t>
              </w:r>
            </w:ins>
          </w:p>
        </w:tc>
        <w:tc>
          <w:tcPr>
            <w:tcW w:w="0" w:type="auto"/>
            <w:tcBorders>
              <w:top w:val="outset" w:sz="6" w:space="0" w:color="auto"/>
              <w:left w:val="outset" w:sz="6" w:space="0" w:color="auto"/>
              <w:bottom w:val="outset" w:sz="6" w:space="0" w:color="auto"/>
              <w:right w:val="outset" w:sz="6" w:space="0" w:color="auto"/>
            </w:tcBorders>
            <w:vAlign w:val="center"/>
            <w:hideMark/>
          </w:tcPr>
          <w:p w14:paraId="383587C2" w14:textId="77777777" w:rsidR="009256BB" w:rsidRPr="00E92E5A" w:rsidRDefault="009256BB" w:rsidP="00646608">
            <w:pPr>
              <w:rPr>
                <w:ins w:id="570" w:author="TNT" w:date="2010-05-18T21:24:00Z"/>
                <w:rFonts w:asciiTheme="majorHAnsi" w:hAnsiTheme="majorHAnsi" w:cstheme="majorHAnsi"/>
                <w:szCs w:val="22"/>
              </w:rPr>
            </w:pPr>
            <w:ins w:id="571" w:author="TNT" w:date="2010-05-18T21:24:00Z">
              <w:r w:rsidRPr="00E92E5A">
                <w:rPr>
                  <w:rFonts w:asciiTheme="majorHAnsi" w:hAnsiTheme="majorHAnsi" w:cstheme="majorHAnsi"/>
                  <w:szCs w:val="22"/>
                </w:rPr>
                <w:t>Vài ngày</w:t>
              </w:r>
            </w:ins>
          </w:p>
        </w:tc>
      </w:tr>
      <w:tr w:rsidR="009256BB" w:rsidRPr="00E92E5A" w14:paraId="05CC4909" w14:textId="77777777" w:rsidTr="00646608">
        <w:trPr>
          <w:tblCellSpacing w:w="15" w:type="dxa"/>
          <w:ins w:id="572" w:author="TNT" w:date="2010-05-18T21:24:00Z"/>
        </w:trPr>
        <w:tc>
          <w:tcPr>
            <w:tcW w:w="0" w:type="auto"/>
            <w:tcBorders>
              <w:top w:val="outset" w:sz="6" w:space="0" w:color="auto"/>
              <w:left w:val="outset" w:sz="6" w:space="0" w:color="auto"/>
              <w:bottom w:val="outset" w:sz="6" w:space="0" w:color="auto"/>
              <w:right w:val="outset" w:sz="6" w:space="0" w:color="auto"/>
            </w:tcBorders>
            <w:vAlign w:val="center"/>
            <w:hideMark/>
          </w:tcPr>
          <w:p w14:paraId="1055E3E3" w14:textId="77777777" w:rsidR="009256BB" w:rsidRPr="00E92E5A" w:rsidRDefault="009256BB" w:rsidP="00646608">
            <w:pPr>
              <w:jc w:val="center"/>
              <w:rPr>
                <w:ins w:id="573" w:author="TNT" w:date="2010-05-18T21:24:00Z"/>
                <w:rFonts w:asciiTheme="majorHAnsi" w:hAnsiTheme="majorHAnsi" w:cstheme="majorHAnsi"/>
                <w:b/>
                <w:bCs/>
                <w:szCs w:val="22"/>
              </w:rPr>
            </w:pPr>
            <w:ins w:id="574" w:author="TNT" w:date="2010-05-18T21:24:00Z">
              <w:r w:rsidRPr="00E92E5A">
                <w:rPr>
                  <w:rFonts w:asciiTheme="majorHAnsi" w:hAnsiTheme="majorHAnsi" w:cstheme="majorHAnsi"/>
                  <w:b/>
                  <w:bCs/>
                  <w:szCs w:val="22"/>
                </w:rPr>
                <w:t>Rủi ro</w:t>
              </w:r>
            </w:ins>
          </w:p>
        </w:tc>
        <w:tc>
          <w:tcPr>
            <w:tcW w:w="0" w:type="auto"/>
            <w:tcBorders>
              <w:top w:val="outset" w:sz="6" w:space="0" w:color="auto"/>
              <w:left w:val="outset" w:sz="6" w:space="0" w:color="auto"/>
              <w:bottom w:val="outset" w:sz="6" w:space="0" w:color="auto"/>
              <w:right w:val="outset" w:sz="6" w:space="0" w:color="auto"/>
            </w:tcBorders>
            <w:vAlign w:val="center"/>
            <w:hideMark/>
          </w:tcPr>
          <w:p w14:paraId="4A143F46" w14:textId="77777777" w:rsidR="009256BB" w:rsidRPr="00E92E5A" w:rsidRDefault="009256BB" w:rsidP="00646608">
            <w:pPr>
              <w:rPr>
                <w:ins w:id="575" w:author="TNT" w:date="2010-05-18T21:24:00Z"/>
                <w:rFonts w:asciiTheme="majorHAnsi" w:hAnsiTheme="majorHAnsi" w:cstheme="majorHAnsi"/>
                <w:szCs w:val="22"/>
              </w:rPr>
            </w:pPr>
          </w:p>
        </w:tc>
      </w:tr>
      <w:tr w:rsidR="009256BB" w:rsidRPr="00E92E5A" w14:paraId="4D48FEE4" w14:textId="77777777" w:rsidTr="00646608">
        <w:trPr>
          <w:tblCellSpacing w:w="15" w:type="dxa"/>
          <w:ins w:id="576" w:author="TNT" w:date="2010-05-18T21:24:00Z"/>
        </w:trPr>
        <w:tc>
          <w:tcPr>
            <w:tcW w:w="0" w:type="auto"/>
            <w:tcBorders>
              <w:top w:val="outset" w:sz="6" w:space="0" w:color="auto"/>
              <w:left w:val="outset" w:sz="6" w:space="0" w:color="auto"/>
              <w:bottom w:val="outset" w:sz="6" w:space="0" w:color="auto"/>
              <w:right w:val="outset" w:sz="6" w:space="0" w:color="auto"/>
            </w:tcBorders>
            <w:vAlign w:val="center"/>
            <w:hideMark/>
          </w:tcPr>
          <w:p w14:paraId="091A8144" w14:textId="77777777" w:rsidR="009256BB" w:rsidRPr="00E92E5A" w:rsidRDefault="009256BB" w:rsidP="00646608">
            <w:pPr>
              <w:jc w:val="center"/>
              <w:rPr>
                <w:ins w:id="577" w:author="TNT" w:date="2010-05-18T21:24:00Z"/>
                <w:rFonts w:asciiTheme="majorHAnsi" w:hAnsiTheme="majorHAnsi" w:cstheme="majorHAnsi"/>
                <w:b/>
                <w:bCs/>
                <w:szCs w:val="22"/>
              </w:rPr>
            </w:pPr>
            <w:ins w:id="578" w:author="TNT" w:date="2010-05-18T21:24:00Z">
              <w:r w:rsidRPr="00E92E5A">
                <w:rPr>
                  <w:rFonts w:asciiTheme="majorHAnsi" w:hAnsiTheme="majorHAnsi" w:cstheme="majorHAnsi"/>
                  <w:b/>
                  <w:bCs/>
                  <w:szCs w:val="22"/>
                </w:rPr>
                <w:t>Thuộc nhóm hàm:</w:t>
              </w:r>
            </w:ins>
          </w:p>
        </w:tc>
        <w:tc>
          <w:tcPr>
            <w:tcW w:w="0" w:type="auto"/>
            <w:tcBorders>
              <w:top w:val="outset" w:sz="6" w:space="0" w:color="auto"/>
              <w:left w:val="outset" w:sz="6" w:space="0" w:color="auto"/>
              <w:bottom w:val="outset" w:sz="6" w:space="0" w:color="auto"/>
              <w:right w:val="outset" w:sz="6" w:space="0" w:color="auto"/>
            </w:tcBorders>
            <w:vAlign w:val="center"/>
            <w:hideMark/>
          </w:tcPr>
          <w:p w14:paraId="58DDBA82" w14:textId="77777777" w:rsidR="009256BB" w:rsidRPr="00E92E5A" w:rsidRDefault="009256BB" w:rsidP="00646608">
            <w:pPr>
              <w:rPr>
                <w:ins w:id="579" w:author="TNT" w:date="2010-05-18T21:24:00Z"/>
                <w:rFonts w:asciiTheme="majorHAnsi" w:hAnsiTheme="majorHAnsi" w:cstheme="majorHAnsi"/>
                <w:color w:val="FF0000"/>
                <w:szCs w:val="22"/>
              </w:rPr>
            </w:pPr>
            <w:ins w:id="580" w:author="TNT" w:date="2010-05-18T21:24:00Z">
              <w:r>
                <w:rPr>
                  <w:rFonts w:asciiTheme="majorHAnsi" w:hAnsiTheme="majorHAnsi" w:cstheme="majorHAnsi"/>
                  <w:color w:val="000000"/>
                  <w:szCs w:val="22"/>
                </w:rPr>
                <w:t>Tiện ích</w:t>
              </w:r>
            </w:ins>
          </w:p>
        </w:tc>
      </w:tr>
      <w:tr w:rsidR="009256BB" w:rsidRPr="00E92E5A" w14:paraId="24EDA76A" w14:textId="77777777" w:rsidTr="00646608">
        <w:trPr>
          <w:tblCellSpacing w:w="15" w:type="dxa"/>
          <w:ins w:id="581" w:author="TNT" w:date="2010-05-18T21:24:00Z"/>
        </w:trPr>
        <w:tc>
          <w:tcPr>
            <w:tcW w:w="0" w:type="auto"/>
            <w:tcBorders>
              <w:top w:val="outset" w:sz="6" w:space="0" w:color="auto"/>
              <w:left w:val="outset" w:sz="6" w:space="0" w:color="auto"/>
              <w:bottom w:val="outset" w:sz="6" w:space="0" w:color="auto"/>
              <w:right w:val="outset" w:sz="6" w:space="0" w:color="auto"/>
            </w:tcBorders>
            <w:vAlign w:val="center"/>
            <w:hideMark/>
          </w:tcPr>
          <w:p w14:paraId="04675FBA" w14:textId="77777777" w:rsidR="009256BB" w:rsidRPr="00E92E5A" w:rsidRDefault="009256BB" w:rsidP="00646608">
            <w:pPr>
              <w:jc w:val="center"/>
              <w:rPr>
                <w:ins w:id="582" w:author="TNT" w:date="2010-05-18T21:24:00Z"/>
                <w:rFonts w:asciiTheme="majorHAnsi" w:hAnsiTheme="majorHAnsi" w:cstheme="majorHAnsi"/>
                <w:b/>
                <w:bCs/>
                <w:szCs w:val="22"/>
              </w:rPr>
            </w:pPr>
            <w:ins w:id="583" w:author="TNT" w:date="2010-05-18T21:24:00Z">
              <w:r w:rsidRPr="00E92E5A">
                <w:rPr>
                  <w:rFonts w:asciiTheme="majorHAnsi" w:hAnsiTheme="majorHAnsi" w:cstheme="majorHAnsi"/>
                  <w:b/>
                  <w:bCs/>
                  <w:szCs w:val="22"/>
                </w:rPr>
                <w:t>Use case(s):</w:t>
              </w:r>
            </w:ins>
          </w:p>
        </w:tc>
        <w:tc>
          <w:tcPr>
            <w:tcW w:w="0" w:type="auto"/>
            <w:tcBorders>
              <w:top w:val="outset" w:sz="6" w:space="0" w:color="auto"/>
              <w:left w:val="outset" w:sz="6" w:space="0" w:color="auto"/>
              <w:bottom w:val="outset" w:sz="6" w:space="0" w:color="auto"/>
              <w:right w:val="outset" w:sz="6" w:space="0" w:color="auto"/>
            </w:tcBorders>
            <w:vAlign w:val="center"/>
            <w:hideMark/>
          </w:tcPr>
          <w:p w14:paraId="0CD00F75" w14:textId="77777777" w:rsidR="009256BB" w:rsidRPr="00E92E5A" w:rsidRDefault="009256BB" w:rsidP="00646608">
            <w:pPr>
              <w:rPr>
                <w:ins w:id="584" w:author="TNT" w:date="2010-05-18T21:24:00Z"/>
                <w:rFonts w:asciiTheme="majorHAnsi" w:hAnsiTheme="majorHAnsi" w:cstheme="majorHAnsi"/>
                <w:szCs w:val="22"/>
              </w:rPr>
            </w:pPr>
          </w:p>
        </w:tc>
      </w:tr>
      <w:tr w:rsidR="009256BB" w:rsidRPr="009C50BA" w14:paraId="6F4B1A05" w14:textId="77777777" w:rsidTr="00646608">
        <w:trPr>
          <w:tblCellSpacing w:w="15" w:type="dxa"/>
          <w:ins w:id="585" w:author="TNT" w:date="2010-05-18T21:24:00Z"/>
        </w:trPr>
        <w:tc>
          <w:tcPr>
            <w:tcW w:w="0" w:type="auto"/>
            <w:tcBorders>
              <w:top w:val="outset" w:sz="6" w:space="0" w:color="auto"/>
              <w:left w:val="outset" w:sz="6" w:space="0" w:color="auto"/>
              <w:bottom w:val="outset" w:sz="6" w:space="0" w:color="auto"/>
              <w:right w:val="outset" w:sz="6" w:space="0" w:color="auto"/>
            </w:tcBorders>
            <w:vAlign w:val="center"/>
            <w:hideMark/>
          </w:tcPr>
          <w:p w14:paraId="4C3C51EB" w14:textId="77777777" w:rsidR="009256BB" w:rsidRPr="00E92E5A" w:rsidRDefault="009256BB" w:rsidP="00646608">
            <w:pPr>
              <w:jc w:val="center"/>
              <w:rPr>
                <w:ins w:id="586" w:author="TNT" w:date="2010-05-18T21:24:00Z"/>
                <w:rFonts w:asciiTheme="majorHAnsi" w:hAnsiTheme="majorHAnsi" w:cstheme="majorHAnsi"/>
                <w:b/>
                <w:bCs/>
                <w:szCs w:val="22"/>
              </w:rPr>
            </w:pPr>
            <w:ins w:id="587" w:author="TNT" w:date="2010-05-18T21:24:00Z">
              <w:r w:rsidRPr="00E92E5A">
                <w:rPr>
                  <w:rFonts w:asciiTheme="majorHAnsi" w:hAnsiTheme="majorHAnsi" w:cstheme="majorHAnsi"/>
                  <w:b/>
                  <w:bCs/>
                  <w:szCs w:val="22"/>
                </w:rPr>
                <w:lastRenderedPageBreak/>
                <w:t>Mô tả:</w:t>
              </w:r>
            </w:ins>
          </w:p>
        </w:tc>
        <w:tc>
          <w:tcPr>
            <w:tcW w:w="0" w:type="auto"/>
            <w:tcBorders>
              <w:top w:val="outset" w:sz="6" w:space="0" w:color="auto"/>
              <w:left w:val="outset" w:sz="6" w:space="0" w:color="auto"/>
              <w:bottom w:val="outset" w:sz="6" w:space="0" w:color="auto"/>
              <w:right w:val="outset" w:sz="6" w:space="0" w:color="auto"/>
            </w:tcBorders>
            <w:vAlign w:val="center"/>
            <w:hideMark/>
          </w:tcPr>
          <w:p w14:paraId="411F77FE" w14:textId="77777777" w:rsidR="009256BB" w:rsidRPr="009256BB" w:rsidRDefault="009256BB" w:rsidP="009256BB">
            <w:pPr>
              <w:spacing w:before="100" w:beforeAutospacing="1" w:after="100" w:afterAutospacing="1"/>
              <w:jc w:val="both"/>
              <w:rPr>
                <w:ins w:id="588" w:author="TNT" w:date="2010-05-18T21:24:00Z"/>
                <w:rFonts w:asciiTheme="majorHAnsi" w:hAnsiTheme="majorHAnsi" w:cstheme="majorHAnsi"/>
                <w:rPrChange w:id="589" w:author="TNT" w:date="2010-05-18T21:24:00Z">
                  <w:rPr>
                    <w:ins w:id="590" w:author="TNT" w:date="2010-05-18T21:24:00Z"/>
                  </w:rPr>
                </w:rPrChange>
              </w:rPr>
              <w:pPrChange w:id="591" w:author="TNT" w:date="2010-05-18T21:24:00Z">
                <w:pPr>
                  <w:pStyle w:val="ListParagraph"/>
                  <w:numPr>
                    <w:numId w:val="15"/>
                  </w:numPr>
                  <w:spacing w:before="100" w:beforeAutospacing="1" w:after="100" w:afterAutospacing="1"/>
                  <w:ind w:hanging="360"/>
                  <w:jc w:val="both"/>
                </w:pPr>
              </w:pPrChange>
            </w:pPr>
            <w:ins w:id="592" w:author="TNT" w:date="2010-05-18T21:24:00Z">
              <w:r>
                <w:rPr>
                  <w:rFonts w:asciiTheme="majorHAnsi" w:hAnsiTheme="majorHAnsi" w:cstheme="majorHAnsi"/>
                </w:rPr>
                <w:t>Cho phép chọn giáo viên, phụ huynh, học sinh của mình, giống như các chức năng kết bạn trong mạng xã hội để các giáo viên</w:t>
              </w:r>
            </w:ins>
            <w:ins w:id="593" w:author="TNT" w:date="2010-05-18T21:25:00Z">
              <w:r>
                <w:rPr>
                  <w:rFonts w:asciiTheme="majorHAnsi" w:hAnsiTheme="majorHAnsi" w:cstheme="majorHAnsi"/>
                </w:rPr>
                <w:t>/ phphép ch</w:t>
              </w:r>
            </w:ins>
            <w:ins w:id="594" w:author="TNT" w:date="2010-05-18T21:24:00Z">
              <w:r>
                <w:rPr>
                  <w:rFonts w:asciiTheme="majorHAnsi" w:hAnsiTheme="majorHAnsi" w:cstheme="majorHAnsi"/>
                </w:rPr>
                <w:t xml:space="preserve"> có thép chn lý </w:t>
              </w:r>
            </w:ins>
            <w:ins w:id="595" w:author="TNT" w:date="2010-05-18T21:26:00Z">
              <w:r>
                <w:rPr>
                  <w:rFonts w:asciiTheme="majorHAnsi" w:hAnsiTheme="majorHAnsi" w:cstheme="majorHAnsi"/>
                </w:rPr>
                <w:t>con em c chn lý</w:t>
              </w:r>
            </w:ins>
          </w:p>
        </w:tc>
      </w:tr>
      <w:tr w:rsidR="009256BB" w:rsidRPr="009C50BA" w14:paraId="426C3F28" w14:textId="77777777" w:rsidTr="00646608">
        <w:trPr>
          <w:tblCellSpacing w:w="15" w:type="dxa"/>
          <w:ins w:id="596" w:author="TNT" w:date="2010-05-18T21:24:00Z"/>
        </w:trPr>
        <w:tc>
          <w:tcPr>
            <w:tcW w:w="0" w:type="auto"/>
            <w:tcBorders>
              <w:top w:val="outset" w:sz="6" w:space="0" w:color="auto"/>
              <w:left w:val="outset" w:sz="6" w:space="0" w:color="auto"/>
              <w:bottom w:val="outset" w:sz="6" w:space="0" w:color="auto"/>
              <w:right w:val="outset" w:sz="6" w:space="0" w:color="auto"/>
            </w:tcBorders>
            <w:vAlign w:val="center"/>
            <w:hideMark/>
          </w:tcPr>
          <w:p w14:paraId="2F322E59" w14:textId="77777777" w:rsidR="009256BB" w:rsidRPr="0063414A" w:rsidRDefault="009256BB" w:rsidP="00646608">
            <w:pPr>
              <w:jc w:val="center"/>
              <w:rPr>
                <w:ins w:id="597" w:author="TNT" w:date="2010-05-18T21:24:00Z"/>
                <w:rFonts w:asciiTheme="majorHAnsi" w:hAnsiTheme="majorHAnsi" w:cstheme="majorHAnsi"/>
                <w:b/>
                <w:bCs/>
                <w:szCs w:val="22"/>
                <w:lang w:val="vi-VN"/>
              </w:rPr>
            </w:pPr>
            <w:ins w:id="598" w:author="TNT" w:date="2010-05-18T21:24:00Z">
              <w:r w:rsidRPr="0063414A">
                <w:rPr>
                  <w:rFonts w:asciiTheme="majorHAnsi" w:hAnsiTheme="majorHAnsi" w:cstheme="majorHAnsi"/>
                  <w:b/>
                  <w:bCs/>
                  <w:szCs w:val="22"/>
                  <w:lang w:val="vi-VN"/>
                </w:rPr>
                <w:t>Ghi chú và các câu hỏi</w:t>
              </w:r>
            </w:ins>
          </w:p>
        </w:tc>
        <w:tc>
          <w:tcPr>
            <w:tcW w:w="0" w:type="auto"/>
            <w:tcBorders>
              <w:top w:val="outset" w:sz="6" w:space="0" w:color="auto"/>
              <w:left w:val="outset" w:sz="6" w:space="0" w:color="auto"/>
              <w:bottom w:val="outset" w:sz="6" w:space="0" w:color="auto"/>
              <w:right w:val="outset" w:sz="6" w:space="0" w:color="auto"/>
            </w:tcBorders>
            <w:vAlign w:val="center"/>
            <w:hideMark/>
          </w:tcPr>
          <w:p w14:paraId="3328E1D4" w14:textId="77777777" w:rsidR="009256BB" w:rsidRPr="009256BB" w:rsidRDefault="009256BB" w:rsidP="009256BB">
            <w:pPr>
              <w:spacing w:before="100" w:beforeAutospacing="1" w:after="100" w:afterAutospacing="1"/>
              <w:rPr>
                <w:ins w:id="599" w:author="TNT" w:date="2010-05-18T21:24:00Z"/>
                <w:rFonts w:asciiTheme="majorHAnsi" w:hAnsiTheme="majorHAnsi" w:cstheme="majorHAnsi"/>
                <w:szCs w:val="22"/>
                <w:rPrChange w:id="600" w:author="TNT" w:date="2010-05-18T21:26:00Z">
                  <w:rPr>
                    <w:ins w:id="601" w:author="TNT" w:date="2010-05-18T21:24:00Z"/>
                    <w:rFonts w:asciiTheme="majorHAnsi" w:hAnsiTheme="majorHAnsi" w:cstheme="majorHAnsi"/>
                    <w:szCs w:val="22"/>
                    <w:lang w:val="vi-VN"/>
                  </w:rPr>
                </w:rPrChange>
              </w:rPr>
            </w:pPr>
            <w:ins w:id="602" w:author="TNT" w:date="2010-05-18T21:26:00Z">
              <w:r>
                <w:rPr>
                  <w:rFonts w:asciiTheme="majorHAnsi" w:hAnsiTheme="majorHAnsi" w:cstheme="majorHAnsi"/>
                  <w:szCs w:val="22"/>
                </w:rPr>
                <w:t xml:space="preserve">Chức năng này chỉ dùng khi có kết nối internet, và chương trình mở rộng, hỗ trợ các chức năng liên quan đến </w:t>
              </w:r>
            </w:ins>
            <w:ins w:id="603" w:author="TNT" w:date="2010-05-18T21:27:00Z">
              <w:r>
                <w:rPr>
                  <w:rFonts w:asciiTheme="majorHAnsi" w:hAnsiTheme="majorHAnsi" w:cstheme="majorHAnsi"/>
                  <w:szCs w:val="22"/>
                </w:rPr>
                <w:t>mạng</w:t>
              </w:r>
            </w:ins>
            <w:ins w:id="604" w:author="TNT" w:date="2010-05-18T21:26:00Z">
              <w:r>
                <w:rPr>
                  <w:rFonts w:asciiTheme="majorHAnsi" w:hAnsiTheme="majorHAnsi" w:cstheme="majorHAnsi"/>
                  <w:szCs w:val="22"/>
                </w:rPr>
                <w:t>.</w:t>
              </w:r>
            </w:ins>
          </w:p>
        </w:tc>
      </w:tr>
    </w:tbl>
    <w:p w14:paraId="4DBFC3C3" w14:textId="77777777" w:rsidR="009256BB" w:rsidRPr="009256BB" w:rsidRDefault="009256BB" w:rsidP="009256BB">
      <w:pPr>
        <w:pPrChange w:id="605" w:author="TNT" w:date="2010-05-18T21:24:00Z">
          <w:pPr>
            <w:pStyle w:val="Heading4"/>
          </w:pPr>
        </w:pPrChange>
      </w:pPr>
    </w:p>
    <w:p w14:paraId="50C5EEB3" w14:textId="77777777" w:rsidR="00D93C59" w:rsidRDefault="00D93C59" w:rsidP="00D93C59">
      <w:pPr>
        <w:pStyle w:val="Heading4"/>
      </w:pPr>
      <w:r w:rsidRPr="00E47542">
        <w:rPr>
          <w:rFonts w:eastAsia="Times New Roman"/>
        </w:rPr>
        <w:t>F-</w:t>
      </w:r>
      <w:r>
        <w:t>4</w:t>
      </w:r>
      <w:r w:rsidRPr="00E47542">
        <w:t>0</w:t>
      </w:r>
      <w:r>
        <w:t>1</w:t>
      </w:r>
      <w:r w:rsidRPr="00E47542">
        <w:t>:  tìm kiếm bài học lý thuyết, bài tập, bài test.</w:t>
      </w:r>
    </w:p>
    <w:p w14:paraId="54632138" w14:textId="77777777" w:rsidR="00D93C59" w:rsidRDefault="00D93C59" w:rsidP="00D93C59"/>
    <w:tbl>
      <w:tblPr>
        <w:tblW w:w="0" w:type="auto"/>
        <w:tblCellSpacing w:w="15"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1570"/>
        <w:gridCol w:w="8834"/>
      </w:tblGrid>
      <w:tr w:rsidR="00D93C59" w:rsidRPr="00E92E5A" w14:paraId="4BC5758D" w14:textId="77777777" w:rsidTr="00122D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9FE332A" w14:textId="77777777" w:rsidR="00D93C59" w:rsidRPr="00E92E5A" w:rsidRDefault="00D93C59" w:rsidP="00122D49">
            <w:pPr>
              <w:jc w:val="center"/>
              <w:rPr>
                <w:rFonts w:asciiTheme="majorHAnsi" w:hAnsiTheme="majorHAnsi" w:cstheme="majorHAnsi"/>
                <w:b/>
                <w:bCs/>
                <w:szCs w:val="22"/>
              </w:rPr>
            </w:pPr>
            <w:r w:rsidRPr="00E92E5A">
              <w:rPr>
                <w:rFonts w:asciiTheme="majorHAnsi" w:hAnsiTheme="majorHAnsi" w:cstheme="majorHAnsi"/>
                <w:b/>
                <w:bCs/>
                <w:szCs w:val="22"/>
              </w:rPr>
              <w:t>Độ ưu tiên:</w:t>
            </w:r>
          </w:p>
        </w:tc>
        <w:tc>
          <w:tcPr>
            <w:tcW w:w="0" w:type="auto"/>
            <w:tcBorders>
              <w:top w:val="outset" w:sz="6" w:space="0" w:color="auto"/>
              <w:left w:val="outset" w:sz="6" w:space="0" w:color="auto"/>
              <w:bottom w:val="outset" w:sz="6" w:space="0" w:color="auto"/>
              <w:right w:val="outset" w:sz="6" w:space="0" w:color="auto"/>
            </w:tcBorders>
            <w:vAlign w:val="center"/>
            <w:hideMark/>
          </w:tcPr>
          <w:p w14:paraId="27FDB996" w14:textId="77777777" w:rsidR="00D93C59" w:rsidRPr="00E92E5A" w:rsidRDefault="00D93C59" w:rsidP="00122D49">
            <w:pPr>
              <w:rPr>
                <w:rFonts w:asciiTheme="majorHAnsi" w:hAnsiTheme="majorHAnsi" w:cstheme="majorHAnsi"/>
                <w:szCs w:val="22"/>
              </w:rPr>
            </w:pPr>
            <w:r>
              <w:rPr>
                <w:rFonts w:asciiTheme="majorHAnsi" w:hAnsiTheme="majorHAnsi" w:cstheme="majorHAnsi"/>
                <w:szCs w:val="22"/>
              </w:rPr>
              <w:t xml:space="preserve">Không </w:t>
            </w:r>
            <w:r w:rsidRPr="00E92E5A">
              <w:rPr>
                <w:rFonts w:asciiTheme="majorHAnsi" w:hAnsiTheme="majorHAnsi" w:cstheme="majorHAnsi"/>
                <w:szCs w:val="22"/>
              </w:rPr>
              <w:t>bắt buộc</w:t>
            </w:r>
          </w:p>
        </w:tc>
      </w:tr>
      <w:tr w:rsidR="00D93C59" w:rsidRPr="00E92E5A" w14:paraId="6AAF9CCD" w14:textId="77777777" w:rsidTr="00122D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3B75B1" w14:textId="77777777" w:rsidR="00D93C59" w:rsidRPr="00E92E5A" w:rsidRDefault="00D93C59" w:rsidP="00122D49">
            <w:pPr>
              <w:jc w:val="center"/>
              <w:rPr>
                <w:rFonts w:asciiTheme="majorHAnsi" w:hAnsiTheme="majorHAnsi" w:cstheme="majorHAnsi"/>
                <w:b/>
                <w:bCs/>
                <w:szCs w:val="22"/>
              </w:rPr>
            </w:pPr>
            <w:r w:rsidRPr="00E92E5A">
              <w:rPr>
                <w:rFonts w:asciiTheme="majorHAnsi" w:hAnsiTheme="majorHAnsi" w:cstheme="majorHAnsi"/>
                <w:b/>
                <w:bCs/>
                <w:szCs w:val="22"/>
              </w:rPr>
              <w:t>Thời gian thực hiện</w:t>
            </w:r>
          </w:p>
        </w:tc>
        <w:tc>
          <w:tcPr>
            <w:tcW w:w="0" w:type="auto"/>
            <w:tcBorders>
              <w:top w:val="outset" w:sz="6" w:space="0" w:color="auto"/>
              <w:left w:val="outset" w:sz="6" w:space="0" w:color="auto"/>
              <w:bottom w:val="outset" w:sz="6" w:space="0" w:color="auto"/>
              <w:right w:val="outset" w:sz="6" w:space="0" w:color="auto"/>
            </w:tcBorders>
            <w:vAlign w:val="center"/>
            <w:hideMark/>
          </w:tcPr>
          <w:p w14:paraId="111EEE7B" w14:textId="77777777" w:rsidR="00D93C59" w:rsidRPr="00E92E5A" w:rsidRDefault="00D93C59" w:rsidP="00122D49">
            <w:pPr>
              <w:rPr>
                <w:rFonts w:asciiTheme="majorHAnsi" w:hAnsiTheme="majorHAnsi" w:cstheme="majorHAnsi"/>
                <w:szCs w:val="22"/>
              </w:rPr>
            </w:pPr>
            <w:r w:rsidRPr="00E92E5A">
              <w:rPr>
                <w:rFonts w:asciiTheme="majorHAnsi" w:hAnsiTheme="majorHAnsi" w:cstheme="majorHAnsi"/>
                <w:szCs w:val="22"/>
              </w:rPr>
              <w:t>Vài ngày</w:t>
            </w:r>
          </w:p>
        </w:tc>
      </w:tr>
      <w:tr w:rsidR="00D93C59" w:rsidRPr="00E92E5A" w14:paraId="3CC1A90C" w14:textId="77777777" w:rsidTr="00122D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E1F668C" w14:textId="77777777" w:rsidR="00D93C59" w:rsidRPr="00E92E5A" w:rsidRDefault="00D93C59" w:rsidP="00122D49">
            <w:pPr>
              <w:jc w:val="center"/>
              <w:rPr>
                <w:rFonts w:asciiTheme="majorHAnsi" w:hAnsiTheme="majorHAnsi" w:cstheme="majorHAnsi"/>
                <w:b/>
                <w:bCs/>
                <w:szCs w:val="22"/>
              </w:rPr>
            </w:pPr>
            <w:r w:rsidRPr="00E92E5A">
              <w:rPr>
                <w:rFonts w:asciiTheme="majorHAnsi" w:hAnsiTheme="majorHAnsi" w:cstheme="majorHAnsi"/>
                <w:b/>
                <w:bCs/>
                <w:szCs w:val="22"/>
              </w:rPr>
              <w:t>Rủi ro</w:t>
            </w:r>
          </w:p>
        </w:tc>
        <w:tc>
          <w:tcPr>
            <w:tcW w:w="0" w:type="auto"/>
            <w:tcBorders>
              <w:top w:val="outset" w:sz="6" w:space="0" w:color="auto"/>
              <w:left w:val="outset" w:sz="6" w:space="0" w:color="auto"/>
              <w:bottom w:val="outset" w:sz="6" w:space="0" w:color="auto"/>
              <w:right w:val="outset" w:sz="6" w:space="0" w:color="auto"/>
            </w:tcBorders>
            <w:vAlign w:val="center"/>
            <w:hideMark/>
          </w:tcPr>
          <w:p w14:paraId="45ADEF49" w14:textId="77777777" w:rsidR="00D93C59" w:rsidRPr="00E92E5A" w:rsidRDefault="00D93C59" w:rsidP="00122D49">
            <w:pPr>
              <w:rPr>
                <w:rFonts w:asciiTheme="majorHAnsi" w:hAnsiTheme="majorHAnsi" w:cstheme="majorHAnsi"/>
                <w:szCs w:val="22"/>
              </w:rPr>
            </w:pPr>
          </w:p>
        </w:tc>
      </w:tr>
      <w:tr w:rsidR="00D93C59" w:rsidRPr="00E92E5A" w14:paraId="4E3A0E1A" w14:textId="77777777" w:rsidTr="00122D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7F0FEB" w14:textId="77777777" w:rsidR="00D93C59" w:rsidRPr="00E92E5A" w:rsidRDefault="00D93C59" w:rsidP="00122D49">
            <w:pPr>
              <w:jc w:val="center"/>
              <w:rPr>
                <w:rFonts w:asciiTheme="majorHAnsi" w:hAnsiTheme="majorHAnsi" w:cstheme="majorHAnsi"/>
                <w:b/>
                <w:bCs/>
                <w:szCs w:val="22"/>
              </w:rPr>
            </w:pPr>
            <w:r w:rsidRPr="00E92E5A">
              <w:rPr>
                <w:rFonts w:asciiTheme="majorHAnsi" w:hAnsiTheme="majorHAnsi" w:cstheme="majorHAnsi"/>
                <w:b/>
                <w:bCs/>
                <w:szCs w:val="22"/>
              </w:rPr>
              <w:t>Thuộc nhóm hàm:</w:t>
            </w:r>
          </w:p>
        </w:tc>
        <w:tc>
          <w:tcPr>
            <w:tcW w:w="0" w:type="auto"/>
            <w:tcBorders>
              <w:top w:val="outset" w:sz="6" w:space="0" w:color="auto"/>
              <w:left w:val="outset" w:sz="6" w:space="0" w:color="auto"/>
              <w:bottom w:val="outset" w:sz="6" w:space="0" w:color="auto"/>
              <w:right w:val="outset" w:sz="6" w:space="0" w:color="auto"/>
            </w:tcBorders>
            <w:vAlign w:val="center"/>
            <w:hideMark/>
          </w:tcPr>
          <w:p w14:paraId="61928D0D" w14:textId="77777777" w:rsidR="00D93C59" w:rsidRPr="00E92E5A" w:rsidRDefault="00D93C59" w:rsidP="00122D49">
            <w:pPr>
              <w:rPr>
                <w:rFonts w:asciiTheme="majorHAnsi" w:hAnsiTheme="majorHAnsi" w:cstheme="majorHAnsi"/>
                <w:color w:val="FF0000"/>
                <w:szCs w:val="22"/>
              </w:rPr>
            </w:pPr>
            <w:r>
              <w:rPr>
                <w:rFonts w:asciiTheme="majorHAnsi" w:hAnsiTheme="majorHAnsi" w:cstheme="majorHAnsi"/>
                <w:color w:val="000000"/>
                <w:szCs w:val="22"/>
              </w:rPr>
              <w:t>Tiện ích</w:t>
            </w:r>
          </w:p>
        </w:tc>
      </w:tr>
      <w:tr w:rsidR="00D93C59" w:rsidRPr="00E92E5A" w14:paraId="7F538E86" w14:textId="77777777" w:rsidTr="00122D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3BE83E" w14:textId="77777777" w:rsidR="00D93C59" w:rsidRPr="00E92E5A" w:rsidRDefault="00D93C59" w:rsidP="00122D49">
            <w:pPr>
              <w:jc w:val="center"/>
              <w:rPr>
                <w:rFonts w:asciiTheme="majorHAnsi" w:hAnsiTheme="majorHAnsi" w:cstheme="majorHAnsi"/>
                <w:b/>
                <w:bCs/>
                <w:szCs w:val="22"/>
              </w:rPr>
            </w:pPr>
            <w:r w:rsidRPr="00E92E5A">
              <w:rPr>
                <w:rFonts w:asciiTheme="majorHAnsi" w:hAnsiTheme="majorHAnsi" w:cstheme="majorHAnsi"/>
                <w:b/>
                <w:bCs/>
                <w:szCs w:val="22"/>
              </w:rPr>
              <w:t>Use case(s):</w:t>
            </w:r>
          </w:p>
        </w:tc>
        <w:tc>
          <w:tcPr>
            <w:tcW w:w="0" w:type="auto"/>
            <w:tcBorders>
              <w:top w:val="outset" w:sz="6" w:space="0" w:color="auto"/>
              <w:left w:val="outset" w:sz="6" w:space="0" w:color="auto"/>
              <w:bottom w:val="outset" w:sz="6" w:space="0" w:color="auto"/>
              <w:right w:val="outset" w:sz="6" w:space="0" w:color="auto"/>
            </w:tcBorders>
            <w:vAlign w:val="center"/>
            <w:hideMark/>
          </w:tcPr>
          <w:p w14:paraId="29496279" w14:textId="77777777" w:rsidR="00D93C59" w:rsidRPr="00E92E5A" w:rsidRDefault="00D93C59" w:rsidP="00122D49">
            <w:pPr>
              <w:rPr>
                <w:rFonts w:asciiTheme="majorHAnsi" w:hAnsiTheme="majorHAnsi" w:cstheme="majorHAnsi"/>
                <w:szCs w:val="22"/>
              </w:rPr>
            </w:pPr>
          </w:p>
        </w:tc>
      </w:tr>
      <w:tr w:rsidR="00D93C59" w:rsidRPr="009C50BA" w14:paraId="4B72718E" w14:textId="77777777" w:rsidTr="00122D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8FB153" w14:textId="77777777" w:rsidR="00D93C59" w:rsidRPr="00E92E5A" w:rsidRDefault="00D93C59" w:rsidP="00122D49">
            <w:pPr>
              <w:jc w:val="center"/>
              <w:rPr>
                <w:rFonts w:asciiTheme="majorHAnsi" w:hAnsiTheme="majorHAnsi" w:cstheme="majorHAnsi"/>
                <w:b/>
                <w:bCs/>
                <w:szCs w:val="22"/>
              </w:rPr>
            </w:pPr>
            <w:r w:rsidRPr="00E92E5A">
              <w:rPr>
                <w:rFonts w:asciiTheme="majorHAnsi" w:hAnsiTheme="majorHAnsi" w:cstheme="majorHAnsi"/>
                <w:b/>
                <w:bCs/>
                <w:szCs w:val="22"/>
              </w:rPr>
              <w:t>Mô tả:</w:t>
            </w:r>
          </w:p>
        </w:tc>
        <w:tc>
          <w:tcPr>
            <w:tcW w:w="0" w:type="auto"/>
            <w:tcBorders>
              <w:top w:val="outset" w:sz="6" w:space="0" w:color="auto"/>
              <w:left w:val="outset" w:sz="6" w:space="0" w:color="auto"/>
              <w:bottom w:val="outset" w:sz="6" w:space="0" w:color="auto"/>
              <w:right w:val="outset" w:sz="6" w:space="0" w:color="auto"/>
            </w:tcBorders>
            <w:vAlign w:val="center"/>
            <w:hideMark/>
          </w:tcPr>
          <w:p w14:paraId="7A92A6B9" w14:textId="77777777" w:rsidR="00D93C59" w:rsidRDefault="00D93C59" w:rsidP="00122D49">
            <w:pPr>
              <w:spacing w:before="100" w:beforeAutospacing="1" w:after="100" w:afterAutospacing="1"/>
              <w:jc w:val="both"/>
              <w:rPr>
                <w:rFonts w:asciiTheme="majorHAnsi" w:hAnsiTheme="majorHAnsi" w:cstheme="majorHAnsi"/>
                <w:szCs w:val="22"/>
              </w:rPr>
            </w:pPr>
            <w:r>
              <w:rPr>
                <w:rFonts w:asciiTheme="majorHAnsi" w:hAnsiTheme="majorHAnsi" w:cstheme="majorHAnsi"/>
                <w:szCs w:val="22"/>
              </w:rPr>
              <w:t xml:space="preserve">Cho phép người dùng tìm kiếm bài học, bài tập, bài test theo tên, </w:t>
            </w:r>
            <w:del w:id="606" w:author="TNT" w:date="2010-05-18T21:21:00Z">
              <w:r w:rsidDel="009256BB">
                <w:rPr>
                  <w:rFonts w:asciiTheme="majorHAnsi" w:hAnsiTheme="majorHAnsi" w:cstheme="majorHAnsi"/>
                  <w:szCs w:val="22"/>
                </w:rPr>
                <w:delText xml:space="preserve">thời gian làm, số điểm đã đạt được, </w:delText>
              </w:r>
            </w:del>
            <w:r>
              <w:rPr>
                <w:rFonts w:asciiTheme="majorHAnsi" w:hAnsiTheme="majorHAnsi" w:cstheme="majorHAnsi"/>
                <w:szCs w:val="22"/>
              </w:rPr>
              <w:t>làm rồi hoặc chưa làm hoặc cả hai</w:t>
            </w:r>
            <w:del w:id="607" w:author="TNT" w:date="2010-05-18T21:21:00Z">
              <w:r w:rsidDel="009256BB">
                <w:rPr>
                  <w:rFonts w:asciiTheme="majorHAnsi" w:hAnsiTheme="majorHAnsi" w:cstheme="majorHAnsi"/>
                  <w:szCs w:val="22"/>
                </w:rPr>
                <w:delText xml:space="preserve">, số câu hỏi, chủ đề, </w:delText>
              </w:r>
            </w:del>
            <w:ins w:id="608" w:author="TNT" w:date="2010-05-18T21:21:00Z">
              <w:r w:rsidR="009256BB">
                <w:rPr>
                  <w:rFonts w:asciiTheme="majorHAnsi" w:hAnsiTheme="majorHAnsi" w:cstheme="majorHAnsi"/>
                  <w:szCs w:val="22"/>
                </w:rPr>
                <w:t xml:space="preserve">, </w:t>
              </w:r>
            </w:ins>
            <w:r>
              <w:rPr>
                <w:rFonts w:asciiTheme="majorHAnsi" w:hAnsiTheme="majorHAnsi" w:cstheme="majorHAnsi"/>
                <w:szCs w:val="22"/>
              </w:rPr>
              <w:t>chương</w:t>
            </w:r>
            <w:del w:id="609" w:author="TNT" w:date="2010-05-18T21:21:00Z">
              <w:r w:rsidDel="009256BB">
                <w:rPr>
                  <w:rFonts w:asciiTheme="majorHAnsi" w:hAnsiTheme="majorHAnsi" w:cstheme="majorHAnsi"/>
                  <w:szCs w:val="22"/>
                </w:rPr>
                <w:delText>, thời điểm làm.</w:delText>
              </w:r>
            </w:del>
          </w:p>
          <w:p w14:paraId="671304C9" w14:textId="77777777" w:rsidR="00D93C59" w:rsidRDefault="00D93C59" w:rsidP="00122D49">
            <w:pPr>
              <w:spacing w:before="100" w:beforeAutospacing="1" w:after="100" w:afterAutospacing="1"/>
              <w:jc w:val="both"/>
              <w:rPr>
                <w:rFonts w:asciiTheme="majorHAnsi" w:hAnsiTheme="majorHAnsi" w:cstheme="majorHAnsi"/>
                <w:szCs w:val="22"/>
              </w:rPr>
            </w:pPr>
            <w:del w:id="610" w:author="TNT" w:date="2010-05-18T21:22:00Z">
              <w:r w:rsidDel="009256BB">
                <w:rPr>
                  <w:rFonts w:asciiTheme="majorHAnsi" w:hAnsiTheme="majorHAnsi" w:cstheme="majorHAnsi"/>
                  <w:szCs w:val="22"/>
                </w:rPr>
                <w:delText xml:space="preserve">Màn hình </w:delText>
              </w:r>
            </w:del>
            <w:ins w:id="611" w:author="TNT" w:date="2010-05-18T21:22:00Z">
              <w:r w:rsidR="009256BB">
                <w:rPr>
                  <w:rFonts w:asciiTheme="majorHAnsi" w:hAnsiTheme="majorHAnsi" w:cstheme="majorHAnsi"/>
                  <w:szCs w:val="22"/>
                </w:rPr>
                <w:t xml:space="preserve">chức năng này </w:t>
              </w:r>
            </w:ins>
            <w:r>
              <w:rPr>
                <w:rFonts w:asciiTheme="majorHAnsi" w:hAnsiTheme="majorHAnsi" w:cstheme="majorHAnsi"/>
                <w:szCs w:val="22"/>
              </w:rPr>
              <w:t xml:space="preserve">gồm 2 phần </w:t>
            </w:r>
            <w:ins w:id="612" w:author="TNT" w:date="2010-05-18T21:22:00Z">
              <w:r w:rsidR="009256BB">
                <w:rPr>
                  <w:rFonts w:asciiTheme="majorHAnsi" w:hAnsiTheme="majorHAnsi" w:cstheme="majorHAnsi"/>
                  <w:szCs w:val="22"/>
                </w:rPr>
                <w:t>chính</w:t>
              </w:r>
            </w:ins>
            <w:r>
              <w:rPr>
                <w:rFonts w:asciiTheme="majorHAnsi" w:hAnsiTheme="majorHAnsi" w:cstheme="majorHAnsi"/>
                <w:szCs w:val="22"/>
              </w:rPr>
              <w:t xml:space="preserve">: </w:t>
            </w:r>
          </w:p>
          <w:p w14:paraId="5FAB7D57" w14:textId="77777777" w:rsidR="00D93C59" w:rsidRDefault="00D93C59" w:rsidP="009200C5">
            <w:pPr>
              <w:pStyle w:val="ListParagraph"/>
              <w:numPr>
                <w:ilvl w:val="0"/>
                <w:numId w:val="15"/>
              </w:numPr>
              <w:spacing w:before="100" w:beforeAutospacing="1" w:after="100" w:afterAutospacing="1"/>
              <w:jc w:val="both"/>
              <w:rPr>
                <w:rFonts w:asciiTheme="majorHAnsi" w:hAnsiTheme="majorHAnsi" w:cstheme="majorHAnsi"/>
              </w:rPr>
            </w:pPr>
            <w:r>
              <w:rPr>
                <w:rFonts w:asciiTheme="majorHAnsi" w:hAnsiTheme="majorHAnsi" w:cstheme="majorHAnsi"/>
                <w:lang w:val="en-US"/>
              </w:rPr>
              <w:t>Phần tiêu chí tìm kiếm</w:t>
            </w:r>
          </w:p>
          <w:p w14:paraId="50F46924" w14:textId="77777777" w:rsidR="00D93C59" w:rsidRPr="006F7E09" w:rsidRDefault="00D93C59" w:rsidP="009256BB">
            <w:pPr>
              <w:pStyle w:val="ListParagraph"/>
              <w:numPr>
                <w:ilvl w:val="0"/>
                <w:numId w:val="15"/>
              </w:numPr>
              <w:spacing w:before="100" w:beforeAutospacing="1" w:after="100" w:afterAutospacing="1"/>
              <w:jc w:val="both"/>
              <w:rPr>
                <w:rFonts w:asciiTheme="majorHAnsi" w:hAnsiTheme="majorHAnsi" w:cstheme="majorHAnsi"/>
              </w:rPr>
            </w:pPr>
            <w:r w:rsidRPr="0063414A">
              <w:rPr>
                <w:rFonts w:asciiTheme="majorHAnsi" w:hAnsiTheme="majorHAnsi" w:cstheme="majorHAnsi"/>
              </w:rPr>
              <w:t>Phần hiển thị kết quả (hiển thị theo đúng format, kích cỡ như khi ta chọn bài học</w:t>
            </w:r>
            <w:del w:id="613" w:author="TNT" w:date="2010-05-18T21:22:00Z">
              <w:r w:rsidRPr="0063414A" w:rsidDel="009256BB">
                <w:rPr>
                  <w:rFonts w:asciiTheme="majorHAnsi" w:hAnsiTheme="majorHAnsi" w:cstheme="majorHAnsi"/>
                </w:rPr>
                <w:delText>, chọn bài tập, bài test</w:delText>
              </w:r>
            </w:del>
            <w:r w:rsidRPr="0063414A">
              <w:rPr>
                <w:rFonts w:asciiTheme="majorHAnsi" w:hAnsiTheme="majorHAnsi" w:cstheme="majorHAnsi"/>
              </w:rPr>
              <w:t>)</w:t>
            </w:r>
          </w:p>
        </w:tc>
      </w:tr>
      <w:tr w:rsidR="00D93C59" w:rsidRPr="009C50BA" w14:paraId="646ACC18" w14:textId="77777777" w:rsidTr="00122D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7B2883" w14:textId="77777777" w:rsidR="00D93C59" w:rsidRPr="0063414A" w:rsidRDefault="00D93C59" w:rsidP="00122D49">
            <w:pPr>
              <w:jc w:val="center"/>
              <w:rPr>
                <w:rFonts w:asciiTheme="majorHAnsi" w:hAnsiTheme="majorHAnsi" w:cstheme="majorHAnsi"/>
                <w:b/>
                <w:bCs/>
                <w:szCs w:val="22"/>
                <w:lang w:val="vi-VN"/>
              </w:rPr>
            </w:pPr>
            <w:r w:rsidRPr="0063414A">
              <w:rPr>
                <w:rFonts w:asciiTheme="majorHAnsi" w:hAnsiTheme="majorHAnsi" w:cstheme="majorHAnsi"/>
                <w:b/>
                <w:bCs/>
                <w:szCs w:val="22"/>
                <w:lang w:val="vi-VN"/>
              </w:rPr>
              <w:t>Ghi chú và các câu hỏi</w:t>
            </w:r>
          </w:p>
        </w:tc>
        <w:tc>
          <w:tcPr>
            <w:tcW w:w="0" w:type="auto"/>
            <w:tcBorders>
              <w:top w:val="outset" w:sz="6" w:space="0" w:color="auto"/>
              <w:left w:val="outset" w:sz="6" w:space="0" w:color="auto"/>
              <w:bottom w:val="outset" w:sz="6" w:space="0" w:color="auto"/>
              <w:right w:val="outset" w:sz="6" w:space="0" w:color="auto"/>
            </w:tcBorders>
            <w:vAlign w:val="center"/>
            <w:hideMark/>
          </w:tcPr>
          <w:p w14:paraId="0FCDC77D" w14:textId="77777777" w:rsidR="00D93C59" w:rsidRPr="0063414A" w:rsidRDefault="00D93C59" w:rsidP="00122D49">
            <w:pPr>
              <w:spacing w:before="100" w:beforeAutospacing="1" w:after="100" w:afterAutospacing="1"/>
              <w:rPr>
                <w:rFonts w:asciiTheme="majorHAnsi" w:hAnsiTheme="majorHAnsi" w:cstheme="majorHAnsi"/>
                <w:szCs w:val="22"/>
                <w:lang w:val="vi-VN"/>
              </w:rPr>
            </w:pPr>
          </w:p>
        </w:tc>
      </w:tr>
    </w:tbl>
    <w:p w14:paraId="70249736" w14:textId="77777777" w:rsidR="00D93C59" w:rsidRPr="0063414A" w:rsidRDefault="00D93C59" w:rsidP="00D93C59">
      <w:pPr>
        <w:rPr>
          <w:lang w:val="vi-VN"/>
        </w:rPr>
      </w:pPr>
    </w:p>
    <w:p w14:paraId="46C9D6B9" w14:textId="77777777" w:rsidR="00D93C59" w:rsidRDefault="00D93C59" w:rsidP="00D93C59">
      <w:pPr>
        <w:pStyle w:val="Heading4"/>
        <w:rPr>
          <w:ins w:id="614" w:author="TNT" w:date="2010-05-18T21:22:00Z"/>
        </w:rPr>
      </w:pPr>
      <w:r w:rsidRPr="00E47542">
        <w:rPr>
          <w:rFonts w:eastAsia="Times New Roman"/>
        </w:rPr>
        <w:t>F-</w:t>
      </w:r>
      <w:r>
        <w:rPr>
          <w:rFonts w:eastAsia="Times New Roman"/>
        </w:rPr>
        <w:t>4</w:t>
      </w:r>
      <w:r w:rsidRPr="00E47542">
        <w:rPr>
          <w:rFonts w:eastAsia="Times New Roman"/>
        </w:rPr>
        <w:t>0</w:t>
      </w:r>
      <w:r>
        <w:rPr>
          <w:rFonts w:eastAsia="Times New Roman"/>
        </w:rPr>
        <w:t>2</w:t>
      </w:r>
      <w:r w:rsidRPr="00E47542">
        <w:rPr>
          <w:rFonts w:eastAsia="Times New Roman"/>
        </w:rPr>
        <w:t xml:space="preserve">: </w:t>
      </w:r>
      <w:r w:rsidRPr="00E47542">
        <w:t>game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1992"/>
        <w:gridCol w:w="8412"/>
      </w:tblGrid>
      <w:tr w:rsidR="009256BB" w:rsidRPr="00E92E5A" w14:paraId="241F8DAB" w14:textId="77777777" w:rsidTr="00646608">
        <w:trPr>
          <w:tblCellSpacing w:w="15" w:type="dxa"/>
          <w:ins w:id="615" w:author="TNT" w:date="2010-05-18T21:22:00Z"/>
        </w:trPr>
        <w:tc>
          <w:tcPr>
            <w:tcW w:w="0" w:type="auto"/>
            <w:tcBorders>
              <w:top w:val="outset" w:sz="6" w:space="0" w:color="auto"/>
              <w:left w:val="outset" w:sz="6" w:space="0" w:color="auto"/>
              <w:bottom w:val="outset" w:sz="6" w:space="0" w:color="auto"/>
              <w:right w:val="outset" w:sz="6" w:space="0" w:color="auto"/>
            </w:tcBorders>
            <w:vAlign w:val="center"/>
            <w:hideMark/>
          </w:tcPr>
          <w:p w14:paraId="483F4475" w14:textId="77777777" w:rsidR="009256BB" w:rsidRPr="00E92E5A" w:rsidRDefault="009256BB" w:rsidP="00646608">
            <w:pPr>
              <w:jc w:val="center"/>
              <w:rPr>
                <w:ins w:id="616" w:author="TNT" w:date="2010-05-18T21:22:00Z"/>
                <w:rFonts w:asciiTheme="majorHAnsi" w:hAnsiTheme="majorHAnsi" w:cstheme="majorHAnsi"/>
                <w:b/>
                <w:bCs/>
                <w:szCs w:val="22"/>
              </w:rPr>
            </w:pPr>
            <w:ins w:id="617" w:author="TNT" w:date="2010-05-18T21:22:00Z">
              <w:r w:rsidRPr="00E92E5A">
                <w:rPr>
                  <w:rFonts w:asciiTheme="majorHAnsi" w:hAnsiTheme="majorHAnsi" w:cstheme="majorHAnsi"/>
                  <w:b/>
                  <w:bCs/>
                  <w:szCs w:val="22"/>
                </w:rPr>
                <w:t>Độ ưu tiên:</w:t>
              </w:r>
            </w:ins>
          </w:p>
        </w:tc>
        <w:tc>
          <w:tcPr>
            <w:tcW w:w="0" w:type="auto"/>
            <w:tcBorders>
              <w:top w:val="outset" w:sz="6" w:space="0" w:color="auto"/>
              <w:left w:val="outset" w:sz="6" w:space="0" w:color="auto"/>
              <w:bottom w:val="outset" w:sz="6" w:space="0" w:color="auto"/>
              <w:right w:val="outset" w:sz="6" w:space="0" w:color="auto"/>
            </w:tcBorders>
            <w:vAlign w:val="center"/>
            <w:hideMark/>
          </w:tcPr>
          <w:p w14:paraId="3E3220C2" w14:textId="77777777" w:rsidR="009256BB" w:rsidRPr="00E92E5A" w:rsidRDefault="009256BB" w:rsidP="00646608">
            <w:pPr>
              <w:rPr>
                <w:ins w:id="618" w:author="TNT" w:date="2010-05-18T21:22:00Z"/>
                <w:rFonts w:asciiTheme="majorHAnsi" w:hAnsiTheme="majorHAnsi" w:cstheme="majorHAnsi"/>
                <w:szCs w:val="22"/>
              </w:rPr>
            </w:pPr>
            <w:ins w:id="619" w:author="TNT" w:date="2010-05-18T21:22:00Z">
              <w:r>
                <w:rPr>
                  <w:rFonts w:asciiTheme="majorHAnsi" w:hAnsiTheme="majorHAnsi" w:cstheme="majorHAnsi"/>
                  <w:szCs w:val="22"/>
                </w:rPr>
                <w:t xml:space="preserve">Không </w:t>
              </w:r>
              <w:r w:rsidRPr="00E92E5A">
                <w:rPr>
                  <w:rFonts w:asciiTheme="majorHAnsi" w:hAnsiTheme="majorHAnsi" w:cstheme="majorHAnsi"/>
                  <w:szCs w:val="22"/>
                </w:rPr>
                <w:t>bắt buộc</w:t>
              </w:r>
            </w:ins>
          </w:p>
        </w:tc>
      </w:tr>
      <w:tr w:rsidR="009256BB" w:rsidRPr="00E92E5A" w14:paraId="5E8AE4D5" w14:textId="77777777" w:rsidTr="00646608">
        <w:trPr>
          <w:tblCellSpacing w:w="15" w:type="dxa"/>
          <w:ins w:id="620" w:author="TNT" w:date="2010-05-18T21:22:00Z"/>
        </w:trPr>
        <w:tc>
          <w:tcPr>
            <w:tcW w:w="0" w:type="auto"/>
            <w:tcBorders>
              <w:top w:val="outset" w:sz="6" w:space="0" w:color="auto"/>
              <w:left w:val="outset" w:sz="6" w:space="0" w:color="auto"/>
              <w:bottom w:val="outset" w:sz="6" w:space="0" w:color="auto"/>
              <w:right w:val="outset" w:sz="6" w:space="0" w:color="auto"/>
            </w:tcBorders>
            <w:vAlign w:val="center"/>
            <w:hideMark/>
          </w:tcPr>
          <w:p w14:paraId="698A8EC4" w14:textId="77777777" w:rsidR="009256BB" w:rsidRPr="00E92E5A" w:rsidRDefault="009256BB" w:rsidP="00646608">
            <w:pPr>
              <w:jc w:val="center"/>
              <w:rPr>
                <w:ins w:id="621" w:author="TNT" w:date="2010-05-18T21:22:00Z"/>
                <w:rFonts w:asciiTheme="majorHAnsi" w:hAnsiTheme="majorHAnsi" w:cstheme="majorHAnsi"/>
                <w:b/>
                <w:bCs/>
                <w:szCs w:val="22"/>
              </w:rPr>
            </w:pPr>
            <w:ins w:id="622" w:author="TNT" w:date="2010-05-18T21:22:00Z">
              <w:r w:rsidRPr="00E92E5A">
                <w:rPr>
                  <w:rFonts w:asciiTheme="majorHAnsi" w:hAnsiTheme="majorHAnsi" w:cstheme="majorHAnsi"/>
                  <w:b/>
                  <w:bCs/>
                  <w:szCs w:val="22"/>
                </w:rPr>
                <w:t>Thời gian thực hiện</w:t>
              </w:r>
            </w:ins>
          </w:p>
        </w:tc>
        <w:tc>
          <w:tcPr>
            <w:tcW w:w="0" w:type="auto"/>
            <w:tcBorders>
              <w:top w:val="outset" w:sz="6" w:space="0" w:color="auto"/>
              <w:left w:val="outset" w:sz="6" w:space="0" w:color="auto"/>
              <w:bottom w:val="outset" w:sz="6" w:space="0" w:color="auto"/>
              <w:right w:val="outset" w:sz="6" w:space="0" w:color="auto"/>
            </w:tcBorders>
            <w:vAlign w:val="center"/>
            <w:hideMark/>
          </w:tcPr>
          <w:p w14:paraId="0393F782" w14:textId="77777777" w:rsidR="009256BB" w:rsidRPr="00E92E5A" w:rsidRDefault="009256BB" w:rsidP="00646608">
            <w:pPr>
              <w:rPr>
                <w:ins w:id="623" w:author="TNT" w:date="2010-05-18T21:22:00Z"/>
                <w:rFonts w:asciiTheme="majorHAnsi" w:hAnsiTheme="majorHAnsi" w:cstheme="majorHAnsi"/>
                <w:szCs w:val="22"/>
              </w:rPr>
            </w:pPr>
            <w:ins w:id="624" w:author="TNT" w:date="2010-05-18T21:22:00Z">
              <w:r w:rsidRPr="00E92E5A">
                <w:rPr>
                  <w:rFonts w:asciiTheme="majorHAnsi" w:hAnsiTheme="majorHAnsi" w:cstheme="majorHAnsi"/>
                  <w:szCs w:val="22"/>
                </w:rPr>
                <w:t>Vài ngày</w:t>
              </w:r>
            </w:ins>
          </w:p>
        </w:tc>
      </w:tr>
      <w:tr w:rsidR="009256BB" w:rsidRPr="00E92E5A" w14:paraId="6E740EEF" w14:textId="77777777" w:rsidTr="00646608">
        <w:trPr>
          <w:tblCellSpacing w:w="15" w:type="dxa"/>
          <w:ins w:id="625" w:author="TNT" w:date="2010-05-18T21:22:00Z"/>
        </w:trPr>
        <w:tc>
          <w:tcPr>
            <w:tcW w:w="0" w:type="auto"/>
            <w:tcBorders>
              <w:top w:val="outset" w:sz="6" w:space="0" w:color="auto"/>
              <w:left w:val="outset" w:sz="6" w:space="0" w:color="auto"/>
              <w:bottom w:val="outset" w:sz="6" w:space="0" w:color="auto"/>
              <w:right w:val="outset" w:sz="6" w:space="0" w:color="auto"/>
            </w:tcBorders>
            <w:vAlign w:val="center"/>
            <w:hideMark/>
          </w:tcPr>
          <w:p w14:paraId="11799879" w14:textId="77777777" w:rsidR="009256BB" w:rsidRPr="00E92E5A" w:rsidRDefault="009256BB" w:rsidP="00646608">
            <w:pPr>
              <w:jc w:val="center"/>
              <w:rPr>
                <w:ins w:id="626" w:author="TNT" w:date="2010-05-18T21:22:00Z"/>
                <w:rFonts w:asciiTheme="majorHAnsi" w:hAnsiTheme="majorHAnsi" w:cstheme="majorHAnsi"/>
                <w:b/>
                <w:bCs/>
                <w:szCs w:val="22"/>
              </w:rPr>
            </w:pPr>
            <w:ins w:id="627" w:author="TNT" w:date="2010-05-18T21:22:00Z">
              <w:r w:rsidRPr="00E92E5A">
                <w:rPr>
                  <w:rFonts w:asciiTheme="majorHAnsi" w:hAnsiTheme="majorHAnsi" w:cstheme="majorHAnsi"/>
                  <w:b/>
                  <w:bCs/>
                  <w:szCs w:val="22"/>
                </w:rPr>
                <w:t>Rủi ro</w:t>
              </w:r>
            </w:ins>
          </w:p>
        </w:tc>
        <w:tc>
          <w:tcPr>
            <w:tcW w:w="0" w:type="auto"/>
            <w:tcBorders>
              <w:top w:val="outset" w:sz="6" w:space="0" w:color="auto"/>
              <w:left w:val="outset" w:sz="6" w:space="0" w:color="auto"/>
              <w:bottom w:val="outset" w:sz="6" w:space="0" w:color="auto"/>
              <w:right w:val="outset" w:sz="6" w:space="0" w:color="auto"/>
            </w:tcBorders>
            <w:vAlign w:val="center"/>
            <w:hideMark/>
          </w:tcPr>
          <w:p w14:paraId="00DB0C50" w14:textId="77777777" w:rsidR="009256BB" w:rsidRPr="00E92E5A" w:rsidRDefault="009256BB" w:rsidP="00646608">
            <w:pPr>
              <w:rPr>
                <w:ins w:id="628" w:author="TNT" w:date="2010-05-18T21:22:00Z"/>
                <w:rFonts w:asciiTheme="majorHAnsi" w:hAnsiTheme="majorHAnsi" w:cstheme="majorHAnsi"/>
                <w:szCs w:val="22"/>
              </w:rPr>
            </w:pPr>
          </w:p>
        </w:tc>
      </w:tr>
      <w:tr w:rsidR="009256BB" w:rsidRPr="00E92E5A" w14:paraId="613FFCF1" w14:textId="77777777" w:rsidTr="00646608">
        <w:trPr>
          <w:tblCellSpacing w:w="15" w:type="dxa"/>
          <w:ins w:id="629" w:author="TNT" w:date="2010-05-18T21:22:00Z"/>
        </w:trPr>
        <w:tc>
          <w:tcPr>
            <w:tcW w:w="0" w:type="auto"/>
            <w:tcBorders>
              <w:top w:val="outset" w:sz="6" w:space="0" w:color="auto"/>
              <w:left w:val="outset" w:sz="6" w:space="0" w:color="auto"/>
              <w:bottom w:val="outset" w:sz="6" w:space="0" w:color="auto"/>
              <w:right w:val="outset" w:sz="6" w:space="0" w:color="auto"/>
            </w:tcBorders>
            <w:vAlign w:val="center"/>
            <w:hideMark/>
          </w:tcPr>
          <w:p w14:paraId="756DD7AA" w14:textId="77777777" w:rsidR="009256BB" w:rsidRPr="00E92E5A" w:rsidRDefault="009256BB" w:rsidP="00646608">
            <w:pPr>
              <w:jc w:val="center"/>
              <w:rPr>
                <w:ins w:id="630" w:author="TNT" w:date="2010-05-18T21:22:00Z"/>
                <w:rFonts w:asciiTheme="majorHAnsi" w:hAnsiTheme="majorHAnsi" w:cstheme="majorHAnsi"/>
                <w:b/>
                <w:bCs/>
                <w:szCs w:val="22"/>
              </w:rPr>
            </w:pPr>
            <w:ins w:id="631" w:author="TNT" w:date="2010-05-18T21:22:00Z">
              <w:r w:rsidRPr="00E92E5A">
                <w:rPr>
                  <w:rFonts w:asciiTheme="majorHAnsi" w:hAnsiTheme="majorHAnsi" w:cstheme="majorHAnsi"/>
                  <w:b/>
                  <w:bCs/>
                  <w:szCs w:val="22"/>
                </w:rPr>
                <w:t>Thuộc nhóm hàm:</w:t>
              </w:r>
            </w:ins>
          </w:p>
        </w:tc>
        <w:tc>
          <w:tcPr>
            <w:tcW w:w="0" w:type="auto"/>
            <w:tcBorders>
              <w:top w:val="outset" w:sz="6" w:space="0" w:color="auto"/>
              <w:left w:val="outset" w:sz="6" w:space="0" w:color="auto"/>
              <w:bottom w:val="outset" w:sz="6" w:space="0" w:color="auto"/>
              <w:right w:val="outset" w:sz="6" w:space="0" w:color="auto"/>
            </w:tcBorders>
            <w:vAlign w:val="center"/>
            <w:hideMark/>
          </w:tcPr>
          <w:p w14:paraId="11F78F45" w14:textId="77777777" w:rsidR="009256BB" w:rsidRPr="00E92E5A" w:rsidRDefault="009256BB" w:rsidP="00646608">
            <w:pPr>
              <w:rPr>
                <w:ins w:id="632" w:author="TNT" w:date="2010-05-18T21:22:00Z"/>
                <w:rFonts w:asciiTheme="majorHAnsi" w:hAnsiTheme="majorHAnsi" w:cstheme="majorHAnsi"/>
                <w:color w:val="FF0000"/>
                <w:szCs w:val="22"/>
              </w:rPr>
            </w:pPr>
            <w:ins w:id="633" w:author="TNT" w:date="2010-05-18T21:22:00Z">
              <w:r>
                <w:rPr>
                  <w:rFonts w:asciiTheme="majorHAnsi" w:hAnsiTheme="majorHAnsi" w:cstheme="majorHAnsi"/>
                  <w:color w:val="000000"/>
                  <w:szCs w:val="22"/>
                </w:rPr>
                <w:t>Tiện ích</w:t>
              </w:r>
            </w:ins>
          </w:p>
        </w:tc>
      </w:tr>
      <w:tr w:rsidR="009256BB" w:rsidRPr="00E92E5A" w14:paraId="1DB045C5" w14:textId="77777777" w:rsidTr="00646608">
        <w:trPr>
          <w:tblCellSpacing w:w="15" w:type="dxa"/>
          <w:ins w:id="634" w:author="TNT" w:date="2010-05-18T21:22:00Z"/>
        </w:trPr>
        <w:tc>
          <w:tcPr>
            <w:tcW w:w="0" w:type="auto"/>
            <w:tcBorders>
              <w:top w:val="outset" w:sz="6" w:space="0" w:color="auto"/>
              <w:left w:val="outset" w:sz="6" w:space="0" w:color="auto"/>
              <w:bottom w:val="outset" w:sz="6" w:space="0" w:color="auto"/>
              <w:right w:val="outset" w:sz="6" w:space="0" w:color="auto"/>
            </w:tcBorders>
            <w:vAlign w:val="center"/>
            <w:hideMark/>
          </w:tcPr>
          <w:p w14:paraId="6ED79033" w14:textId="77777777" w:rsidR="009256BB" w:rsidRPr="00E92E5A" w:rsidRDefault="009256BB" w:rsidP="00646608">
            <w:pPr>
              <w:jc w:val="center"/>
              <w:rPr>
                <w:ins w:id="635" w:author="TNT" w:date="2010-05-18T21:22:00Z"/>
                <w:rFonts w:asciiTheme="majorHAnsi" w:hAnsiTheme="majorHAnsi" w:cstheme="majorHAnsi"/>
                <w:b/>
                <w:bCs/>
                <w:szCs w:val="22"/>
              </w:rPr>
            </w:pPr>
            <w:ins w:id="636" w:author="TNT" w:date="2010-05-18T21:22:00Z">
              <w:r w:rsidRPr="00E92E5A">
                <w:rPr>
                  <w:rFonts w:asciiTheme="majorHAnsi" w:hAnsiTheme="majorHAnsi" w:cstheme="majorHAnsi"/>
                  <w:b/>
                  <w:bCs/>
                  <w:szCs w:val="22"/>
                </w:rPr>
                <w:t>Use case(s):</w:t>
              </w:r>
            </w:ins>
          </w:p>
        </w:tc>
        <w:tc>
          <w:tcPr>
            <w:tcW w:w="0" w:type="auto"/>
            <w:tcBorders>
              <w:top w:val="outset" w:sz="6" w:space="0" w:color="auto"/>
              <w:left w:val="outset" w:sz="6" w:space="0" w:color="auto"/>
              <w:bottom w:val="outset" w:sz="6" w:space="0" w:color="auto"/>
              <w:right w:val="outset" w:sz="6" w:space="0" w:color="auto"/>
            </w:tcBorders>
            <w:vAlign w:val="center"/>
            <w:hideMark/>
          </w:tcPr>
          <w:p w14:paraId="5EC3EEE2" w14:textId="77777777" w:rsidR="009256BB" w:rsidRPr="00E92E5A" w:rsidRDefault="009256BB" w:rsidP="00646608">
            <w:pPr>
              <w:rPr>
                <w:ins w:id="637" w:author="TNT" w:date="2010-05-18T21:22:00Z"/>
                <w:rFonts w:asciiTheme="majorHAnsi" w:hAnsiTheme="majorHAnsi" w:cstheme="majorHAnsi"/>
                <w:szCs w:val="22"/>
              </w:rPr>
            </w:pPr>
          </w:p>
        </w:tc>
      </w:tr>
      <w:tr w:rsidR="009256BB" w:rsidRPr="009C50BA" w14:paraId="50F109C9" w14:textId="77777777" w:rsidTr="00646608">
        <w:trPr>
          <w:tblCellSpacing w:w="15" w:type="dxa"/>
          <w:ins w:id="638" w:author="TNT" w:date="2010-05-18T21:22:00Z"/>
        </w:trPr>
        <w:tc>
          <w:tcPr>
            <w:tcW w:w="0" w:type="auto"/>
            <w:tcBorders>
              <w:top w:val="outset" w:sz="6" w:space="0" w:color="auto"/>
              <w:left w:val="outset" w:sz="6" w:space="0" w:color="auto"/>
              <w:bottom w:val="outset" w:sz="6" w:space="0" w:color="auto"/>
              <w:right w:val="outset" w:sz="6" w:space="0" w:color="auto"/>
            </w:tcBorders>
            <w:vAlign w:val="center"/>
            <w:hideMark/>
          </w:tcPr>
          <w:p w14:paraId="0E715F1A" w14:textId="77777777" w:rsidR="009256BB" w:rsidRPr="00E92E5A" w:rsidRDefault="009256BB" w:rsidP="00646608">
            <w:pPr>
              <w:jc w:val="center"/>
              <w:rPr>
                <w:ins w:id="639" w:author="TNT" w:date="2010-05-18T21:22:00Z"/>
                <w:rFonts w:asciiTheme="majorHAnsi" w:hAnsiTheme="majorHAnsi" w:cstheme="majorHAnsi"/>
                <w:b/>
                <w:bCs/>
                <w:szCs w:val="22"/>
              </w:rPr>
            </w:pPr>
            <w:ins w:id="640" w:author="TNT" w:date="2010-05-18T21:22:00Z">
              <w:r w:rsidRPr="00E92E5A">
                <w:rPr>
                  <w:rFonts w:asciiTheme="majorHAnsi" w:hAnsiTheme="majorHAnsi" w:cstheme="majorHAnsi"/>
                  <w:b/>
                  <w:bCs/>
                  <w:szCs w:val="22"/>
                </w:rPr>
                <w:t>Mô tả:</w:t>
              </w:r>
            </w:ins>
          </w:p>
        </w:tc>
        <w:tc>
          <w:tcPr>
            <w:tcW w:w="0" w:type="auto"/>
            <w:tcBorders>
              <w:top w:val="outset" w:sz="6" w:space="0" w:color="auto"/>
              <w:left w:val="outset" w:sz="6" w:space="0" w:color="auto"/>
              <w:bottom w:val="outset" w:sz="6" w:space="0" w:color="auto"/>
              <w:right w:val="outset" w:sz="6" w:space="0" w:color="auto"/>
            </w:tcBorders>
            <w:vAlign w:val="center"/>
            <w:hideMark/>
          </w:tcPr>
          <w:p w14:paraId="2E5A1554" w14:textId="77777777" w:rsidR="009256BB" w:rsidRPr="009256BB" w:rsidRDefault="009256BB" w:rsidP="009256BB">
            <w:pPr>
              <w:spacing w:before="100" w:beforeAutospacing="1" w:after="100" w:afterAutospacing="1"/>
              <w:jc w:val="both"/>
              <w:rPr>
                <w:ins w:id="641" w:author="TNT" w:date="2010-05-18T21:22:00Z"/>
                <w:rFonts w:asciiTheme="majorHAnsi" w:hAnsiTheme="majorHAnsi" w:cstheme="majorHAnsi"/>
                <w:rPrChange w:id="642" w:author="TNT" w:date="2010-05-18T21:23:00Z">
                  <w:rPr>
                    <w:ins w:id="643" w:author="TNT" w:date="2010-05-18T21:22:00Z"/>
                  </w:rPr>
                </w:rPrChange>
              </w:rPr>
              <w:pPrChange w:id="644" w:author="TNT" w:date="2010-05-18T21:23:00Z">
                <w:pPr>
                  <w:pStyle w:val="ListParagraph"/>
                  <w:numPr>
                    <w:numId w:val="41"/>
                  </w:numPr>
                  <w:spacing w:before="100" w:beforeAutospacing="1" w:after="100" w:afterAutospacing="1"/>
                  <w:ind w:hanging="360"/>
                  <w:jc w:val="both"/>
                </w:pPr>
              </w:pPrChange>
            </w:pPr>
            <w:ins w:id="645" w:author="TNT" w:date="2010-05-18T21:23:00Z">
              <w:r w:rsidRPr="009256BB">
                <w:rPr>
                  <w:rFonts w:asciiTheme="majorHAnsi" w:hAnsiTheme="majorHAnsi" w:cstheme="majorHAnsi"/>
                  <w:rPrChange w:id="646" w:author="TNT" w:date="2010-05-18T21:23:00Z">
                    <w:rPr>
                      <w:lang w:val="en-US"/>
                    </w:rPr>
                  </w:rPrChange>
                </w:rPr>
                <w:t>Gồm các game flash đơn giản, vui nhộn, giúp người dùng thư giãn, hoặc game logic giúp phát triển tư duy</w:t>
              </w:r>
            </w:ins>
          </w:p>
        </w:tc>
      </w:tr>
      <w:tr w:rsidR="009256BB" w:rsidRPr="009C50BA" w14:paraId="055705E7" w14:textId="77777777" w:rsidTr="00646608">
        <w:trPr>
          <w:tblCellSpacing w:w="15" w:type="dxa"/>
          <w:ins w:id="647" w:author="TNT" w:date="2010-05-18T21:22:00Z"/>
        </w:trPr>
        <w:tc>
          <w:tcPr>
            <w:tcW w:w="0" w:type="auto"/>
            <w:tcBorders>
              <w:top w:val="outset" w:sz="6" w:space="0" w:color="auto"/>
              <w:left w:val="outset" w:sz="6" w:space="0" w:color="auto"/>
              <w:bottom w:val="outset" w:sz="6" w:space="0" w:color="auto"/>
              <w:right w:val="outset" w:sz="6" w:space="0" w:color="auto"/>
            </w:tcBorders>
            <w:vAlign w:val="center"/>
            <w:hideMark/>
          </w:tcPr>
          <w:p w14:paraId="4A114ECB" w14:textId="77777777" w:rsidR="009256BB" w:rsidRPr="0063414A" w:rsidRDefault="009256BB" w:rsidP="00646608">
            <w:pPr>
              <w:jc w:val="center"/>
              <w:rPr>
                <w:ins w:id="648" w:author="TNT" w:date="2010-05-18T21:22:00Z"/>
                <w:rFonts w:asciiTheme="majorHAnsi" w:hAnsiTheme="majorHAnsi" w:cstheme="majorHAnsi"/>
                <w:b/>
                <w:bCs/>
                <w:szCs w:val="22"/>
                <w:lang w:val="vi-VN"/>
              </w:rPr>
            </w:pPr>
            <w:ins w:id="649" w:author="TNT" w:date="2010-05-18T21:22:00Z">
              <w:r w:rsidRPr="0063414A">
                <w:rPr>
                  <w:rFonts w:asciiTheme="majorHAnsi" w:hAnsiTheme="majorHAnsi" w:cstheme="majorHAnsi"/>
                  <w:b/>
                  <w:bCs/>
                  <w:szCs w:val="22"/>
                  <w:lang w:val="vi-VN"/>
                </w:rPr>
                <w:t>Ghi chú và các câu hỏi</w:t>
              </w:r>
            </w:ins>
          </w:p>
        </w:tc>
        <w:tc>
          <w:tcPr>
            <w:tcW w:w="0" w:type="auto"/>
            <w:tcBorders>
              <w:top w:val="outset" w:sz="6" w:space="0" w:color="auto"/>
              <w:left w:val="outset" w:sz="6" w:space="0" w:color="auto"/>
              <w:bottom w:val="outset" w:sz="6" w:space="0" w:color="auto"/>
              <w:right w:val="outset" w:sz="6" w:space="0" w:color="auto"/>
            </w:tcBorders>
            <w:vAlign w:val="center"/>
            <w:hideMark/>
          </w:tcPr>
          <w:p w14:paraId="1508955E" w14:textId="77777777" w:rsidR="009256BB" w:rsidRPr="0063414A" w:rsidRDefault="009256BB" w:rsidP="00646608">
            <w:pPr>
              <w:spacing w:before="100" w:beforeAutospacing="1" w:after="100" w:afterAutospacing="1"/>
              <w:rPr>
                <w:ins w:id="650" w:author="TNT" w:date="2010-05-18T21:22:00Z"/>
                <w:rFonts w:asciiTheme="majorHAnsi" w:hAnsiTheme="majorHAnsi" w:cstheme="majorHAnsi"/>
                <w:szCs w:val="22"/>
                <w:lang w:val="vi-VN"/>
              </w:rPr>
            </w:pPr>
          </w:p>
        </w:tc>
      </w:tr>
    </w:tbl>
    <w:p w14:paraId="768A1EB8" w14:textId="77777777" w:rsidR="009256BB" w:rsidRPr="009256BB" w:rsidRDefault="009256BB" w:rsidP="009256BB">
      <w:pPr>
        <w:pPrChange w:id="651" w:author="TNT" w:date="2010-05-18T21:22:00Z">
          <w:pPr>
            <w:pStyle w:val="Heading4"/>
          </w:pPr>
        </w:pPrChange>
      </w:pPr>
    </w:p>
    <w:p w14:paraId="2BC974B4" w14:textId="77777777" w:rsidR="00D93C59" w:rsidRPr="00E47542" w:rsidDel="009256BB" w:rsidRDefault="00D93C59" w:rsidP="00D93C59">
      <w:pPr>
        <w:pStyle w:val="Heading4"/>
        <w:rPr>
          <w:del w:id="652" w:author="TNT" w:date="2010-05-18T21:27:00Z"/>
        </w:rPr>
      </w:pPr>
      <w:del w:id="653" w:author="TNT" w:date="2010-05-18T21:27:00Z">
        <w:r w:rsidRPr="00E47542" w:rsidDel="009256BB">
          <w:rPr>
            <w:rFonts w:eastAsia="Times New Roman"/>
          </w:rPr>
          <w:lastRenderedPageBreak/>
          <w:delText>F-</w:delText>
        </w:r>
        <w:r w:rsidDel="009256BB">
          <w:rPr>
            <w:rFonts w:eastAsia="Times New Roman"/>
          </w:rPr>
          <w:delText>4</w:delText>
        </w:r>
        <w:r w:rsidRPr="00E47542" w:rsidDel="009256BB">
          <w:rPr>
            <w:rFonts w:eastAsia="Times New Roman"/>
          </w:rPr>
          <w:delText>0</w:delText>
        </w:r>
        <w:r w:rsidDel="009256BB">
          <w:rPr>
            <w:rFonts w:eastAsia="Times New Roman"/>
          </w:rPr>
          <w:delText>3</w:delText>
        </w:r>
        <w:r w:rsidRPr="00E47542" w:rsidDel="009256BB">
          <w:rPr>
            <w:rFonts w:eastAsia="Times New Roman"/>
          </w:rPr>
          <w:delText xml:space="preserve">: </w:delText>
        </w:r>
        <w:r w:rsidRPr="00E47542" w:rsidDel="009256BB">
          <w:delText>thêm/ xóa/ sửa bài học/ bài tập/ test (giáo viên)  (chỉ áp dụng với các bài học do giáo viên đó up lên).</w:delText>
        </w:r>
        <w:r w:rsidDel="009256BB">
          <w:delText xml:space="preserve"> (nên cho giáo viên chỉnh sửa trên bài học chính thức luôn, vì SGK thường có những lỗi sai nhỏ, chỉ cần sửa sơ qua là được, với lại nên cho giáo viên toàn quyền trong vụ bài học)</w:delText>
        </w:r>
      </w:del>
    </w:p>
    <w:p w14:paraId="6A8EDA9B" w14:textId="77777777" w:rsidR="00D93C59" w:rsidDel="00F92B8B" w:rsidRDefault="00D93C59" w:rsidP="00D93C59">
      <w:pPr>
        <w:pStyle w:val="Heading4"/>
        <w:rPr>
          <w:del w:id="654" w:author="TNT" w:date="2010-05-18T21:28:00Z"/>
        </w:rPr>
      </w:pPr>
      <w:del w:id="655" w:author="TNT" w:date="2010-05-18T21:28:00Z">
        <w:r w:rsidRPr="00E47542" w:rsidDel="00F92B8B">
          <w:rPr>
            <w:rFonts w:eastAsia="Times New Roman"/>
          </w:rPr>
          <w:delText>F-</w:delText>
        </w:r>
        <w:r w:rsidDel="00F92B8B">
          <w:rPr>
            <w:rFonts w:eastAsia="Times New Roman"/>
          </w:rPr>
          <w:delText>4</w:delText>
        </w:r>
        <w:r w:rsidRPr="00E47542" w:rsidDel="00F92B8B">
          <w:rPr>
            <w:rFonts w:eastAsia="Times New Roman"/>
          </w:rPr>
          <w:delText>0</w:delText>
        </w:r>
        <w:r w:rsidDel="00F92B8B">
          <w:rPr>
            <w:rFonts w:eastAsia="Times New Roman"/>
          </w:rPr>
          <w:delText>4</w:delText>
        </w:r>
        <w:r w:rsidRPr="00E47542" w:rsidDel="00F92B8B">
          <w:rPr>
            <w:rFonts w:eastAsia="Times New Roman"/>
          </w:rPr>
          <w:delText xml:space="preserve">: </w:delText>
        </w:r>
        <w:r w:rsidRPr="00E47542" w:rsidDel="00F92B8B">
          <w:delText>viết cmbài học/ bài tập/ test</w:delText>
        </w:r>
      </w:del>
    </w:p>
    <w:p w14:paraId="05655583" w14:textId="77777777" w:rsidR="00D93C59" w:rsidDel="00F92B8B" w:rsidRDefault="00D93C59" w:rsidP="00D93C59">
      <w:pPr>
        <w:pStyle w:val="Heading4"/>
        <w:rPr>
          <w:del w:id="656" w:author="TNT" w:date="2010-05-18T21:28:00Z"/>
        </w:rPr>
        <w:pPrChange w:id="657" w:author="TNT" w:date="2010-05-18T21:28:00Z">
          <w:pPr/>
        </w:pPrChange>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2223"/>
        <w:gridCol w:w="8181"/>
      </w:tblGrid>
      <w:tr w:rsidR="00F92B8B" w:rsidRPr="00E92E5A" w14:paraId="4D6383E9" w14:textId="77777777" w:rsidTr="00122D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B8E36F8" w14:textId="77777777" w:rsidR="00D93C59" w:rsidRPr="00E92E5A" w:rsidRDefault="00D93C59" w:rsidP="00122D49">
            <w:pPr>
              <w:jc w:val="center"/>
              <w:rPr>
                <w:rFonts w:asciiTheme="majorHAnsi" w:hAnsiTheme="majorHAnsi" w:cstheme="majorHAnsi"/>
                <w:b/>
                <w:bCs/>
                <w:szCs w:val="22"/>
              </w:rPr>
            </w:pPr>
            <w:del w:id="658" w:author="TNT" w:date="2010-05-18T21:28:00Z">
              <w:r w:rsidRPr="00E92E5A" w:rsidDel="00F92B8B">
                <w:rPr>
                  <w:rFonts w:asciiTheme="majorHAnsi" w:hAnsiTheme="majorHAnsi" w:cstheme="majorHAnsi"/>
                  <w:b/>
                  <w:bCs/>
                  <w:szCs w:val="22"/>
                </w:rPr>
                <w:delText>Độ ưu tiên:</w:delText>
              </w:r>
            </w:del>
          </w:p>
        </w:tc>
        <w:tc>
          <w:tcPr>
            <w:tcW w:w="0" w:type="auto"/>
            <w:tcBorders>
              <w:top w:val="outset" w:sz="6" w:space="0" w:color="auto"/>
              <w:left w:val="outset" w:sz="6" w:space="0" w:color="auto"/>
              <w:bottom w:val="outset" w:sz="6" w:space="0" w:color="auto"/>
              <w:right w:val="outset" w:sz="6" w:space="0" w:color="auto"/>
            </w:tcBorders>
            <w:vAlign w:val="center"/>
            <w:hideMark/>
          </w:tcPr>
          <w:p w14:paraId="39DF7A4C" w14:textId="77777777" w:rsidR="00D93C59" w:rsidRPr="00E92E5A" w:rsidRDefault="00D93C59" w:rsidP="00122D49">
            <w:pPr>
              <w:rPr>
                <w:rFonts w:asciiTheme="majorHAnsi" w:hAnsiTheme="majorHAnsi" w:cstheme="majorHAnsi"/>
                <w:szCs w:val="22"/>
              </w:rPr>
            </w:pPr>
            <w:del w:id="659" w:author="TNT" w:date="2010-05-18T21:28:00Z">
              <w:r w:rsidDel="00F92B8B">
                <w:rPr>
                  <w:rFonts w:asciiTheme="majorHAnsi" w:hAnsiTheme="majorHAnsi" w:cstheme="majorHAnsi"/>
                  <w:szCs w:val="22"/>
                </w:rPr>
                <w:delText xml:space="preserve">Không </w:delText>
              </w:r>
              <w:r w:rsidRPr="00E92E5A" w:rsidDel="00F92B8B">
                <w:rPr>
                  <w:rFonts w:asciiTheme="majorHAnsi" w:hAnsiTheme="majorHAnsi" w:cstheme="majorHAnsi"/>
                  <w:szCs w:val="22"/>
                </w:rPr>
                <w:delText>bắt buộc</w:delText>
              </w:r>
            </w:del>
          </w:p>
        </w:tc>
      </w:tr>
      <w:tr w:rsidR="00F92B8B" w:rsidRPr="00E92E5A" w14:paraId="4511A1B2" w14:textId="77777777" w:rsidTr="00122D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C8545D" w14:textId="77777777" w:rsidR="00D93C59" w:rsidRPr="00E92E5A" w:rsidRDefault="00D93C59" w:rsidP="00122D49">
            <w:pPr>
              <w:jc w:val="center"/>
              <w:rPr>
                <w:rFonts w:asciiTheme="majorHAnsi" w:hAnsiTheme="majorHAnsi" w:cstheme="majorHAnsi"/>
                <w:b/>
                <w:bCs/>
                <w:szCs w:val="22"/>
              </w:rPr>
            </w:pPr>
            <w:del w:id="660" w:author="TNT" w:date="2010-05-18T21:28:00Z">
              <w:r w:rsidRPr="00E92E5A" w:rsidDel="00F92B8B">
                <w:rPr>
                  <w:rFonts w:asciiTheme="majorHAnsi" w:hAnsiTheme="majorHAnsi" w:cstheme="majorHAnsi"/>
                  <w:b/>
                  <w:bCs/>
                  <w:szCs w:val="22"/>
                </w:rPr>
                <w:delText>Thời gian thực hiện</w:delText>
              </w:r>
            </w:del>
          </w:p>
        </w:tc>
        <w:tc>
          <w:tcPr>
            <w:tcW w:w="0" w:type="auto"/>
            <w:tcBorders>
              <w:top w:val="outset" w:sz="6" w:space="0" w:color="auto"/>
              <w:left w:val="outset" w:sz="6" w:space="0" w:color="auto"/>
              <w:bottom w:val="outset" w:sz="6" w:space="0" w:color="auto"/>
              <w:right w:val="outset" w:sz="6" w:space="0" w:color="auto"/>
            </w:tcBorders>
            <w:vAlign w:val="center"/>
            <w:hideMark/>
          </w:tcPr>
          <w:p w14:paraId="09596202" w14:textId="77777777" w:rsidR="00D93C59" w:rsidRPr="00E92E5A" w:rsidRDefault="00D93C59" w:rsidP="00122D49">
            <w:pPr>
              <w:rPr>
                <w:rFonts w:asciiTheme="majorHAnsi" w:hAnsiTheme="majorHAnsi" w:cstheme="majorHAnsi"/>
                <w:szCs w:val="22"/>
              </w:rPr>
            </w:pPr>
            <w:del w:id="661" w:author="TNT" w:date="2010-05-18T21:28:00Z">
              <w:r w:rsidRPr="00E92E5A" w:rsidDel="00F92B8B">
                <w:rPr>
                  <w:rFonts w:asciiTheme="majorHAnsi" w:hAnsiTheme="majorHAnsi" w:cstheme="majorHAnsi"/>
                  <w:szCs w:val="22"/>
                </w:rPr>
                <w:delText>Vài ngày</w:delText>
              </w:r>
            </w:del>
          </w:p>
        </w:tc>
      </w:tr>
      <w:tr w:rsidR="00F92B8B" w:rsidRPr="00E92E5A" w14:paraId="42A932E4" w14:textId="77777777" w:rsidTr="00122D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7501A1" w14:textId="77777777" w:rsidR="00D93C59" w:rsidRPr="00E92E5A" w:rsidRDefault="00D93C59" w:rsidP="00122D49">
            <w:pPr>
              <w:jc w:val="center"/>
              <w:rPr>
                <w:rFonts w:asciiTheme="majorHAnsi" w:hAnsiTheme="majorHAnsi" w:cstheme="majorHAnsi"/>
                <w:b/>
                <w:bCs/>
                <w:szCs w:val="22"/>
              </w:rPr>
            </w:pPr>
            <w:del w:id="662" w:author="TNT" w:date="2010-05-18T21:28:00Z">
              <w:r w:rsidRPr="00E92E5A" w:rsidDel="00F92B8B">
                <w:rPr>
                  <w:rFonts w:asciiTheme="majorHAnsi" w:hAnsiTheme="majorHAnsi" w:cstheme="majorHAnsi"/>
                  <w:b/>
                  <w:bCs/>
                  <w:szCs w:val="22"/>
                </w:rPr>
                <w:delText>Rủi ro</w:delText>
              </w:r>
            </w:del>
          </w:p>
        </w:tc>
        <w:tc>
          <w:tcPr>
            <w:tcW w:w="0" w:type="auto"/>
            <w:tcBorders>
              <w:top w:val="outset" w:sz="6" w:space="0" w:color="auto"/>
              <w:left w:val="outset" w:sz="6" w:space="0" w:color="auto"/>
              <w:bottom w:val="outset" w:sz="6" w:space="0" w:color="auto"/>
              <w:right w:val="outset" w:sz="6" w:space="0" w:color="auto"/>
            </w:tcBorders>
            <w:vAlign w:val="center"/>
            <w:hideMark/>
          </w:tcPr>
          <w:p w14:paraId="33CC60C5" w14:textId="77777777" w:rsidR="00D93C59" w:rsidRPr="00E92E5A" w:rsidRDefault="00D93C59" w:rsidP="00122D49">
            <w:pPr>
              <w:rPr>
                <w:rFonts w:asciiTheme="majorHAnsi" w:hAnsiTheme="majorHAnsi" w:cstheme="majorHAnsi"/>
                <w:szCs w:val="22"/>
              </w:rPr>
            </w:pPr>
          </w:p>
        </w:tc>
      </w:tr>
      <w:tr w:rsidR="00F92B8B" w:rsidRPr="00E92E5A" w14:paraId="58F466C5" w14:textId="77777777" w:rsidTr="00122D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12400C" w14:textId="77777777" w:rsidR="00D93C59" w:rsidRPr="00E92E5A" w:rsidRDefault="00D93C59" w:rsidP="00122D49">
            <w:pPr>
              <w:jc w:val="center"/>
              <w:rPr>
                <w:rFonts w:asciiTheme="majorHAnsi" w:hAnsiTheme="majorHAnsi" w:cstheme="majorHAnsi"/>
                <w:b/>
                <w:bCs/>
                <w:szCs w:val="22"/>
              </w:rPr>
            </w:pPr>
            <w:del w:id="663" w:author="TNT" w:date="2010-05-18T21:28:00Z">
              <w:r w:rsidRPr="00E92E5A" w:rsidDel="00F92B8B">
                <w:rPr>
                  <w:rFonts w:asciiTheme="majorHAnsi" w:hAnsiTheme="majorHAnsi" w:cstheme="majorHAnsi"/>
                  <w:b/>
                  <w:bCs/>
                  <w:szCs w:val="22"/>
                </w:rPr>
                <w:delText>Thuộc nhóm hàm:</w:delText>
              </w:r>
            </w:del>
          </w:p>
        </w:tc>
        <w:tc>
          <w:tcPr>
            <w:tcW w:w="0" w:type="auto"/>
            <w:tcBorders>
              <w:top w:val="outset" w:sz="6" w:space="0" w:color="auto"/>
              <w:left w:val="outset" w:sz="6" w:space="0" w:color="auto"/>
              <w:bottom w:val="outset" w:sz="6" w:space="0" w:color="auto"/>
              <w:right w:val="outset" w:sz="6" w:space="0" w:color="auto"/>
            </w:tcBorders>
            <w:vAlign w:val="center"/>
            <w:hideMark/>
          </w:tcPr>
          <w:p w14:paraId="073009CB" w14:textId="77777777" w:rsidR="00D93C59" w:rsidRPr="00E92E5A" w:rsidRDefault="00D93C59" w:rsidP="00122D49">
            <w:pPr>
              <w:rPr>
                <w:rFonts w:asciiTheme="majorHAnsi" w:hAnsiTheme="majorHAnsi" w:cstheme="majorHAnsi"/>
                <w:color w:val="FF0000"/>
                <w:szCs w:val="22"/>
              </w:rPr>
            </w:pPr>
            <w:del w:id="664" w:author="TNT" w:date="2010-05-18T21:28:00Z">
              <w:r w:rsidDel="00F92B8B">
                <w:rPr>
                  <w:rFonts w:asciiTheme="majorHAnsi" w:hAnsiTheme="majorHAnsi" w:cstheme="majorHAnsi"/>
                  <w:color w:val="000000"/>
                  <w:szCs w:val="22"/>
                </w:rPr>
                <w:delText>Tiện ích</w:delText>
              </w:r>
            </w:del>
          </w:p>
        </w:tc>
      </w:tr>
      <w:tr w:rsidR="00F92B8B" w:rsidRPr="00E92E5A" w14:paraId="385D5F9C" w14:textId="77777777" w:rsidTr="00122D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176BFC" w14:textId="77777777" w:rsidR="00D93C59" w:rsidRPr="00E92E5A" w:rsidRDefault="00D93C59" w:rsidP="00122D49">
            <w:pPr>
              <w:jc w:val="center"/>
              <w:rPr>
                <w:rFonts w:asciiTheme="majorHAnsi" w:hAnsiTheme="majorHAnsi" w:cstheme="majorHAnsi"/>
                <w:b/>
                <w:bCs/>
                <w:szCs w:val="22"/>
              </w:rPr>
            </w:pPr>
            <w:del w:id="665" w:author="TNT" w:date="2010-05-18T21:28:00Z">
              <w:r w:rsidRPr="00E92E5A" w:rsidDel="00F92B8B">
                <w:rPr>
                  <w:rFonts w:asciiTheme="majorHAnsi" w:hAnsiTheme="majorHAnsi" w:cstheme="majorHAnsi"/>
                  <w:b/>
                  <w:bCs/>
                  <w:szCs w:val="22"/>
                </w:rPr>
                <w:delText>Use case(s):</w:delText>
              </w:r>
            </w:del>
          </w:p>
        </w:tc>
        <w:tc>
          <w:tcPr>
            <w:tcW w:w="0" w:type="auto"/>
            <w:tcBorders>
              <w:top w:val="outset" w:sz="6" w:space="0" w:color="auto"/>
              <w:left w:val="outset" w:sz="6" w:space="0" w:color="auto"/>
              <w:bottom w:val="outset" w:sz="6" w:space="0" w:color="auto"/>
              <w:right w:val="outset" w:sz="6" w:space="0" w:color="auto"/>
            </w:tcBorders>
            <w:vAlign w:val="center"/>
            <w:hideMark/>
          </w:tcPr>
          <w:p w14:paraId="249662EA" w14:textId="77777777" w:rsidR="00D93C59" w:rsidRPr="00E92E5A" w:rsidRDefault="00D93C59" w:rsidP="00122D49">
            <w:pPr>
              <w:rPr>
                <w:rFonts w:asciiTheme="majorHAnsi" w:hAnsiTheme="majorHAnsi" w:cstheme="majorHAnsi"/>
                <w:szCs w:val="22"/>
              </w:rPr>
            </w:pPr>
          </w:p>
        </w:tc>
      </w:tr>
      <w:tr w:rsidR="00F92B8B" w:rsidRPr="00E92E5A" w14:paraId="437DA710" w14:textId="77777777" w:rsidTr="00122D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29AAC7" w14:textId="77777777" w:rsidR="00D93C59" w:rsidRPr="00E92E5A" w:rsidRDefault="00D93C59" w:rsidP="00122D49">
            <w:pPr>
              <w:jc w:val="center"/>
              <w:rPr>
                <w:rFonts w:asciiTheme="majorHAnsi" w:hAnsiTheme="majorHAnsi" w:cstheme="majorHAnsi"/>
                <w:b/>
                <w:bCs/>
                <w:szCs w:val="22"/>
              </w:rPr>
            </w:pPr>
            <w:del w:id="666" w:author="TNT" w:date="2010-05-18T21:28:00Z">
              <w:r w:rsidRPr="00E92E5A" w:rsidDel="00F92B8B">
                <w:rPr>
                  <w:rFonts w:asciiTheme="majorHAnsi" w:hAnsiTheme="majorHAnsi" w:cstheme="majorHAnsi"/>
                  <w:b/>
                  <w:bCs/>
                  <w:szCs w:val="22"/>
                </w:rPr>
                <w:delText>Mô tả:</w:delText>
              </w:r>
            </w:del>
          </w:p>
        </w:tc>
        <w:tc>
          <w:tcPr>
            <w:tcW w:w="0" w:type="auto"/>
            <w:tcBorders>
              <w:top w:val="outset" w:sz="6" w:space="0" w:color="auto"/>
              <w:left w:val="outset" w:sz="6" w:space="0" w:color="auto"/>
              <w:bottom w:val="outset" w:sz="6" w:space="0" w:color="auto"/>
              <w:right w:val="outset" w:sz="6" w:space="0" w:color="auto"/>
            </w:tcBorders>
            <w:vAlign w:val="center"/>
            <w:hideMark/>
          </w:tcPr>
          <w:p w14:paraId="66897C97" w14:textId="77777777" w:rsidR="00D93C59" w:rsidRDefault="00D93C59" w:rsidP="00122D49">
            <w:pPr>
              <w:spacing w:before="100" w:beforeAutospacing="1" w:after="100" w:afterAutospacing="1"/>
              <w:jc w:val="both"/>
              <w:rPr>
                <w:rFonts w:asciiTheme="majorHAnsi" w:hAnsiTheme="majorHAnsi" w:cstheme="majorHAnsi"/>
              </w:rPr>
            </w:pPr>
            <w:del w:id="667" w:author="TNT" w:date="2010-05-18T21:27:00Z">
              <w:r w:rsidDel="00F92B8B">
                <w:rPr>
                  <w:rFonts w:asciiTheme="majorHAnsi" w:hAnsiTheme="majorHAnsi" w:cstheme="majorHAnsi"/>
                  <w:szCs w:val="22"/>
                </w:rPr>
                <w:delText>Cho phép ngưàm:dùng ving hép ngưàm:lên bài hngưàm:i t bài hngưàm: ho bài hngưàm: câu hi</w:delText>
              </w:r>
            </w:del>
            <w:del w:id="668" w:author="TNT" w:date="2010-05-18T21:28:00Z">
              <w:r w:rsidDel="00F92B8B">
                <w:rPr>
                  <w:rFonts w:asciiTheme="majorHAnsi" w:hAnsiTheme="majorHAnsi" w:cstheme="majorHAnsi"/>
                  <w:szCs w:val="22"/>
                </w:rPr>
                <w:delText xml:space="preserve"> </w:delText>
              </w:r>
            </w:del>
          </w:p>
        </w:tc>
      </w:tr>
      <w:tr w:rsidR="00F92B8B" w:rsidRPr="00E92E5A" w14:paraId="265944AC" w14:textId="77777777" w:rsidTr="00122D4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7EF478" w14:textId="77777777" w:rsidR="00D93C59" w:rsidRPr="00E92E5A" w:rsidRDefault="00D93C59" w:rsidP="00122D49">
            <w:pPr>
              <w:jc w:val="center"/>
              <w:rPr>
                <w:rFonts w:asciiTheme="majorHAnsi" w:hAnsiTheme="majorHAnsi" w:cstheme="majorHAnsi"/>
                <w:b/>
                <w:bCs/>
                <w:szCs w:val="22"/>
              </w:rPr>
            </w:pPr>
            <w:del w:id="669" w:author="TNT" w:date="2010-05-18T21:28:00Z">
              <w:r w:rsidRPr="00E92E5A" w:rsidDel="00F92B8B">
                <w:rPr>
                  <w:rFonts w:asciiTheme="majorHAnsi" w:hAnsiTheme="majorHAnsi" w:cstheme="majorHAnsi"/>
                  <w:b/>
                  <w:bCs/>
                  <w:szCs w:val="22"/>
                </w:rPr>
                <w:delText>Ghi chú và các câu hỏi</w:delText>
              </w:r>
            </w:del>
          </w:p>
        </w:tc>
        <w:tc>
          <w:tcPr>
            <w:tcW w:w="0" w:type="auto"/>
            <w:tcBorders>
              <w:top w:val="outset" w:sz="6" w:space="0" w:color="auto"/>
              <w:left w:val="outset" w:sz="6" w:space="0" w:color="auto"/>
              <w:bottom w:val="outset" w:sz="6" w:space="0" w:color="auto"/>
              <w:right w:val="outset" w:sz="6" w:space="0" w:color="auto"/>
            </w:tcBorders>
            <w:vAlign w:val="center"/>
            <w:hideMark/>
          </w:tcPr>
          <w:p w14:paraId="0F756967" w14:textId="77777777" w:rsidR="00D93C59" w:rsidRPr="003D5BC7" w:rsidRDefault="00D93C59" w:rsidP="00122D49">
            <w:pPr>
              <w:spacing w:before="100" w:beforeAutospacing="1" w:after="100" w:afterAutospacing="1"/>
              <w:rPr>
                <w:rFonts w:asciiTheme="majorHAnsi" w:hAnsiTheme="majorHAnsi" w:cstheme="majorHAnsi"/>
              </w:rPr>
            </w:pPr>
            <w:del w:id="670" w:author="TNT" w:date="2010-05-18T21:28:00Z">
              <w:r w:rsidRPr="006F7E09" w:rsidDel="00F92B8B">
                <w:rPr>
                  <w:rFonts w:asciiTheme="majorHAnsi" w:hAnsiTheme="majorHAnsi" w:cstheme="majorHAnsi"/>
                </w:rPr>
                <w:delText>Không cho phép comment khi đang làm bài kiông ch, sau khi hoàn tomment khi đ</w:delText>
              </w:r>
            </w:del>
          </w:p>
        </w:tc>
      </w:tr>
    </w:tbl>
    <w:p w14:paraId="49AC536D" w14:textId="77777777" w:rsidR="00D93C59" w:rsidRDefault="00D93C59" w:rsidP="00D93C59"/>
    <w:p w14:paraId="73094760" w14:textId="77777777" w:rsidR="00D93C59" w:rsidRPr="00E47542" w:rsidDel="00F92B8B" w:rsidRDefault="00D93C59" w:rsidP="00D93C59">
      <w:pPr>
        <w:pStyle w:val="Heading4"/>
        <w:rPr>
          <w:del w:id="671" w:author="TNT" w:date="2010-05-18T21:28:00Z"/>
        </w:rPr>
      </w:pPr>
      <w:del w:id="672" w:author="TNT" w:date="2010-05-18T21:28:00Z">
        <w:r w:rsidRPr="00E47542" w:rsidDel="00F92B8B">
          <w:rPr>
            <w:rFonts w:eastAsia="Times New Roman"/>
          </w:rPr>
          <w:delText>F-40</w:delText>
        </w:r>
        <w:r w:rsidDel="00F92B8B">
          <w:rPr>
            <w:rFonts w:eastAsia="Times New Roman"/>
          </w:rPr>
          <w:delText>5</w:delText>
        </w:r>
        <w:r w:rsidRPr="00E47542" w:rsidDel="00F92B8B">
          <w:rPr>
            <w:rFonts w:eastAsia="Times New Roman"/>
          </w:rPr>
          <w:delText xml:space="preserve">: </w:delText>
        </w:r>
        <w:r w:rsidRPr="00E47542" w:rsidDel="00F92B8B">
          <w:delText>gửi tin nhắn (giữa các user)</w:delText>
        </w:r>
      </w:del>
    </w:p>
    <w:p w14:paraId="4604125B" w14:textId="77777777" w:rsidR="00D93C59" w:rsidRPr="00E47542" w:rsidDel="00F92B8B" w:rsidRDefault="00D93C59" w:rsidP="00D93C59">
      <w:pPr>
        <w:pStyle w:val="Heading4"/>
        <w:rPr>
          <w:del w:id="673" w:author="TNT" w:date="2010-05-18T21:28:00Z"/>
        </w:rPr>
      </w:pPr>
      <w:del w:id="674" w:author="TNT" w:date="2010-05-18T21:28:00Z">
        <w:r w:rsidRPr="00E47542" w:rsidDel="00F92B8B">
          <w:rPr>
            <w:rFonts w:eastAsia="Times New Roman"/>
          </w:rPr>
          <w:delText>F-40</w:delText>
        </w:r>
        <w:r w:rsidDel="00F92B8B">
          <w:rPr>
            <w:rFonts w:eastAsia="Times New Roman"/>
          </w:rPr>
          <w:delText>6</w:delText>
        </w:r>
        <w:r w:rsidRPr="00E47542" w:rsidDel="00F92B8B">
          <w:rPr>
            <w:rFonts w:eastAsia="Times New Roman"/>
          </w:rPr>
          <w:delText xml:space="preserve">: </w:delText>
        </w:r>
        <w:r w:rsidRPr="00E47542" w:rsidDel="00F92B8B">
          <w:delText>gửi feedback (giữa user và admin)</w:delText>
        </w:r>
        <w:r w:rsidDel="00F92B8B">
          <w:delText xml:space="preserve"> </w:delText>
        </w:r>
      </w:del>
    </w:p>
    <w:p w14:paraId="2540F6DD" w14:textId="77777777" w:rsidR="00EA376E" w:rsidRPr="00596658" w:rsidRDefault="00EA376E" w:rsidP="00EA376E">
      <w:pPr>
        <w:pStyle w:val="Heading2"/>
        <w:rPr>
          <w:rFonts w:ascii="Arial" w:hAnsi="Arial" w:cs="Arial"/>
          <w:lang w:val="vi-VN"/>
        </w:rPr>
      </w:pPr>
      <w:bookmarkStart w:id="675" w:name="_Toc261981550"/>
      <w:r w:rsidRPr="00596658">
        <w:rPr>
          <w:rFonts w:ascii="Arial" w:hAnsi="Arial" w:cs="Arial"/>
          <w:lang w:val="vi-VN"/>
        </w:rPr>
        <w:t>Yêu cầu phi chức năng</w:t>
      </w:r>
      <w:bookmarkEnd w:id="675"/>
    </w:p>
    <w:p w14:paraId="484B52E7" w14:textId="77777777" w:rsidR="009C66A0" w:rsidRPr="00D76993" w:rsidRDefault="009C66A0" w:rsidP="009200C5">
      <w:pPr>
        <w:pStyle w:val="ListParagraph"/>
        <w:numPr>
          <w:ilvl w:val="0"/>
          <w:numId w:val="10"/>
        </w:numPr>
        <w:jc w:val="both"/>
        <w:rPr>
          <w:rFonts w:ascii="Arial" w:hAnsi="Arial" w:cs="Arial"/>
        </w:rPr>
      </w:pPr>
      <w:r w:rsidRPr="00D76993">
        <w:rPr>
          <w:rFonts w:ascii="Arial" w:hAnsi="Arial" w:cs="Arial"/>
        </w:rPr>
        <w:t>Nội dung đầy đủ, chính xác theo nội dung sách giáo khoa Toán 8.</w:t>
      </w:r>
    </w:p>
    <w:p w14:paraId="0CB840DC" w14:textId="77777777" w:rsidR="00EA376E" w:rsidRPr="00D76993" w:rsidRDefault="009C66A0" w:rsidP="009200C5">
      <w:pPr>
        <w:pStyle w:val="ListParagraph"/>
        <w:numPr>
          <w:ilvl w:val="0"/>
          <w:numId w:val="10"/>
        </w:numPr>
        <w:jc w:val="both"/>
        <w:rPr>
          <w:rFonts w:ascii="Arial" w:hAnsi="Arial" w:cs="Arial"/>
        </w:rPr>
      </w:pPr>
      <w:r w:rsidRPr="00D76993">
        <w:rPr>
          <w:rFonts w:ascii="Arial" w:hAnsi="Arial" w:cs="Arial"/>
        </w:rPr>
        <w:t>Dễ dàng chỉnh sửa, bổ sung nội dung khi có thay đỏi</w:t>
      </w:r>
    </w:p>
    <w:p w14:paraId="139D02B4" w14:textId="77777777" w:rsidR="00EA376E" w:rsidRPr="00D76993" w:rsidRDefault="00EA376E" w:rsidP="009200C5">
      <w:pPr>
        <w:pStyle w:val="ListParagraph"/>
        <w:numPr>
          <w:ilvl w:val="0"/>
          <w:numId w:val="10"/>
        </w:numPr>
        <w:jc w:val="both"/>
        <w:rPr>
          <w:rFonts w:ascii="Arial" w:hAnsi="Arial" w:cs="Arial"/>
        </w:rPr>
      </w:pPr>
      <w:r w:rsidRPr="00D76993">
        <w:rPr>
          <w:rFonts w:ascii="Arial" w:hAnsi="Arial" w:cs="Arial"/>
        </w:rPr>
        <w:t>Có hướng dẫn, chú thích rõ ràng với từng chứ</w:t>
      </w:r>
      <w:r w:rsidR="009C66A0" w:rsidRPr="00D76993">
        <w:rPr>
          <w:rFonts w:ascii="Arial" w:hAnsi="Arial" w:cs="Arial"/>
        </w:rPr>
        <w:t>c năng, đơn giản hoá các thao tác.</w:t>
      </w:r>
    </w:p>
    <w:p w14:paraId="097D7183" w14:textId="77777777" w:rsidR="00EA376E" w:rsidRPr="00D76993" w:rsidRDefault="00EA376E" w:rsidP="009200C5">
      <w:pPr>
        <w:pStyle w:val="ListParagraph"/>
        <w:numPr>
          <w:ilvl w:val="0"/>
          <w:numId w:val="10"/>
        </w:numPr>
        <w:jc w:val="both"/>
        <w:rPr>
          <w:rFonts w:ascii="Arial" w:hAnsi="Arial" w:cs="Arial"/>
        </w:rPr>
      </w:pPr>
      <w:r w:rsidRPr="00D76993">
        <w:rPr>
          <w:rFonts w:ascii="Arial" w:hAnsi="Arial" w:cs="Arial"/>
        </w:rPr>
        <w:t xml:space="preserve">Giao diện sinh động, </w:t>
      </w:r>
      <w:r w:rsidR="009C66A0" w:rsidRPr="00D76993">
        <w:rPr>
          <w:rFonts w:ascii="Arial" w:hAnsi="Arial" w:cs="Arial"/>
        </w:rPr>
        <w:t>thu hút, tạo hứng thú học tập.</w:t>
      </w:r>
    </w:p>
    <w:p w14:paraId="2C7851F5" w14:textId="77777777" w:rsidR="001568F5" w:rsidRPr="00D76993" w:rsidRDefault="001568F5" w:rsidP="009200C5">
      <w:pPr>
        <w:pStyle w:val="ListParagraph"/>
        <w:widowControl w:val="0"/>
        <w:numPr>
          <w:ilvl w:val="0"/>
          <w:numId w:val="10"/>
        </w:numPr>
        <w:suppressAutoHyphens/>
        <w:spacing w:line="240" w:lineRule="atLeast"/>
        <w:rPr>
          <w:rFonts w:ascii="Arial" w:eastAsia="Arial" w:hAnsi="Arial" w:cs="Arial"/>
        </w:rPr>
      </w:pPr>
      <w:r w:rsidRPr="00D76993">
        <w:rPr>
          <w:rFonts w:ascii="Arial" w:eastAsia="Arial" w:hAnsi="Arial" w:cs="Arial"/>
        </w:rPr>
        <w:t>Tính sẵn sàng</w:t>
      </w:r>
      <w:del w:id="676" w:author="TNT" w:date="2010-05-18T21:29:00Z">
        <w:r w:rsidRPr="00D76993" w:rsidDel="00F92B8B">
          <w:rPr>
            <w:rFonts w:ascii="Arial" w:eastAsia="Arial" w:hAnsi="Arial" w:cs="Arial"/>
          </w:rPr>
          <w:delText xml:space="preserve"> </w:delText>
        </w:r>
      </w:del>
      <w:r w:rsidRPr="00D76993">
        <w:rPr>
          <w:rFonts w:ascii="Arial" w:eastAsia="Arial" w:hAnsi="Arial" w:cs="Arial"/>
        </w:rPr>
        <w:t>:</w:t>
      </w:r>
      <w:ins w:id="677" w:author="TNT" w:date="2010-05-18T21:29:00Z">
        <w:r w:rsidR="00F92B8B">
          <w:rPr>
            <w:rFonts w:ascii="Arial" w:eastAsia="Arial" w:hAnsi="Arial" w:cs="Arial"/>
            <w:lang w:val="en-US"/>
          </w:rPr>
          <w:t xml:space="preserve"> </w:t>
        </w:r>
      </w:ins>
      <w:r w:rsidRPr="00D76993">
        <w:rPr>
          <w:rFonts w:ascii="Arial" w:eastAsia="Arial" w:hAnsi="Arial" w:cs="Arial"/>
        </w:rPr>
        <w:t>Có thể dùng ngay sau khi cài đặt</w:t>
      </w:r>
    </w:p>
    <w:p w14:paraId="1EECF3A8" w14:textId="77777777" w:rsidR="001568F5" w:rsidRPr="00D76993" w:rsidRDefault="001568F5" w:rsidP="009200C5">
      <w:pPr>
        <w:pStyle w:val="ListParagraph"/>
        <w:widowControl w:val="0"/>
        <w:numPr>
          <w:ilvl w:val="0"/>
          <w:numId w:val="10"/>
        </w:numPr>
        <w:suppressAutoHyphens/>
        <w:spacing w:line="240" w:lineRule="atLeast"/>
        <w:rPr>
          <w:rFonts w:ascii="Arial" w:eastAsia="Arial" w:hAnsi="Arial" w:cs="Arial"/>
        </w:rPr>
      </w:pPr>
      <w:r w:rsidRPr="00D76993">
        <w:rPr>
          <w:rFonts w:ascii="Arial" w:eastAsia="Arial" w:hAnsi="Arial" w:cs="Arial"/>
        </w:rPr>
        <w:t>Tính tiện dụng</w:t>
      </w:r>
      <w:del w:id="678" w:author="TNT" w:date="2010-05-18T21:29:00Z">
        <w:r w:rsidRPr="00D76993" w:rsidDel="00F92B8B">
          <w:rPr>
            <w:rFonts w:ascii="Arial" w:eastAsia="Arial" w:hAnsi="Arial" w:cs="Arial"/>
          </w:rPr>
          <w:delText xml:space="preserve"> </w:delText>
        </w:r>
      </w:del>
      <w:r w:rsidRPr="00D76993">
        <w:rPr>
          <w:rFonts w:ascii="Arial" w:eastAsia="Arial" w:hAnsi="Arial" w:cs="Arial"/>
        </w:rPr>
        <w:t>:</w:t>
      </w:r>
      <w:ins w:id="679" w:author="TNT" w:date="2010-05-18T21:29:00Z">
        <w:r w:rsidR="00F92B8B">
          <w:rPr>
            <w:rFonts w:ascii="Arial" w:eastAsia="Arial" w:hAnsi="Arial" w:cs="Arial"/>
            <w:lang w:val="en-US"/>
          </w:rPr>
          <w:t xml:space="preserve"> </w:t>
        </w:r>
      </w:ins>
      <w:r w:rsidRPr="00D76993">
        <w:rPr>
          <w:rFonts w:ascii="Arial" w:eastAsia="Arial" w:hAnsi="Arial" w:cs="Arial"/>
        </w:rPr>
        <w:t>Phần mềm nhỏ gọn</w:t>
      </w:r>
      <w:ins w:id="680" w:author="TNT" w:date="2010-05-18T21:29:00Z">
        <w:r w:rsidR="00F92B8B">
          <w:rPr>
            <w:rFonts w:ascii="Arial" w:eastAsia="Arial" w:hAnsi="Arial" w:cs="Arial"/>
            <w:lang w:val="en-US"/>
          </w:rPr>
          <w:t xml:space="preserve"> </w:t>
        </w:r>
      </w:ins>
      <w:r w:rsidRPr="00D76993">
        <w:rPr>
          <w:rFonts w:ascii="Arial" w:eastAsia="Arial" w:hAnsi="Arial" w:cs="Arial"/>
        </w:rPr>
        <w:t>(dữ liệu lưu trữ đơn giản, khoa học), xử lí nhanh, cấu trúc thiết kế khoa học</w:t>
      </w:r>
    </w:p>
    <w:p w14:paraId="034C2ABC" w14:textId="77777777" w:rsidR="001568F5" w:rsidRPr="00D76993" w:rsidRDefault="001568F5" w:rsidP="009200C5">
      <w:pPr>
        <w:pStyle w:val="ListParagraph"/>
        <w:widowControl w:val="0"/>
        <w:numPr>
          <w:ilvl w:val="0"/>
          <w:numId w:val="10"/>
        </w:numPr>
        <w:suppressAutoHyphens/>
        <w:spacing w:line="240" w:lineRule="atLeast"/>
        <w:rPr>
          <w:rFonts w:ascii="Arial" w:eastAsia="Arial" w:hAnsi="Arial" w:cs="Arial"/>
        </w:rPr>
      </w:pPr>
      <w:r w:rsidRPr="00D76993">
        <w:rPr>
          <w:rFonts w:ascii="Arial" w:eastAsia="Arial" w:hAnsi="Arial" w:cs="Arial"/>
        </w:rPr>
        <w:t xml:space="preserve">Tình bảo trì :Dữ liệu có thể </w:t>
      </w:r>
      <w:r w:rsidRPr="00D76993">
        <w:rPr>
          <w:rFonts w:ascii="Arial" w:hAnsi="Arial" w:cs="Arial"/>
        </w:rPr>
        <w:t>cập d</w:t>
      </w:r>
      <w:r w:rsidRPr="00D76993">
        <w:rPr>
          <w:rFonts w:ascii="Arial" w:eastAsia="Arial" w:hAnsi="Arial" w:cs="Arial"/>
        </w:rPr>
        <w:t>ễ dàng, nâng cấp phiên bản mới</w:t>
      </w:r>
    </w:p>
    <w:p w14:paraId="1C101257" w14:textId="77777777" w:rsidR="001568F5" w:rsidRPr="00596658" w:rsidRDefault="001568F5" w:rsidP="001568F5">
      <w:pPr>
        <w:pStyle w:val="ListParagraph"/>
        <w:jc w:val="both"/>
        <w:rPr>
          <w:rFonts w:ascii="Arial" w:hAnsi="Arial" w:cs="Arial"/>
        </w:rPr>
      </w:pPr>
    </w:p>
    <w:p w14:paraId="2F9C553F" w14:textId="77777777" w:rsidR="000B20E1" w:rsidRPr="006F78B1" w:rsidRDefault="000B20E1" w:rsidP="000B20E1">
      <w:pPr>
        <w:pStyle w:val="Heading2"/>
        <w:rPr>
          <w:rFonts w:ascii="Times New Roman" w:eastAsia="Times New Roman" w:hAnsi="Times New Roman" w:cs="Times New Roman"/>
        </w:rPr>
      </w:pPr>
      <w:bookmarkStart w:id="681" w:name="_Toc261981551"/>
      <w:r>
        <w:t>Yêu cầu hệ thống</w:t>
      </w:r>
      <w:bookmarkEnd w:id="681"/>
    </w:p>
    <w:p w14:paraId="1B7F20DD" w14:textId="77777777" w:rsidR="000B20E1" w:rsidRPr="00D76993" w:rsidRDefault="000B20E1" w:rsidP="000B20E1">
      <w:pPr>
        <w:ind w:left="720"/>
        <w:jc w:val="both"/>
        <w:rPr>
          <w:rFonts w:cs="Arial"/>
          <w:szCs w:val="22"/>
        </w:rPr>
      </w:pPr>
      <w:r w:rsidRPr="00D76993">
        <w:rPr>
          <w:rFonts w:cs="Arial"/>
          <w:szCs w:val="22"/>
        </w:rPr>
        <w:t xml:space="preserve">Phần này mô tả tài liệu những yêu cầu cuả hệ thống </w:t>
      </w:r>
    </w:p>
    <w:p w14:paraId="771C82FE" w14:textId="77777777" w:rsidR="000B20E1" w:rsidRPr="00D76993" w:rsidRDefault="000B20E1" w:rsidP="000B20E1">
      <w:pPr>
        <w:rPr>
          <w:rFonts w:cs="Arial"/>
          <w:b/>
        </w:rPr>
      </w:pPr>
      <w:r w:rsidRPr="00D76993">
        <w:rPr>
          <w:rFonts w:cs="Arial"/>
          <w:b/>
        </w:rPr>
        <w:t>Cài đặt, hướng dẫn.</w:t>
      </w:r>
    </w:p>
    <w:p w14:paraId="1BDA39C5" w14:textId="77777777" w:rsidR="000B20E1" w:rsidRPr="00D76993" w:rsidRDefault="000B20E1" w:rsidP="000B20E1">
      <w:pPr>
        <w:jc w:val="both"/>
        <w:rPr>
          <w:rFonts w:cs="Arial"/>
          <w:szCs w:val="22"/>
        </w:rPr>
      </w:pPr>
      <w:r w:rsidRPr="00D76993">
        <w:rPr>
          <w:rFonts w:cs="Arial"/>
          <w:szCs w:val="22"/>
        </w:rPr>
        <w:t xml:space="preserve">Hướng dẫn cài đặt bao gồm </w:t>
      </w:r>
    </w:p>
    <w:p w14:paraId="1DE6F8D6" w14:textId="77777777" w:rsidR="000B20E1" w:rsidRPr="00D76993" w:rsidRDefault="000B20E1" w:rsidP="009200C5">
      <w:pPr>
        <w:widowControl w:val="0"/>
        <w:numPr>
          <w:ilvl w:val="0"/>
          <w:numId w:val="16"/>
        </w:numPr>
        <w:suppressAutoHyphens/>
        <w:spacing w:line="240" w:lineRule="atLeast"/>
        <w:jc w:val="both"/>
        <w:rPr>
          <w:rFonts w:cs="Arial"/>
          <w:szCs w:val="22"/>
        </w:rPr>
      </w:pPr>
      <w:r w:rsidRPr="00D76993">
        <w:rPr>
          <w:rFonts w:cs="Arial"/>
          <w:szCs w:val="22"/>
        </w:rPr>
        <w:t>Những yêu cầu tối thiểu cuả hệ thống</w:t>
      </w:r>
    </w:p>
    <w:p w14:paraId="40E4DB0C" w14:textId="77777777" w:rsidR="000B20E1" w:rsidRPr="00D76993" w:rsidRDefault="000B20E1" w:rsidP="009200C5">
      <w:pPr>
        <w:widowControl w:val="0"/>
        <w:numPr>
          <w:ilvl w:val="0"/>
          <w:numId w:val="16"/>
        </w:numPr>
        <w:suppressAutoHyphens/>
        <w:spacing w:line="240" w:lineRule="atLeast"/>
        <w:jc w:val="both"/>
        <w:rPr>
          <w:rFonts w:cs="Arial"/>
          <w:szCs w:val="22"/>
        </w:rPr>
      </w:pPr>
      <w:r w:rsidRPr="00D76993">
        <w:rPr>
          <w:rFonts w:cs="Arial"/>
          <w:szCs w:val="22"/>
        </w:rPr>
        <w:t>Cấu trúc lệnh để cài đặt</w:t>
      </w:r>
    </w:p>
    <w:p w14:paraId="26B422C5" w14:textId="77777777" w:rsidR="000B20E1" w:rsidRPr="00D76993" w:rsidRDefault="000B20E1" w:rsidP="009200C5">
      <w:pPr>
        <w:widowControl w:val="0"/>
        <w:numPr>
          <w:ilvl w:val="0"/>
          <w:numId w:val="16"/>
        </w:numPr>
        <w:suppressAutoHyphens/>
        <w:spacing w:line="240" w:lineRule="atLeast"/>
        <w:jc w:val="both"/>
        <w:rPr>
          <w:rFonts w:cs="Arial"/>
          <w:szCs w:val="22"/>
        </w:rPr>
      </w:pPr>
      <w:r w:rsidRPr="00D76993">
        <w:rPr>
          <w:rFonts w:cs="Arial"/>
          <w:szCs w:val="22"/>
        </w:rPr>
        <w:t xml:space="preserve">Những tham số rõ ràng cho việc định cấu hình </w:t>
      </w:r>
    </w:p>
    <w:p w14:paraId="67A69703" w14:textId="77777777" w:rsidR="000B20E1" w:rsidRPr="00D76993" w:rsidRDefault="000B20E1" w:rsidP="009200C5">
      <w:pPr>
        <w:widowControl w:val="0"/>
        <w:numPr>
          <w:ilvl w:val="0"/>
          <w:numId w:val="16"/>
        </w:numPr>
        <w:suppressAutoHyphens/>
        <w:spacing w:line="240" w:lineRule="atLeast"/>
        <w:jc w:val="both"/>
        <w:rPr>
          <w:rFonts w:cs="Arial"/>
          <w:color w:val="000000"/>
          <w:szCs w:val="22"/>
        </w:rPr>
      </w:pPr>
      <w:r w:rsidRPr="00D76993">
        <w:rPr>
          <w:rFonts w:cs="Arial"/>
          <w:color w:val="000000"/>
          <w:szCs w:val="22"/>
        </w:rPr>
        <w:t xml:space="preserve">Bằng cách nào để cập nhật cơ sở dữ liệu </w:t>
      </w:r>
    </w:p>
    <w:p w14:paraId="7CFC37CF" w14:textId="77777777" w:rsidR="000B20E1" w:rsidRPr="00D76993" w:rsidRDefault="000B20E1" w:rsidP="009200C5">
      <w:pPr>
        <w:widowControl w:val="0"/>
        <w:numPr>
          <w:ilvl w:val="0"/>
          <w:numId w:val="16"/>
        </w:numPr>
        <w:suppressAutoHyphens/>
        <w:spacing w:line="240" w:lineRule="atLeast"/>
        <w:jc w:val="both"/>
        <w:rPr>
          <w:rFonts w:cs="Arial"/>
          <w:szCs w:val="22"/>
        </w:rPr>
      </w:pPr>
      <w:r w:rsidRPr="00D76993">
        <w:rPr>
          <w:rFonts w:cs="Arial"/>
          <w:szCs w:val="22"/>
        </w:rPr>
        <w:t xml:space="preserve">Những thông tin hỗ trợ của khách hàng </w:t>
      </w:r>
    </w:p>
    <w:p w14:paraId="72F60BB7" w14:textId="77777777" w:rsidR="000B20E1" w:rsidRPr="00D76993" w:rsidRDefault="000B20E1" w:rsidP="009200C5">
      <w:pPr>
        <w:widowControl w:val="0"/>
        <w:numPr>
          <w:ilvl w:val="0"/>
          <w:numId w:val="16"/>
        </w:numPr>
        <w:suppressAutoHyphens/>
        <w:spacing w:line="240" w:lineRule="atLeast"/>
        <w:jc w:val="both"/>
        <w:rPr>
          <w:rFonts w:cs="Arial"/>
          <w:szCs w:val="22"/>
        </w:rPr>
      </w:pPr>
      <w:r w:rsidRPr="00D76993">
        <w:rPr>
          <w:rFonts w:cs="Arial"/>
          <w:szCs w:val="22"/>
        </w:rPr>
        <w:t xml:space="preserve">Bằng cách nào để yêu cầu Upgrades </w:t>
      </w:r>
    </w:p>
    <w:p w14:paraId="642C4D8F" w14:textId="77777777" w:rsidR="000B20E1" w:rsidRPr="00D76993" w:rsidRDefault="000B20E1" w:rsidP="000B20E1">
      <w:pPr>
        <w:jc w:val="both"/>
        <w:rPr>
          <w:rFonts w:cs="Arial"/>
          <w:szCs w:val="22"/>
        </w:rPr>
      </w:pPr>
      <w:r w:rsidRPr="00D76993">
        <w:rPr>
          <w:rFonts w:cs="Arial"/>
          <w:szCs w:val="22"/>
        </w:rPr>
        <w:t>Tập tin Read Me sẽ chứa đựng đầy đủ những thông tin để Installation và bao gồm</w:t>
      </w:r>
      <w:del w:id="682" w:author="TNT" w:date="2010-05-18T21:29:00Z">
        <w:r w:rsidRPr="00D76993" w:rsidDel="00F92B8B">
          <w:rPr>
            <w:rFonts w:cs="Arial"/>
            <w:szCs w:val="22"/>
          </w:rPr>
          <w:delText xml:space="preserve">  </w:delText>
        </w:r>
      </w:del>
      <w:r w:rsidRPr="00D76993">
        <w:rPr>
          <w:rFonts w:cs="Arial"/>
          <w:szCs w:val="22"/>
        </w:rPr>
        <w:t>:</w:t>
      </w:r>
    </w:p>
    <w:p w14:paraId="12A85E50" w14:textId="77777777" w:rsidR="00B86E84" w:rsidRPr="00D76993" w:rsidRDefault="000B20E1" w:rsidP="00D76993">
      <w:pPr>
        <w:widowControl w:val="0"/>
        <w:numPr>
          <w:ilvl w:val="0"/>
          <w:numId w:val="16"/>
        </w:numPr>
        <w:suppressAutoHyphens/>
        <w:spacing w:before="120" w:after="200" w:line="276" w:lineRule="auto"/>
        <w:ind w:left="720"/>
        <w:jc w:val="both"/>
        <w:rPr>
          <w:lang w:val="vi-VN"/>
        </w:rPr>
      </w:pPr>
      <w:r w:rsidRPr="00D76993">
        <w:rPr>
          <w:rFonts w:cs="Arial"/>
          <w:szCs w:val="22"/>
        </w:rPr>
        <w:t>Những đặc điểm của phiên bảng mới, nhận biết lỗi và các cách giải quyết khác.</w:t>
      </w:r>
      <w:r w:rsidR="00B86E84" w:rsidRPr="00D76993">
        <w:rPr>
          <w:lang w:val="vi-VN"/>
        </w:rPr>
        <w:br w:type="page"/>
      </w:r>
    </w:p>
    <w:p w14:paraId="6036E419" w14:textId="77777777" w:rsidR="00D92432" w:rsidRPr="00FE1F81" w:rsidRDefault="00D92432" w:rsidP="00EE06A7">
      <w:pPr>
        <w:rPr>
          <w:lang w:val="vi-VN"/>
        </w:rPr>
      </w:pPr>
    </w:p>
    <w:p w14:paraId="34D98666" w14:textId="77777777" w:rsidR="00D92432" w:rsidRDefault="00D92432" w:rsidP="00D92432">
      <w:pPr>
        <w:pStyle w:val="Heading1"/>
      </w:pPr>
      <w:bookmarkStart w:id="683" w:name="_Toc261981552"/>
      <w:r>
        <w:t>Mô hình Use-case</w:t>
      </w:r>
      <w:r w:rsidR="00B86E84">
        <w:t xml:space="preserve"> :</w:t>
      </w:r>
      <w:bookmarkEnd w:id="683"/>
    </w:p>
    <w:p w14:paraId="1805BF70" w14:textId="77777777" w:rsidR="00B86E84" w:rsidRPr="00D76993" w:rsidRDefault="00B86E84" w:rsidP="009200C5">
      <w:pPr>
        <w:pStyle w:val="ListParagraph"/>
        <w:numPr>
          <w:ilvl w:val="0"/>
          <w:numId w:val="36"/>
        </w:numPr>
        <w:jc w:val="both"/>
        <w:rPr>
          <w:rFonts w:ascii="Arial" w:hAnsi="Arial" w:cs="Arial"/>
        </w:rPr>
      </w:pPr>
      <w:r w:rsidRPr="00D76993">
        <w:rPr>
          <w:rFonts w:ascii="Arial" w:hAnsi="Arial" w:cs="Arial"/>
        </w:rPr>
        <w:t>Phần này mô tả và phân tích các tác nhân(actor) và các trường hợp người dùng (use-case).</w:t>
      </w:r>
    </w:p>
    <w:p w14:paraId="2F8DF0FF" w14:textId="77777777" w:rsidR="00B86E84" w:rsidRPr="00D76993" w:rsidRDefault="00B86E84" w:rsidP="009200C5">
      <w:pPr>
        <w:pStyle w:val="ListParagraph"/>
        <w:numPr>
          <w:ilvl w:val="0"/>
          <w:numId w:val="36"/>
        </w:numPr>
        <w:spacing w:after="240"/>
        <w:jc w:val="both"/>
        <w:rPr>
          <w:rFonts w:ascii="Arial" w:hAnsi="Arial" w:cs="Arial"/>
        </w:rPr>
      </w:pPr>
      <w:r w:rsidRPr="00D76993">
        <w:rPr>
          <w:rFonts w:ascii="Arial" w:hAnsi="Arial" w:cs="Arial"/>
        </w:rPr>
        <w:t>Gồm có 2 phiên bản :</w:t>
      </w:r>
    </w:p>
    <w:p w14:paraId="73634126" w14:textId="77777777" w:rsidR="00B86E84" w:rsidRPr="00D76993" w:rsidRDefault="00B86E84" w:rsidP="009200C5">
      <w:pPr>
        <w:pStyle w:val="ListParagraph"/>
        <w:numPr>
          <w:ilvl w:val="0"/>
          <w:numId w:val="35"/>
        </w:numPr>
        <w:ind w:left="1080"/>
        <w:jc w:val="both"/>
        <w:rPr>
          <w:rFonts w:ascii="Arial" w:hAnsi="Arial" w:cs="Arial"/>
          <w:b/>
        </w:rPr>
      </w:pPr>
      <w:r w:rsidRPr="00D76993">
        <w:rPr>
          <w:rFonts w:ascii="Arial" w:hAnsi="Arial" w:cs="Arial"/>
          <w:b/>
        </w:rPr>
        <w:t xml:space="preserve">Bản Cơ Bản : </w:t>
      </w:r>
      <w:r w:rsidRPr="00D76993">
        <w:rPr>
          <w:rFonts w:ascii="Arial" w:hAnsi="Arial" w:cs="Arial"/>
        </w:rPr>
        <w:t>giúp Phụ Huynh theo dõi việc học của con em mình tại nhà.</w:t>
      </w:r>
    </w:p>
    <w:p w14:paraId="41C738D4" w14:textId="77777777" w:rsidR="00B86E84" w:rsidRPr="00D76993" w:rsidRDefault="00B86E84" w:rsidP="009200C5">
      <w:pPr>
        <w:pStyle w:val="ListParagraph"/>
        <w:numPr>
          <w:ilvl w:val="0"/>
          <w:numId w:val="35"/>
        </w:numPr>
        <w:ind w:left="1080"/>
        <w:jc w:val="both"/>
        <w:rPr>
          <w:rFonts w:ascii="Arial" w:hAnsi="Arial" w:cs="Arial"/>
          <w:b/>
        </w:rPr>
      </w:pPr>
      <w:r w:rsidRPr="00D76993">
        <w:rPr>
          <w:rFonts w:ascii="Arial" w:hAnsi="Arial" w:cs="Arial"/>
          <w:b/>
        </w:rPr>
        <w:t>Bản Mở Rộng :</w:t>
      </w:r>
      <w:r w:rsidRPr="00D76993">
        <w:rPr>
          <w:rFonts w:ascii="Arial" w:hAnsi="Arial" w:cs="Arial"/>
        </w:rPr>
        <w:t xml:space="preserve"> giúp Giáo Viên có thể theo dõi tình hình học tập của Học Sinh tại trường.</w:t>
      </w:r>
    </w:p>
    <w:p w14:paraId="12DBF7C2" w14:textId="77777777" w:rsidR="00B86E84" w:rsidRPr="00E543A9" w:rsidRDefault="00B86E84" w:rsidP="00B86E84">
      <w:pPr>
        <w:pStyle w:val="Heading2"/>
        <w:rPr>
          <w:rFonts w:ascii="Arial" w:hAnsi="Arial" w:cs="Arial"/>
          <w:sz w:val="22"/>
          <w:szCs w:val="22"/>
        </w:rPr>
      </w:pPr>
      <w:bookmarkStart w:id="684" w:name="_Toc259437992"/>
      <w:bookmarkStart w:id="685" w:name="_Toc261981553"/>
      <w:r w:rsidRPr="00E543A9">
        <w:rPr>
          <w:rFonts w:ascii="Arial" w:hAnsi="Arial" w:cs="Arial"/>
          <w:sz w:val="22"/>
          <w:szCs w:val="22"/>
        </w:rPr>
        <w:t>Tác nhân(Actor)</w:t>
      </w:r>
      <w:bookmarkEnd w:id="684"/>
      <w:bookmarkEnd w:id="685"/>
    </w:p>
    <w:p w14:paraId="1BBC7FAE" w14:textId="77777777" w:rsidR="00B86E84" w:rsidRPr="00FD02D7" w:rsidRDefault="00B86E84" w:rsidP="00B86E84">
      <w:pPr>
        <w:rPr>
          <w:rFonts w:ascii="Times New Roman" w:hAnsi="Times New Roman"/>
          <w:sz w:val="24"/>
        </w:rPr>
      </w:pPr>
    </w:p>
    <w:p w14:paraId="297B0483" w14:textId="77777777" w:rsidR="00B86E84" w:rsidRPr="00D76993" w:rsidRDefault="00B86E84" w:rsidP="00B86E84">
      <w:pPr>
        <w:rPr>
          <w:rFonts w:cs="Arial"/>
          <w:b/>
          <w:szCs w:val="22"/>
        </w:rPr>
      </w:pPr>
      <w:r w:rsidRPr="00D76993">
        <w:rPr>
          <w:rFonts w:cs="Arial"/>
          <w:b/>
          <w:szCs w:val="22"/>
        </w:rPr>
        <w:t xml:space="preserve">Bản Cơ Bản : </w:t>
      </w:r>
    </w:p>
    <w:p w14:paraId="6F68E84F" w14:textId="77777777" w:rsidR="00B86E84" w:rsidRPr="00D76993" w:rsidRDefault="00B86E84" w:rsidP="00B86E84">
      <w:pPr>
        <w:rPr>
          <w:rFonts w:cs="Arial"/>
          <w:szCs w:val="22"/>
        </w:rPr>
      </w:pPr>
    </w:p>
    <w:p w14:paraId="26A50CEC" w14:textId="77777777" w:rsidR="00B86E84" w:rsidRPr="00D76993" w:rsidRDefault="00B86E84" w:rsidP="00B86E84">
      <w:pPr>
        <w:jc w:val="center"/>
        <w:rPr>
          <w:rFonts w:cs="Arial"/>
          <w:szCs w:val="22"/>
        </w:rPr>
      </w:pPr>
      <w:r w:rsidRPr="00D76993">
        <w:rPr>
          <w:rFonts w:cs="Arial"/>
          <w:noProof/>
          <w:szCs w:val="22"/>
        </w:rPr>
        <w:drawing>
          <wp:inline distT="0" distB="0" distL="0" distR="0" wp14:editId="0EA3F722">
            <wp:extent cx="3105785" cy="2389505"/>
            <wp:effectExtent l="19050" t="0" r="0" b="0"/>
            <wp:docPr id="9" name="Picture 1" descr="E:\My Documents\vpworkspace\PhanMemHocToanLop8_Basic_Act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y Documents\vpworkspace\PhanMemHocToanLop8_Basic_Actors.jpg"/>
                    <pic:cNvPicPr>
                      <a:picLocks noChangeAspect="1" noChangeArrowheads="1"/>
                    </pic:cNvPicPr>
                  </pic:nvPicPr>
                  <pic:blipFill>
                    <a:blip r:embed="rId11" cstate="print"/>
                    <a:srcRect/>
                    <a:stretch>
                      <a:fillRect/>
                    </a:stretch>
                  </pic:blipFill>
                  <pic:spPr bwMode="auto">
                    <a:xfrm>
                      <a:off x="0" y="0"/>
                      <a:ext cx="3105785" cy="2389505"/>
                    </a:xfrm>
                    <a:prstGeom prst="rect">
                      <a:avLst/>
                    </a:prstGeom>
                    <a:noFill/>
                    <a:ln w="9525">
                      <a:noFill/>
                      <a:miter lim="800000"/>
                      <a:headEnd/>
                      <a:tailEnd/>
                    </a:ln>
                  </pic:spPr>
                </pic:pic>
              </a:graphicData>
            </a:graphic>
          </wp:inline>
        </w:drawing>
      </w:r>
    </w:p>
    <w:p w14:paraId="24ED74B4" w14:textId="77777777" w:rsidR="00B86E84" w:rsidRPr="00D76993" w:rsidRDefault="00B86E84" w:rsidP="009200C5">
      <w:pPr>
        <w:numPr>
          <w:ilvl w:val="0"/>
          <w:numId w:val="1"/>
        </w:numPr>
        <w:spacing w:before="240" w:line="360" w:lineRule="auto"/>
        <w:jc w:val="both"/>
        <w:rPr>
          <w:rFonts w:cs="Arial"/>
          <w:szCs w:val="22"/>
        </w:rPr>
      </w:pPr>
      <w:r w:rsidRPr="00D76993">
        <w:rPr>
          <w:rFonts w:cs="Arial"/>
          <w:szCs w:val="22"/>
        </w:rPr>
        <w:t>Học sinh: Tham gia học tập, làm bài tập.</w:t>
      </w:r>
    </w:p>
    <w:p w14:paraId="44A2F55B" w14:textId="77777777" w:rsidR="00B86E84" w:rsidRPr="00D76993" w:rsidRDefault="00B86E84" w:rsidP="009200C5">
      <w:pPr>
        <w:numPr>
          <w:ilvl w:val="0"/>
          <w:numId w:val="1"/>
        </w:numPr>
        <w:spacing w:after="120" w:line="360" w:lineRule="auto"/>
        <w:jc w:val="both"/>
        <w:rPr>
          <w:rFonts w:cs="Arial"/>
          <w:szCs w:val="22"/>
        </w:rPr>
      </w:pPr>
      <w:r w:rsidRPr="00D76993">
        <w:rPr>
          <w:rFonts w:cs="Arial"/>
          <w:szCs w:val="22"/>
        </w:rPr>
        <w:t>Phụ huynh: theo dõi kết quả học tập con em mình.</w:t>
      </w:r>
    </w:p>
    <w:p w14:paraId="3AAB8757" w14:textId="77777777" w:rsidR="00B86E84" w:rsidRPr="00D76993" w:rsidRDefault="00B86E84" w:rsidP="00B86E84">
      <w:pPr>
        <w:rPr>
          <w:rFonts w:cs="Arial"/>
          <w:b/>
          <w:szCs w:val="22"/>
        </w:rPr>
      </w:pPr>
      <w:r w:rsidRPr="00D76993">
        <w:rPr>
          <w:rFonts w:cs="Arial"/>
          <w:b/>
          <w:szCs w:val="22"/>
        </w:rPr>
        <w:t xml:space="preserve">Bản Mở Rộng : </w:t>
      </w:r>
    </w:p>
    <w:p w14:paraId="6173E1EE" w14:textId="77777777" w:rsidR="00B86E84" w:rsidRPr="00D76993" w:rsidRDefault="00B86E84" w:rsidP="00B86E84">
      <w:pPr>
        <w:jc w:val="center"/>
        <w:rPr>
          <w:rFonts w:cs="Arial"/>
          <w:szCs w:val="22"/>
        </w:rPr>
      </w:pPr>
      <w:r w:rsidRPr="00D76993">
        <w:rPr>
          <w:rFonts w:cs="Arial"/>
          <w:noProof/>
          <w:szCs w:val="22"/>
        </w:rPr>
        <w:drawing>
          <wp:inline distT="0" distB="0" distL="0" distR="0" wp14:editId="434C9045">
            <wp:extent cx="3838575" cy="2484120"/>
            <wp:effectExtent l="19050" t="0" r="9525" b="0"/>
            <wp:docPr id="10" name="Picture 2" descr="E:\My Documents\vpworkspace\PhanMemHocToanLop8_Extended_Act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y Documents\vpworkspace\PhanMemHocToanLop8_Extended_Actors.jpg"/>
                    <pic:cNvPicPr>
                      <a:picLocks noChangeAspect="1" noChangeArrowheads="1"/>
                    </pic:cNvPicPr>
                  </pic:nvPicPr>
                  <pic:blipFill>
                    <a:blip r:embed="rId12" cstate="print"/>
                    <a:srcRect/>
                    <a:stretch>
                      <a:fillRect/>
                    </a:stretch>
                  </pic:blipFill>
                  <pic:spPr bwMode="auto">
                    <a:xfrm>
                      <a:off x="0" y="0"/>
                      <a:ext cx="3838575" cy="2484120"/>
                    </a:xfrm>
                    <a:prstGeom prst="rect">
                      <a:avLst/>
                    </a:prstGeom>
                    <a:noFill/>
                    <a:ln w="9525">
                      <a:noFill/>
                      <a:miter lim="800000"/>
                      <a:headEnd/>
                      <a:tailEnd/>
                    </a:ln>
                  </pic:spPr>
                </pic:pic>
              </a:graphicData>
            </a:graphic>
          </wp:inline>
        </w:drawing>
      </w:r>
    </w:p>
    <w:p w14:paraId="35AF52AF" w14:textId="77777777" w:rsidR="00B86E84" w:rsidRPr="00D76993" w:rsidRDefault="00B86E84" w:rsidP="009200C5">
      <w:pPr>
        <w:numPr>
          <w:ilvl w:val="0"/>
          <w:numId w:val="1"/>
        </w:numPr>
        <w:spacing w:before="120" w:after="120" w:line="360" w:lineRule="auto"/>
        <w:jc w:val="both"/>
        <w:rPr>
          <w:rFonts w:cs="Arial"/>
          <w:szCs w:val="22"/>
        </w:rPr>
      </w:pPr>
      <w:r w:rsidRPr="00D76993">
        <w:rPr>
          <w:rFonts w:cs="Arial"/>
          <w:szCs w:val="22"/>
        </w:rPr>
        <w:t>Học sinh: Tham gia học tập, làm bài tập.</w:t>
      </w:r>
    </w:p>
    <w:p w14:paraId="2203DAA5" w14:textId="77777777" w:rsidR="00B86E84" w:rsidRPr="00D76993" w:rsidRDefault="00B86E84" w:rsidP="009200C5">
      <w:pPr>
        <w:numPr>
          <w:ilvl w:val="0"/>
          <w:numId w:val="1"/>
        </w:numPr>
        <w:spacing w:before="120" w:after="120" w:line="360" w:lineRule="auto"/>
        <w:jc w:val="both"/>
        <w:rPr>
          <w:rFonts w:cs="Arial"/>
          <w:szCs w:val="22"/>
        </w:rPr>
      </w:pPr>
      <w:r w:rsidRPr="00D76993">
        <w:rPr>
          <w:rFonts w:cs="Arial"/>
          <w:szCs w:val="22"/>
        </w:rPr>
        <w:t>Giáo viên: theo dõi kết quả học tập của học sinh, chấm điểm, soạn bài kiểm ...</w:t>
      </w:r>
    </w:p>
    <w:p w14:paraId="08E7A1F8" w14:textId="77777777" w:rsidR="00B86E84" w:rsidRPr="00D76993" w:rsidRDefault="00B86E84" w:rsidP="009200C5">
      <w:pPr>
        <w:numPr>
          <w:ilvl w:val="0"/>
          <w:numId w:val="1"/>
        </w:numPr>
        <w:spacing w:before="120" w:after="120" w:line="360" w:lineRule="auto"/>
        <w:jc w:val="both"/>
        <w:rPr>
          <w:rFonts w:cs="Arial"/>
          <w:szCs w:val="22"/>
        </w:rPr>
      </w:pPr>
      <w:r w:rsidRPr="00D76993">
        <w:rPr>
          <w:rFonts w:cs="Arial"/>
          <w:szCs w:val="22"/>
        </w:rPr>
        <w:t>Quản Trị Viên : chuyên trách quản lý mọi tài khoản trong hệ thống.</w:t>
      </w:r>
    </w:p>
    <w:p w14:paraId="393D5926" w14:textId="77777777" w:rsidR="00B86E84" w:rsidRPr="00E543A9" w:rsidRDefault="00B86E84" w:rsidP="00B86E84">
      <w:pPr>
        <w:pStyle w:val="Heading2"/>
        <w:rPr>
          <w:rFonts w:ascii="Arial" w:hAnsi="Arial" w:cs="Arial"/>
          <w:sz w:val="22"/>
          <w:szCs w:val="22"/>
        </w:rPr>
      </w:pPr>
      <w:bookmarkStart w:id="686" w:name="_Toc259437993"/>
      <w:bookmarkStart w:id="687" w:name="_Toc261981554"/>
      <w:r w:rsidRPr="00E543A9">
        <w:rPr>
          <w:rFonts w:ascii="Arial" w:hAnsi="Arial" w:cs="Arial"/>
          <w:sz w:val="22"/>
          <w:szCs w:val="22"/>
        </w:rPr>
        <w:lastRenderedPageBreak/>
        <w:t>Sơ đồ Use-case</w:t>
      </w:r>
      <w:bookmarkEnd w:id="686"/>
      <w:bookmarkEnd w:id="687"/>
    </w:p>
    <w:p w14:paraId="0191C72C" w14:textId="77777777" w:rsidR="00B86E84" w:rsidRPr="00FD02D7" w:rsidRDefault="00B86E84" w:rsidP="00B86E84">
      <w:pPr>
        <w:rPr>
          <w:rFonts w:ascii="Times New Roman" w:hAnsi="Times New Roman"/>
          <w:sz w:val="24"/>
        </w:rPr>
      </w:pPr>
    </w:p>
    <w:p w14:paraId="50929795" w14:textId="77777777" w:rsidR="00B86E84" w:rsidRPr="00FD02D7" w:rsidRDefault="00B86E84" w:rsidP="00B86E84">
      <w:pPr>
        <w:rPr>
          <w:rFonts w:ascii="Times New Roman" w:hAnsi="Times New Roman"/>
          <w:sz w:val="24"/>
        </w:rPr>
      </w:pPr>
      <w:r w:rsidRPr="00FD02D7">
        <w:rPr>
          <w:rFonts w:ascii="Times New Roman" w:hAnsi="Times New Roman"/>
          <w:b/>
          <w:sz w:val="24"/>
        </w:rPr>
        <w:t xml:space="preserve">Bản Cơ Bản : </w:t>
      </w:r>
    </w:p>
    <w:p w14:paraId="22CE1C9A" w14:textId="77777777" w:rsidR="00B86E84" w:rsidRPr="00FD02D7" w:rsidRDefault="00B86E84" w:rsidP="00B86E84">
      <w:pPr>
        <w:rPr>
          <w:rFonts w:ascii="Times New Roman" w:hAnsi="Times New Roman"/>
          <w:sz w:val="24"/>
        </w:rPr>
      </w:pPr>
    </w:p>
    <w:p w14:paraId="582C0D58" w14:textId="77777777" w:rsidR="00B86E84" w:rsidRPr="00FD02D7" w:rsidRDefault="00B86E84" w:rsidP="00B86E84">
      <w:pPr>
        <w:rPr>
          <w:rFonts w:ascii="Times New Roman" w:hAnsi="Times New Roman"/>
          <w:sz w:val="24"/>
        </w:rPr>
      </w:pPr>
      <w:r w:rsidRPr="00FD02D7">
        <w:rPr>
          <w:rFonts w:ascii="Times New Roman" w:hAnsi="Times New Roman"/>
          <w:noProof/>
          <w:sz w:val="24"/>
        </w:rPr>
        <w:drawing>
          <wp:anchor distT="0" distB="0" distL="114300" distR="114300" simplePos="0" relativeHeight="251661312" behindDoc="1" locked="0" layoutInCell="1" allowOverlap="1" wp14:editId="6B477464">
            <wp:simplePos x="0" y="0"/>
            <wp:positionH relativeFrom="column">
              <wp:posOffset>19050</wp:posOffset>
            </wp:positionH>
            <wp:positionV relativeFrom="paragraph">
              <wp:posOffset>0</wp:posOffset>
            </wp:positionV>
            <wp:extent cx="5578858" cy="4244196"/>
            <wp:effectExtent l="19050" t="0" r="2792" b="0"/>
            <wp:wrapTight wrapText="bothSides">
              <wp:wrapPolygon edited="0">
                <wp:start x="-74" y="0"/>
                <wp:lineTo x="-74" y="21523"/>
                <wp:lineTo x="21611" y="21523"/>
                <wp:lineTo x="21611" y="0"/>
                <wp:lineTo x="-74" y="0"/>
              </wp:wrapPolygon>
            </wp:wrapTight>
            <wp:docPr id="11" name="Picture 1" descr="E:\My Documents\vpworkspace\PhanMemHocToanLop8_Bas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y Documents\vpworkspace\PhanMemHocToanLop8_Basic.jpg"/>
                    <pic:cNvPicPr>
                      <a:picLocks noChangeAspect="1" noChangeArrowheads="1"/>
                    </pic:cNvPicPr>
                  </pic:nvPicPr>
                  <pic:blipFill>
                    <a:blip r:embed="rId13" cstate="print"/>
                    <a:srcRect/>
                    <a:stretch>
                      <a:fillRect/>
                    </a:stretch>
                  </pic:blipFill>
                  <pic:spPr bwMode="auto">
                    <a:xfrm>
                      <a:off x="0" y="0"/>
                      <a:ext cx="5578858" cy="4244196"/>
                    </a:xfrm>
                    <a:prstGeom prst="rect">
                      <a:avLst/>
                    </a:prstGeom>
                    <a:noFill/>
                    <a:ln w="9525">
                      <a:noFill/>
                      <a:miter lim="800000"/>
                      <a:headEnd/>
                      <a:tailEnd/>
                    </a:ln>
                  </pic:spPr>
                </pic:pic>
              </a:graphicData>
            </a:graphic>
          </wp:anchor>
        </w:drawing>
      </w:r>
    </w:p>
    <w:p w14:paraId="2D08DB29" w14:textId="77777777" w:rsidR="00B86E84" w:rsidRPr="00FD02D7" w:rsidRDefault="00B86E84" w:rsidP="00B86E84">
      <w:pPr>
        <w:rPr>
          <w:rFonts w:ascii="Times New Roman" w:hAnsi="Times New Roman"/>
          <w:sz w:val="24"/>
        </w:rPr>
      </w:pPr>
    </w:p>
    <w:p w14:paraId="47CC86D7" w14:textId="77777777" w:rsidR="00B86E84" w:rsidRPr="00D76993" w:rsidRDefault="00B86E84" w:rsidP="009200C5">
      <w:pPr>
        <w:pStyle w:val="ListParagraph"/>
        <w:numPr>
          <w:ilvl w:val="0"/>
          <w:numId w:val="7"/>
        </w:numPr>
        <w:ind w:left="709"/>
        <w:rPr>
          <w:rFonts w:ascii="Arial" w:hAnsi="Arial" w:cs="Arial"/>
        </w:rPr>
      </w:pPr>
      <w:r w:rsidRPr="00D76993">
        <w:rPr>
          <w:rFonts w:ascii="Arial" w:hAnsi="Arial" w:cs="Arial"/>
          <w:lang w:val="en-US"/>
        </w:rPr>
        <w:t>Quản lý tài khoản người dùng.</w:t>
      </w:r>
    </w:p>
    <w:p w14:paraId="0C5DC2DF" w14:textId="77777777" w:rsidR="00B86E84" w:rsidRPr="00D76993" w:rsidRDefault="00B86E84" w:rsidP="009200C5">
      <w:pPr>
        <w:pStyle w:val="ListParagraph"/>
        <w:numPr>
          <w:ilvl w:val="1"/>
          <w:numId w:val="7"/>
        </w:numPr>
        <w:rPr>
          <w:rFonts w:ascii="Arial" w:hAnsi="Arial" w:cs="Arial"/>
        </w:rPr>
      </w:pPr>
      <w:r w:rsidRPr="00D76993">
        <w:rPr>
          <w:rFonts w:ascii="Arial" w:hAnsi="Arial" w:cs="Arial"/>
          <w:lang w:val="en-US"/>
        </w:rPr>
        <w:t>UC-00: Đăng Nhập</w:t>
      </w:r>
    </w:p>
    <w:p w14:paraId="0409938C" w14:textId="77777777" w:rsidR="00B86E84" w:rsidRPr="00D76993" w:rsidRDefault="00B86E84" w:rsidP="009200C5">
      <w:pPr>
        <w:pStyle w:val="ListParagraph"/>
        <w:numPr>
          <w:ilvl w:val="1"/>
          <w:numId w:val="7"/>
        </w:numPr>
        <w:rPr>
          <w:rFonts w:ascii="Arial" w:hAnsi="Arial" w:cs="Arial"/>
        </w:rPr>
      </w:pPr>
      <w:r w:rsidRPr="00D76993">
        <w:rPr>
          <w:rFonts w:ascii="Arial" w:hAnsi="Arial" w:cs="Arial"/>
        </w:rPr>
        <w:t>UC-01: Quản Lý Tài Khoản</w:t>
      </w:r>
    </w:p>
    <w:p w14:paraId="7E6E0D9D" w14:textId="77777777" w:rsidR="00B86E84" w:rsidRPr="00D76993" w:rsidRDefault="00B86E84" w:rsidP="009200C5">
      <w:pPr>
        <w:pStyle w:val="ListParagraph"/>
        <w:numPr>
          <w:ilvl w:val="0"/>
          <w:numId w:val="7"/>
        </w:numPr>
        <w:ind w:left="709"/>
        <w:rPr>
          <w:rFonts w:ascii="Arial" w:hAnsi="Arial" w:cs="Arial"/>
        </w:rPr>
      </w:pPr>
      <w:r w:rsidRPr="00D76993">
        <w:rPr>
          <w:rFonts w:ascii="Arial" w:hAnsi="Arial" w:cs="Arial"/>
          <w:lang w:val="en-US"/>
        </w:rPr>
        <w:t>L</w:t>
      </w:r>
      <w:r w:rsidRPr="00D76993">
        <w:rPr>
          <w:rFonts w:ascii="Arial" w:hAnsi="Arial" w:cs="Arial"/>
        </w:rPr>
        <w:t>ý thuyết.</w:t>
      </w:r>
    </w:p>
    <w:p w14:paraId="5F0D433C" w14:textId="77777777" w:rsidR="00B86E84" w:rsidRPr="00D76993" w:rsidRDefault="00B86E84" w:rsidP="009200C5">
      <w:pPr>
        <w:pStyle w:val="ListParagraph"/>
        <w:numPr>
          <w:ilvl w:val="1"/>
          <w:numId w:val="7"/>
        </w:numPr>
        <w:rPr>
          <w:rFonts w:ascii="Arial" w:hAnsi="Arial" w:cs="Arial"/>
          <w:lang w:val="en-US"/>
        </w:rPr>
      </w:pPr>
      <w:r w:rsidRPr="00D76993">
        <w:rPr>
          <w:rFonts w:ascii="Arial" w:hAnsi="Arial" w:cs="Arial"/>
          <w:lang w:val="en-US"/>
        </w:rPr>
        <w:t>UC-10: Học Lý Thuyết</w:t>
      </w:r>
    </w:p>
    <w:p w14:paraId="1AD930BD" w14:textId="77777777" w:rsidR="00B86E84" w:rsidRPr="00D76993" w:rsidRDefault="00B86E84" w:rsidP="009200C5">
      <w:pPr>
        <w:pStyle w:val="ListParagraph"/>
        <w:numPr>
          <w:ilvl w:val="0"/>
          <w:numId w:val="7"/>
        </w:numPr>
        <w:ind w:left="709"/>
        <w:rPr>
          <w:rFonts w:ascii="Arial" w:hAnsi="Arial" w:cs="Arial"/>
        </w:rPr>
      </w:pPr>
      <w:r w:rsidRPr="00D76993">
        <w:rPr>
          <w:rFonts w:ascii="Arial" w:hAnsi="Arial" w:cs="Arial"/>
        </w:rPr>
        <w:t>Luyện tập .</w:t>
      </w:r>
    </w:p>
    <w:p w14:paraId="192F7145" w14:textId="77777777" w:rsidR="00B86E84" w:rsidRPr="00D76993" w:rsidRDefault="00B86E84" w:rsidP="009200C5">
      <w:pPr>
        <w:pStyle w:val="ListParagraph"/>
        <w:numPr>
          <w:ilvl w:val="1"/>
          <w:numId w:val="7"/>
        </w:numPr>
        <w:rPr>
          <w:rFonts w:ascii="Arial" w:hAnsi="Arial" w:cs="Arial"/>
        </w:rPr>
      </w:pPr>
      <w:r w:rsidRPr="00D76993">
        <w:rPr>
          <w:rFonts w:ascii="Arial" w:hAnsi="Arial" w:cs="Arial"/>
          <w:lang w:val="en-US"/>
        </w:rPr>
        <w:t>UC-20: Làm Bài Tập</w:t>
      </w:r>
    </w:p>
    <w:p w14:paraId="4C1916CB" w14:textId="77777777" w:rsidR="00B86E84" w:rsidRPr="00D76993" w:rsidRDefault="00B86E84" w:rsidP="009200C5">
      <w:pPr>
        <w:pStyle w:val="ListParagraph"/>
        <w:numPr>
          <w:ilvl w:val="1"/>
          <w:numId w:val="7"/>
        </w:numPr>
        <w:rPr>
          <w:rFonts w:ascii="Arial" w:hAnsi="Arial" w:cs="Arial"/>
        </w:rPr>
      </w:pPr>
      <w:r w:rsidRPr="00D76993">
        <w:rPr>
          <w:rFonts w:ascii="Arial" w:hAnsi="Arial" w:cs="Arial"/>
          <w:lang w:val="en-US"/>
        </w:rPr>
        <w:t>UC-21: Làm Trắc Nghiệm</w:t>
      </w:r>
    </w:p>
    <w:p w14:paraId="798C4275" w14:textId="77777777" w:rsidR="00B86E84" w:rsidRPr="00D76993" w:rsidRDefault="00B86E84" w:rsidP="009200C5">
      <w:pPr>
        <w:pStyle w:val="ListParagraph"/>
        <w:numPr>
          <w:ilvl w:val="0"/>
          <w:numId w:val="7"/>
        </w:numPr>
        <w:ind w:left="709"/>
        <w:rPr>
          <w:rFonts w:ascii="Arial" w:hAnsi="Arial" w:cs="Arial"/>
        </w:rPr>
      </w:pPr>
      <w:r w:rsidRPr="00D76993">
        <w:rPr>
          <w:rFonts w:ascii="Arial" w:hAnsi="Arial" w:cs="Arial"/>
        </w:rPr>
        <w:t>Xem kết quả học tập.</w:t>
      </w:r>
    </w:p>
    <w:p w14:paraId="14DE851B" w14:textId="77777777" w:rsidR="00B86E84" w:rsidRPr="00D76993" w:rsidRDefault="00B86E84" w:rsidP="009200C5">
      <w:pPr>
        <w:pStyle w:val="ListParagraph"/>
        <w:numPr>
          <w:ilvl w:val="1"/>
          <w:numId w:val="7"/>
        </w:numPr>
        <w:rPr>
          <w:rFonts w:ascii="Arial" w:hAnsi="Arial" w:cs="Arial"/>
        </w:rPr>
      </w:pPr>
      <w:r w:rsidRPr="00D76993">
        <w:rPr>
          <w:rFonts w:ascii="Arial" w:hAnsi="Arial" w:cs="Arial"/>
          <w:lang w:val="en-US"/>
        </w:rPr>
        <w:t>UC-30: Xem Bài Làm</w:t>
      </w:r>
    </w:p>
    <w:p w14:paraId="37A5275D" w14:textId="77777777" w:rsidR="00B86E84" w:rsidRPr="00D76993" w:rsidRDefault="00B86E84" w:rsidP="009200C5">
      <w:pPr>
        <w:pStyle w:val="ListParagraph"/>
        <w:numPr>
          <w:ilvl w:val="1"/>
          <w:numId w:val="7"/>
        </w:numPr>
        <w:rPr>
          <w:rFonts w:ascii="Arial" w:hAnsi="Arial" w:cs="Arial"/>
        </w:rPr>
      </w:pPr>
      <w:r w:rsidRPr="00D76993">
        <w:rPr>
          <w:rFonts w:ascii="Arial" w:hAnsi="Arial" w:cs="Arial"/>
          <w:lang w:val="en-US"/>
        </w:rPr>
        <w:t>UC-31: Xem Bảng Điểm</w:t>
      </w:r>
    </w:p>
    <w:p w14:paraId="55E3EA5C" w14:textId="77777777" w:rsidR="00B86E84" w:rsidRPr="00D76993" w:rsidRDefault="00B86E84" w:rsidP="009200C5">
      <w:pPr>
        <w:pStyle w:val="ListParagraph"/>
        <w:numPr>
          <w:ilvl w:val="1"/>
          <w:numId w:val="7"/>
        </w:numPr>
        <w:rPr>
          <w:rFonts w:ascii="Arial" w:hAnsi="Arial" w:cs="Arial"/>
        </w:rPr>
      </w:pPr>
      <w:r w:rsidRPr="00D76993">
        <w:rPr>
          <w:rFonts w:ascii="Arial" w:hAnsi="Arial" w:cs="Arial"/>
          <w:lang w:val="en-US"/>
        </w:rPr>
        <w:t>UC-32: Xem Bài Làm Lớp</w:t>
      </w:r>
    </w:p>
    <w:p w14:paraId="23A2A184" w14:textId="77777777" w:rsidR="00B86E84" w:rsidRPr="00D76993" w:rsidRDefault="00B86E84" w:rsidP="009200C5">
      <w:pPr>
        <w:pStyle w:val="ListParagraph"/>
        <w:numPr>
          <w:ilvl w:val="1"/>
          <w:numId w:val="7"/>
        </w:numPr>
        <w:rPr>
          <w:rFonts w:ascii="Arial" w:hAnsi="Arial" w:cs="Arial"/>
        </w:rPr>
      </w:pPr>
      <w:r w:rsidRPr="00D76993">
        <w:rPr>
          <w:rFonts w:ascii="Arial" w:hAnsi="Arial" w:cs="Arial"/>
          <w:lang w:val="en-US"/>
        </w:rPr>
        <w:t>UC-33: Xem Bảng Điểm Lớp</w:t>
      </w:r>
    </w:p>
    <w:p w14:paraId="311B137B" w14:textId="77777777" w:rsidR="00B86E84" w:rsidRPr="00D76993" w:rsidRDefault="00B86E84" w:rsidP="009200C5">
      <w:pPr>
        <w:pStyle w:val="ListParagraph"/>
        <w:numPr>
          <w:ilvl w:val="1"/>
          <w:numId w:val="7"/>
        </w:numPr>
        <w:rPr>
          <w:rFonts w:ascii="Arial" w:hAnsi="Arial" w:cs="Arial"/>
        </w:rPr>
      </w:pPr>
      <w:r w:rsidRPr="00D76993">
        <w:rPr>
          <w:rFonts w:ascii="Arial" w:hAnsi="Arial" w:cs="Arial"/>
          <w:lang w:val="en-US"/>
        </w:rPr>
        <w:t>UC-34: Xem Bảng Thống Kê</w:t>
      </w:r>
    </w:p>
    <w:p w14:paraId="76C716F1" w14:textId="77777777" w:rsidR="00B86E84" w:rsidRPr="00FD02D7" w:rsidRDefault="00B86E84" w:rsidP="00B86E84">
      <w:pPr>
        <w:rPr>
          <w:rFonts w:ascii="Times New Roman" w:hAnsi="Times New Roman"/>
          <w:sz w:val="24"/>
        </w:rPr>
      </w:pPr>
    </w:p>
    <w:p w14:paraId="4EC823C5" w14:textId="77777777" w:rsidR="00B86E84" w:rsidRPr="00FD02D7" w:rsidRDefault="00B86E84" w:rsidP="00B86E84">
      <w:pPr>
        <w:rPr>
          <w:rFonts w:ascii="Times New Roman" w:hAnsi="Times New Roman"/>
          <w:b/>
          <w:sz w:val="24"/>
        </w:rPr>
      </w:pPr>
      <w:r w:rsidRPr="00FD02D7">
        <w:rPr>
          <w:rFonts w:ascii="Times New Roman" w:hAnsi="Times New Roman"/>
          <w:b/>
          <w:sz w:val="24"/>
        </w:rPr>
        <w:t xml:space="preserve">Bản Mở Rộng: </w:t>
      </w:r>
    </w:p>
    <w:p w14:paraId="6F111EF2" w14:textId="77777777" w:rsidR="00B86E84" w:rsidRPr="00FD02D7" w:rsidRDefault="00B86E84" w:rsidP="00B86E84">
      <w:pPr>
        <w:rPr>
          <w:rFonts w:ascii="Times New Roman" w:hAnsi="Times New Roman"/>
          <w:sz w:val="24"/>
        </w:rPr>
      </w:pPr>
    </w:p>
    <w:p w14:paraId="7EDD16B5" w14:textId="77777777" w:rsidR="00B86E84" w:rsidRPr="00FD02D7" w:rsidRDefault="00B86E84" w:rsidP="00B86E84">
      <w:pPr>
        <w:rPr>
          <w:rFonts w:ascii="Times New Roman" w:hAnsi="Times New Roman"/>
          <w:sz w:val="24"/>
        </w:rPr>
      </w:pPr>
      <w:r w:rsidRPr="00FD02D7">
        <w:rPr>
          <w:rFonts w:ascii="Times New Roman" w:hAnsi="Times New Roman"/>
          <w:noProof/>
          <w:sz w:val="24"/>
        </w:rPr>
        <w:lastRenderedPageBreak/>
        <w:drawing>
          <wp:inline distT="0" distB="0" distL="0" distR="0" wp14:editId="2F490B8D">
            <wp:extent cx="5943600" cy="3761165"/>
            <wp:effectExtent l="19050" t="0" r="0" b="0"/>
            <wp:docPr id="12" name="Picture 4" descr="E:\My Documents\vpworkspace\PhanMemHocToanLop8_Extend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y Documents\vpworkspace\PhanMemHocToanLop8_Extended.jpg"/>
                    <pic:cNvPicPr>
                      <a:picLocks noChangeAspect="1" noChangeArrowheads="1"/>
                    </pic:cNvPicPr>
                  </pic:nvPicPr>
                  <pic:blipFill>
                    <a:blip r:embed="rId14" cstate="print"/>
                    <a:srcRect/>
                    <a:stretch>
                      <a:fillRect/>
                    </a:stretch>
                  </pic:blipFill>
                  <pic:spPr bwMode="auto">
                    <a:xfrm>
                      <a:off x="0" y="0"/>
                      <a:ext cx="5943600" cy="3761165"/>
                    </a:xfrm>
                    <a:prstGeom prst="rect">
                      <a:avLst/>
                    </a:prstGeom>
                    <a:noFill/>
                    <a:ln w="9525">
                      <a:noFill/>
                      <a:miter lim="800000"/>
                      <a:headEnd/>
                      <a:tailEnd/>
                    </a:ln>
                  </pic:spPr>
                </pic:pic>
              </a:graphicData>
            </a:graphic>
          </wp:inline>
        </w:drawing>
      </w:r>
    </w:p>
    <w:p w14:paraId="02BD1412" w14:textId="77777777" w:rsidR="00B86E84" w:rsidRPr="00FD02D7" w:rsidRDefault="00B86E84" w:rsidP="00B86E84">
      <w:pPr>
        <w:rPr>
          <w:rFonts w:ascii="Times New Roman" w:hAnsi="Times New Roman"/>
          <w:sz w:val="24"/>
        </w:rPr>
      </w:pPr>
    </w:p>
    <w:p w14:paraId="2AB7A2D3" w14:textId="77777777" w:rsidR="00B86E84" w:rsidRPr="00D76993" w:rsidRDefault="00B86E84" w:rsidP="009200C5">
      <w:pPr>
        <w:pStyle w:val="ListParagraph"/>
        <w:numPr>
          <w:ilvl w:val="0"/>
          <w:numId w:val="7"/>
        </w:numPr>
        <w:ind w:left="709"/>
        <w:rPr>
          <w:rFonts w:ascii="Arial" w:hAnsi="Arial" w:cs="Arial"/>
        </w:rPr>
      </w:pPr>
      <w:r w:rsidRPr="00D76993">
        <w:rPr>
          <w:rFonts w:ascii="Arial" w:hAnsi="Arial" w:cs="Arial"/>
          <w:lang w:val="en-US"/>
        </w:rPr>
        <w:t>Quản lý tài khoản Actors.</w:t>
      </w:r>
    </w:p>
    <w:p w14:paraId="61EE398A" w14:textId="77777777" w:rsidR="00B86E84" w:rsidRPr="00D76993" w:rsidRDefault="00B86E84" w:rsidP="009200C5">
      <w:pPr>
        <w:pStyle w:val="ListParagraph"/>
        <w:numPr>
          <w:ilvl w:val="1"/>
          <w:numId w:val="7"/>
        </w:numPr>
        <w:rPr>
          <w:rFonts w:ascii="Arial" w:hAnsi="Arial" w:cs="Arial"/>
        </w:rPr>
      </w:pPr>
      <w:r w:rsidRPr="00D76993">
        <w:rPr>
          <w:rFonts w:ascii="Arial" w:hAnsi="Arial" w:cs="Arial"/>
          <w:lang w:val="en-US"/>
        </w:rPr>
        <w:t>UC-00: Đăng Nhập</w:t>
      </w:r>
    </w:p>
    <w:p w14:paraId="0B225F84" w14:textId="77777777" w:rsidR="00B86E84" w:rsidRPr="00D76993" w:rsidRDefault="00B86E84" w:rsidP="009200C5">
      <w:pPr>
        <w:pStyle w:val="ListParagraph"/>
        <w:numPr>
          <w:ilvl w:val="1"/>
          <w:numId w:val="7"/>
        </w:numPr>
        <w:rPr>
          <w:rFonts w:ascii="Arial" w:hAnsi="Arial" w:cs="Arial"/>
        </w:rPr>
      </w:pPr>
      <w:r w:rsidRPr="00D76993">
        <w:rPr>
          <w:rFonts w:ascii="Arial" w:hAnsi="Arial" w:cs="Arial"/>
        </w:rPr>
        <w:t>UC-01: Quản Lý Tài Khoản</w:t>
      </w:r>
    </w:p>
    <w:p w14:paraId="40B71283" w14:textId="77777777" w:rsidR="00B86E84" w:rsidRPr="00D76993" w:rsidRDefault="00B86E84" w:rsidP="009200C5">
      <w:pPr>
        <w:pStyle w:val="ListParagraph"/>
        <w:numPr>
          <w:ilvl w:val="1"/>
          <w:numId w:val="7"/>
        </w:numPr>
        <w:rPr>
          <w:rFonts w:ascii="Arial" w:hAnsi="Arial" w:cs="Arial"/>
        </w:rPr>
      </w:pPr>
      <w:r w:rsidRPr="00D76993">
        <w:rPr>
          <w:rFonts w:ascii="Arial" w:hAnsi="Arial" w:cs="Arial"/>
        </w:rPr>
        <w:t>UC-02: Nhập Tài Khoản Từ Tập Tin</w:t>
      </w:r>
    </w:p>
    <w:p w14:paraId="4A4DF0F9" w14:textId="77777777" w:rsidR="00B86E84" w:rsidRPr="00D76993" w:rsidRDefault="00B86E84" w:rsidP="009200C5">
      <w:pPr>
        <w:pStyle w:val="ListParagraph"/>
        <w:numPr>
          <w:ilvl w:val="0"/>
          <w:numId w:val="7"/>
        </w:numPr>
        <w:ind w:left="709"/>
        <w:rPr>
          <w:rFonts w:ascii="Arial" w:hAnsi="Arial" w:cs="Arial"/>
        </w:rPr>
      </w:pPr>
      <w:r w:rsidRPr="00D76993">
        <w:rPr>
          <w:rFonts w:ascii="Arial" w:hAnsi="Arial" w:cs="Arial"/>
          <w:lang w:val="en-US"/>
        </w:rPr>
        <w:t>L</w:t>
      </w:r>
      <w:r w:rsidRPr="00D76993">
        <w:rPr>
          <w:rFonts w:ascii="Arial" w:hAnsi="Arial" w:cs="Arial"/>
        </w:rPr>
        <w:t>ý thuyết.</w:t>
      </w:r>
    </w:p>
    <w:p w14:paraId="2B2261F1" w14:textId="77777777" w:rsidR="00B86E84" w:rsidRPr="00D76993" w:rsidRDefault="00B86E84" w:rsidP="009200C5">
      <w:pPr>
        <w:pStyle w:val="ListParagraph"/>
        <w:numPr>
          <w:ilvl w:val="1"/>
          <w:numId w:val="7"/>
        </w:numPr>
        <w:rPr>
          <w:rFonts w:ascii="Arial" w:hAnsi="Arial" w:cs="Arial"/>
          <w:lang w:val="en-US"/>
        </w:rPr>
      </w:pPr>
      <w:r w:rsidRPr="00D76993">
        <w:rPr>
          <w:rFonts w:ascii="Arial" w:hAnsi="Arial" w:cs="Arial"/>
          <w:lang w:val="en-US"/>
        </w:rPr>
        <w:t>UC-10: Học Lý Thuyết</w:t>
      </w:r>
    </w:p>
    <w:p w14:paraId="61141A17" w14:textId="77777777" w:rsidR="00B86E84" w:rsidRPr="00D76993" w:rsidRDefault="00B86E84" w:rsidP="009200C5">
      <w:pPr>
        <w:pStyle w:val="ListParagraph"/>
        <w:numPr>
          <w:ilvl w:val="0"/>
          <w:numId w:val="7"/>
        </w:numPr>
        <w:ind w:left="709"/>
        <w:rPr>
          <w:rFonts w:ascii="Arial" w:hAnsi="Arial" w:cs="Arial"/>
        </w:rPr>
      </w:pPr>
      <w:r w:rsidRPr="00D76993">
        <w:rPr>
          <w:rFonts w:ascii="Arial" w:hAnsi="Arial" w:cs="Arial"/>
        </w:rPr>
        <w:t>Luyện tập .</w:t>
      </w:r>
    </w:p>
    <w:p w14:paraId="5B39BF64" w14:textId="77777777" w:rsidR="00B86E84" w:rsidRPr="00D76993" w:rsidRDefault="00B86E84" w:rsidP="009200C5">
      <w:pPr>
        <w:pStyle w:val="ListParagraph"/>
        <w:numPr>
          <w:ilvl w:val="1"/>
          <w:numId w:val="7"/>
        </w:numPr>
        <w:rPr>
          <w:rFonts w:ascii="Arial" w:hAnsi="Arial" w:cs="Arial"/>
        </w:rPr>
      </w:pPr>
      <w:r w:rsidRPr="00D76993">
        <w:rPr>
          <w:rFonts w:ascii="Arial" w:hAnsi="Arial" w:cs="Arial"/>
          <w:lang w:val="en-US"/>
        </w:rPr>
        <w:t>UC-20: Làm Bài Tập</w:t>
      </w:r>
    </w:p>
    <w:p w14:paraId="517053C4" w14:textId="77777777" w:rsidR="00B86E84" w:rsidRPr="00D76993" w:rsidRDefault="00B86E84" w:rsidP="009200C5">
      <w:pPr>
        <w:pStyle w:val="ListParagraph"/>
        <w:numPr>
          <w:ilvl w:val="1"/>
          <w:numId w:val="7"/>
        </w:numPr>
        <w:rPr>
          <w:rFonts w:ascii="Arial" w:hAnsi="Arial" w:cs="Arial"/>
        </w:rPr>
      </w:pPr>
      <w:r w:rsidRPr="00D76993">
        <w:rPr>
          <w:rFonts w:ascii="Arial" w:hAnsi="Arial" w:cs="Arial"/>
          <w:lang w:val="en-US"/>
        </w:rPr>
        <w:t>UC-21: Làm Trắc Nghiệm</w:t>
      </w:r>
    </w:p>
    <w:p w14:paraId="5D4A6A61" w14:textId="77777777" w:rsidR="00B86E84" w:rsidRPr="00D76993" w:rsidRDefault="00B86E84" w:rsidP="009200C5">
      <w:pPr>
        <w:pStyle w:val="ListParagraph"/>
        <w:numPr>
          <w:ilvl w:val="1"/>
          <w:numId w:val="7"/>
        </w:numPr>
        <w:rPr>
          <w:rFonts w:ascii="Arial" w:hAnsi="Arial" w:cs="Arial"/>
        </w:rPr>
      </w:pPr>
      <w:r w:rsidRPr="00D76993">
        <w:rPr>
          <w:rFonts w:ascii="Arial" w:hAnsi="Arial" w:cs="Arial"/>
          <w:lang w:val="en-US"/>
        </w:rPr>
        <w:t>UC-22: Làm Bài Kiểm</w:t>
      </w:r>
    </w:p>
    <w:p w14:paraId="0AE005D3" w14:textId="77777777" w:rsidR="00B86E84" w:rsidRPr="00D76993" w:rsidRDefault="00B86E84" w:rsidP="009200C5">
      <w:pPr>
        <w:pStyle w:val="ListParagraph"/>
        <w:numPr>
          <w:ilvl w:val="1"/>
          <w:numId w:val="7"/>
        </w:numPr>
        <w:rPr>
          <w:rFonts w:ascii="Arial" w:hAnsi="Arial" w:cs="Arial"/>
        </w:rPr>
      </w:pPr>
      <w:r w:rsidRPr="00D76993">
        <w:rPr>
          <w:rFonts w:ascii="Arial" w:hAnsi="Arial" w:cs="Arial"/>
          <w:lang w:val="en-US"/>
        </w:rPr>
        <w:t>UC-23: Soạn Bài Kiểm</w:t>
      </w:r>
    </w:p>
    <w:p w14:paraId="4F4C296C" w14:textId="77777777" w:rsidR="00B86E84" w:rsidRPr="00D76993" w:rsidRDefault="00B86E84" w:rsidP="009200C5">
      <w:pPr>
        <w:pStyle w:val="ListParagraph"/>
        <w:numPr>
          <w:ilvl w:val="1"/>
          <w:numId w:val="7"/>
        </w:numPr>
        <w:rPr>
          <w:rFonts w:ascii="Arial" w:hAnsi="Arial" w:cs="Arial"/>
        </w:rPr>
      </w:pPr>
      <w:r w:rsidRPr="00D76993">
        <w:rPr>
          <w:rFonts w:ascii="Arial" w:hAnsi="Arial" w:cs="Arial"/>
          <w:lang w:val="en-US"/>
        </w:rPr>
        <w:t>UC-24: Chấm Điểm</w:t>
      </w:r>
    </w:p>
    <w:p w14:paraId="37DDEFCC" w14:textId="77777777" w:rsidR="00B86E84" w:rsidRPr="00D76993" w:rsidRDefault="00B86E84" w:rsidP="009200C5">
      <w:pPr>
        <w:pStyle w:val="ListParagraph"/>
        <w:numPr>
          <w:ilvl w:val="0"/>
          <w:numId w:val="7"/>
        </w:numPr>
        <w:ind w:left="709"/>
        <w:rPr>
          <w:rFonts w:ascii="Arial" w:hAnsi="Arial" w:cs="Arial"/>
        </w:rPr>
      </w:pPr>
      <w:r w:rsidRPr="00D76993">
        <w:rPr>
          <w:rFonts w:ascii="Arial" w:hAnsi="Arial" w:cs="Arial"/>
        </w:rPr>
        <w:t>Xem kết quả học tập.</w:t>
      </w:r>
    </w:p>
    <w:p w14:paraId="58453D99" w14:textId="77777777" w:rsidR="00B86E84" w:rsidRPr="00D76993" w:rsidRDefault="00B86E84" w:rsidP="009200C5">
      <w:pPr>
        <w:pStyle w:val="ListParagraph"/>
        <w:numPr>
          <w:ilvl w:val="1"/>
          <w:numId w:val="7"/>
        </w:numPr>
        <w:rPr>
          <w:rFonts w:ascii="Arial" w:hAnsi="Arial" w:cs="Arial"/>
        </w:rPr>
      </w:pPr>
      <w:r w:rsidRPr="00D76993">
        <w:rPr>
          <w:rFonts w:ascii="Arial" w:hAnsi="Arial" w:cs="Arial"/>
          <w:lang w:val="en-US"/>
        </w:rPr>
        <w:t>UC-30: Xem Bài Làm</w:t>
      </w:r>
    </w:p>
    <w:p w14:paraId="73590446" w14:textId="77777777" w:rsidR="00B86E84" w:rsidRPr="00D76993" w:rsidRDefault="00B86E84" w:rsidP="009200C5">
      <w:pPr>
        <w:pStyle w:val="ListParagraph"/>
        <w:numPr>
          <w:ilvl w:val="1"/>
          <w:numId w:val="7"/>
        </w:numPr>
        <w:rPr>
          <w:rFonts w:ascii="Arial" w:hAnsi="Arial" w:cs="Arial"/>
        </w:rPr>
      </w:pPr>
      <w:r w:rsidRPr="00D76993">
        <w:rPr>
          <w:rFonts w:ascii="Arial" w:hAnsi="Arial" w:cs="Arial"/>
          <w:lang w:val="en-US"/>
        </w:rPr>
        <w:t>UC-31: Xem Bảng Điểm</w:t>
      </w:r>
    </w:p>
    <w:p w14:paraId="3905EEA3" w14:textId="77777777" w:rsidR="00B86E84" w:rsidRPr="00D76993" w:rsidRDefault="00B86E84" w:rsidP="009200C5">
      <w:pPr>
        <w:pStyle w:val="ListParagraph"/>
        <w:numPr>
          <w:ilvl w:val="1"/>
          <w:numId w:val="7"/>
        </w:numPr>
        <w:rPr>
          <w:rFonts w:ascii="Arial" w:hAnsi="Arial" w:cs="Arial"/>
        </w:rPr>
      </w:pPr>
      <w:r w:rsidRPr="00D76993">
        <w:rPr>
          <w:rFonts w:ascii="Arial" w:hAnsi="Arial" w:cs="Arial"/>
          <w:lang w:val="en-US"/>
        </w:rPr>
        <w:t>UC-32: Xem Bài Làm Lớp</w:t>
      </w:r>
    </w:p>
    <w:p w14:paraId="33A0AAC6" w14:textId="77777777" w:rsidR="00B86E84" w:rsidRPr="00D76993" w:rsidRDefault="00B86E84" w:rsidP="009200C5">
      <w:pPr>
        <w:pStyle w:val="ListParagraph"/>
        <w:numPr>
          <w:ilvl w:val="1"/>
          <w:numId w:val="7"/>
        </w:numPr>
        <w:rPr>
          <w:rFonts w:ascii="Arial" w:hAnsi="Arial" w:cs="Arial"/>
        </w:rPr>
      </w:pPr>
      <w:r w:rsidRPr="00D76993">
        <w:rPr>
          <w:rFonts w:ascii="Arial" w:hAnsi="Arial" w:cs="Arial"/>
          <w:lang w:val="en-US"/>
        </w:rPr>
        <w:t>UC-33: Xem Bảng Điểm Lớp</w:t>
      </w:r>
    </w:p>
    <w:p w14:paraId="35C43350" w14:textId="77777777" w:rsidR="00B86E84" w:rsidRPr="00D76993" w:rsidRDefault="00B86E84" w:rsidP="009200C5">
      <w:pPr>
        <w:pStyle w:val="ListParagraph"/>
        <w:numPr>
          <w:ilvl w:val="1"/>
          <w:numId w:val="7"/>
        </w:numPr>
        <w:rPr>
          <w:rFonts w:ascii="Arial" w:hAnsi="Arial" w:cs="Arial"/>
        </w:rPr>
      </w:pPr>
      <w:r w:rsidRPr="00D76993">
        <w:rPr>
          <w:rFonts w:ascii="Arial" w:hAnsi="Arial" w:cs="Arial"/>
          <w:lang w:val="en-US"/>
        </w:rPr>
        <w:t>UC-34: Xem Bảng Thống Kê</w:t>
      </w:r>
    </w:p>
    <w:p w14:paraId="42F1658B" w14:textId="77777777" w:rsidR="00B86E84" w:rsidRPr="00FD02D7" w:rsidRDefault="00B86E84" w:rsidP="00B86E84">
      <w:pPr>
        <w:spacing w:after="200" w:line="276" w:lineRule="auto"/>
        <w:rPr>
          <w:rFonts w:ascii="Times New Roman" w:eastAsiaTheme="minorHAnsi" w:hAnsi="Times New Roman"/>
          <w:sz w:val="24"/>
          <w:szCs w:val="22"/>
          <w:lang w:val="vi-VN"/>
        </w:rPr>
      </w:pPr>
      <w:r w:rsidRPr="00FD02D7">
        <w:rPr>
          <w:rFonts w:ascii="Times New Roman" w:hAnsi="Times New Roman"/>
          <w:sz w:val="24"/>
        </w:rPr>
        <w:br w:type="page"/>
      </w:r>
    </w:p>
    <w:p w14:paraId="41D16B66" w14:textId="77777777" w:rsidR="00B86E84" w:rsidRDefault="00B86E84" w:rsidP="00B86E84">
      <w:pPr>
        <w:pStyle w:val="Heading2"/>
        <w:rPr>
          <w:rFonts w:ascii="Arial" w:hAnsi="Arial" w:cs="Arial"/>
          <w:sz w:val="22"/>
          <w:szCs w:val="22"/>
        </w:rPr>
      </w:pPr>
      <w:bookmarkStart w:id="688" w:name="_Toc259437994"/>
      <w:bookmarkStart w:id="689" w:name="_Toc261981555"/>
      <w:r w:rsidRPr="002274E1">
        <w:rPr>
          <w:rFonts w:ascii="Arial" w:hAnsi="Arial" w:cs="Arial"/>
          <w:sz w:val="22"/>
          <w:szCs w:val="22"/>
        </w:rPr>
        <w:lastRenderedPageBreak/>
        <w:t>Đặc tả Use-Case</w:t>
      </w:r>
      <w:bookmarkEnd w:id="688"/>
      <w:bookmarkEnd w:id="689"/>
    </w:p>
    <w:p w14:paraId="1A120318" w14:textId="77777777" w:rsidR="00B86E84" w:rsidRPr="002F01E9" w:rsidRDefault="00B86E84" w:rsidP="00B86E84">
      <w:pPr>
        <w:pStyle w:val="Heading3"/>
        <w:rPr>
          <w:rFonts w:ascii="Arial" w:hAnsi="Arial" w:cs="Arial"/>
          <w:szCs w:val="22"/>
        </w:rPr>
      </w:pPr>
      <w:bookmarkStart w:id="690" w:name="_Toc261981556"/>
      <w:r w:rsidRPr="002F01E9">
        <w:rPr>
          <w:rFonts w:ascii="Arial" w:hAnsi="Arial" w:cs="Arial"/>
          <w:szCs w:val="22"/>
        </w:rPr>
        <w:t>UC-00 : Đăng Nhập</w:t>
      </w:r>
      <w:bookmarkEnd w:id="690"/>
    </w:p>
    <w:p w14:paraId="400D7DCB" w14:textId="77777777" w:rsidR="00B86E84" w:rsidRDefault="00B86E84" w:rsidP="00B86E84"/>
    <w:tbl>
      <w:tblPr>
        <w:tblStyle w:val="TableGrid"/>
        <w:tblW w:w="5000" w:type="pct"/>
        <w:tblLook w:val="04A0" w:firstRow="1" w:lastRow="0" w:firstColumn="1" w:lastColumn="0" w:noHBand="0" w:noVBand="1"/>
      </w:tblPr>
      <w:tblGrid>
        <w:gridCol w:w="2668"/>
        <w:gridCol w:w="7772"/>
      </w:tblGrid>
      <w:tr w:rsidR="00B86E84" w:rsidRPr="00071E3C" w14:paraId="38F8738F" w14:textId="77777777" w:rsidTr="00E21BFE">
        <w:tc>
          <w:tcPr>
            <w:tcW w:w="1278" w:type="pct"/>
          </w:tcPr>
          <w:p w14:paraId="609FB8EC" w14:textId="77777777" w:rsidR="00B86E84" w:rsidRPr="00071E3C" w:rsidRDefault="00B86E84" w:rsidP="00E21BFE">
            <w:pPr>
              <w:spacing w:line="276" w:lineRule="auto"/>
              <w:rPr>
                <w:rFonts w:ascii="Times New Roman" w:hAnsi="Times New Roman"/>
                <w:i/>
                <w:sz w:val="24"/>
              </w:rPr>
            </w:pPr>
            <w:r w:rsidRPr="00071E3C">
              <w:rPr>
                <w:rFonts w:ascii="Times New Roman" w:hAnsi="Times New Roman"/>
                <w:i/>
                <w:sz w:val="24"/>
              </w:rPr>
              <w:t>Mã số Use-Case</w:t>
            </w:r>
          </w:p>
        </w:tc>
        <w:tc>
          <w:tcPr>
            <w:tcW w:w="3722" w:type="pct"/>
          </w:tcPr>
          <w:p w14:paraId="6A863051" w14:textId="77777777" w:rsidR="00B86E84" w:rsidRPr="00071E3C" w:rsidRDefault="00B86E84" w:rsidP="00E21BFE">
            <w:pPr>
              <w:spacing w:line="276" w:lineRule="auto"/>
              <w:jc w:val="both"/>
              <w:rPr>
                <w:rFonts w:ascii="Times New Roman" w:hAnsi="Times New Roman"/>
                <w:b/>
                <w:sz w:val="24"/>
              </w:rPr>
            </w:pPr>
            <w:r w:rsidRPr="00071E3C">
              <w:rPr>
                <w:rFonts w:ascii="Times New Roman" w:hAnsi="Times New Roman"/>
                <w:b/>
                <w:sz w:val="24"/>
              </w:rPr>
              <w:t>UC-00</w:t>
            </w:r>
          </w:p>
        </w:tc>
      </w:tr>
      <w:tr w:rsidR="00B86E84" w:rsidRPr="00071E3C" w14:paraId="5C7ACEF6" w14:textId="77777777" w:rsidTr="00E21BFE">
        <w:tc>
          <w:tcPr>
            <w:tcW w:w="1278" w:type="pct"/>
          </w:tcPr>
          <w:p w14:paraId="2E761083" w14:textId="77777777" w:rsidR="00B86E84" w:rsidRPr="00071E3C" w:rsidRDefault="00B86E84" w:rsidP="00E21BFE">
            <w:pPr>
              <w:spacing w:line="276" w:lineRule="auto"/>
              <w:rPr>
                <w:rFonts w:ascii="Times New Roman" w:hAnsi="Times New Roman"/>
                <w:i/>
                <w:sz w:val="24"/>
              </w:rPr>
            </w:pPr>
            <w:r w:rsidRPr="00071E3C">
              <w:rPr>
                <w:rFonts w:ascii="Times New Roman" w:hAnsi="Times New Roman"/>
                <w:i/>
                <w:sz w:val="24"/>
              </w:rPr>
              <w:t>Tên Use-Case</w:t>
            </w:r>
          </w:p>
        </w:tc>
        <w:tc>
          <w:tcPr>
            <w:tcW w:w="3722" w:type="pct"/>
          </w:tcPr>
          <w:p w14:paraId="02644A16" w14:textId="77777777" w:rsidR="00B86E84" w:rsidRPr="00071E3C" w:rsidRDefault="00B86E84" w:rsidP="00E21BFE">
            <w:pPr>
              <w:spacing w:line="276" w:lineRule="auto"/>
              <w:jc w:val="both"/>
              <w:rPr>
                <w:rFonts w:ascii="Times New Roman" w:hAnsi="Times New Roman"/>
                <w:b/>
                <w:sz w:val="24"/>
              </w:rPr>
            </w:pPr>
            <w:r w:rsidRPr="00071E3C">
              <w:rPr>
                <w:rFonts w:ascii="Times New Roman" w:hAnsi="Times New Roman"/>
                <w:b/>
                <w:sz w:val="24"/>
              </w:rPr>
              <w:t>Đăng Nhập</w:t>
            </w:r>
          </w:p>
        </w:tc>
      </w:tr>
      <w:tr w:rsidR="00B86E84" w:rsidRPr="00071E3C" w14:paraId="6F72793B" w14:textId="77777777" w:rsidTr="00E21BFE">
        <w:tc>
          <w:tcPr>
            <w:tcW w:w="1278" w:type="pct"/>
          </w:tcPr>
          <w:p w14:paraId="6E628A35" w14:textId="77777777" w:rsidR="00B86E84" w:rsidRPr="00071E3C" w:rsidRDefault="00B86E84" w:rsidP="00E21BFE">
            <w:pPr>
              <w:spacing w:line="276" w:lineRule="auto"/>
              <w:rPr>
                <w:rFonts w:ascii="Times New Roman" w:hAnsi="Times New Roman"/>
                <w:i/>
                <w:sz w:val="24"/>
              </w:rPr>
            </w:pPr>
            <w:r w:rsidRPr="00071E3C">
              <w:rPr>
                <w:rFonts w:ascii="Times New Roman" w:hAnsi="Times New Roman"/>
                <w:i/>
                <w:sz w:val="24"/>
              </w:rPr>
              <w:t>Actors</w:t>
            </w:r>
          </w:p>
        </w:tc>
        <w:tc>
          <w:tcPr>
            <w:tcW w:w="3722" w:type="pct"/>
          </w:tcPr>
          <w:p w14:paraId="555D181A" w14:textId="77777777" w:rsidR="00B86E84" w:rsidRPr="00071E3C" w:rsidRDefault="00B86E84" w:rsidP="00E21BFE">
            <w:pPr>
              <w:spacing w:line="276" w:lineRule="auto"/>
              <w:jc w:val="both"/>
              <w:rPr>
                <w:rFonts w:ascii="Times New Roman" w:hAnsi="Times New Roman"/>
                <w:sz w:val="24"/>
              </w:rPr>
            </w:pPr>
            <w:r w:rsidRPr="00071E3C">
              <w:rPr>
                <w:rFonts w:ascii="Times New Roman" w:hAnsi="Times New Roman"/>
                <w:sz w:val="24"/>
              </w:rPr>
              <w:t>Người Dùng</w:t>
            </w:r>
          </w:p>
        </w:tc>
      </w:tr>
      <w:tr w:rsidR="00B86E84" w:rsidRPr="00071E3C" w14:paraId="0385BD4D" w14:textId="77777777" w:rsidTr="00E21BFE">
        <w:tc>
          <w:tcPr>
            <w:tcW w:w="1278" w:type="pct"/>
          </w:tcPr>
          <w:p w14:paraId="15A1B9D5" w14:textId="77777777" w:rsidR="00B86E84" w:rsidRPr="00071E3C" w:rsidRDefault="00B86E84" w:rsidP="00E21BFE">
            <w:pPr>
              <w:spacing w:line="276" w:lineRule="auto"/>
              <w:rPr>
                <w:rFonts w:ascii="Times New Roman" w:hAnsi="Times New Roman"/>
                <w:i/>
                <w:sz w:val="24"/>
              </w:rPr>
            </w:pPr>
            <w:r w:rsidRPr="00071E3C">
              <w:rPr>
                <w:rFonts w:ascii="Times New Roman" w:hAnsi="Times New Roman"/>
                <w:i/>
                <w:sz w:val="24"/>
              </w:rPr>
              <w:t>Mô tả</w:t>
            </w:r>
          </w:p>
        </w:tc>
        <w:tc>
          <w:tcPr>
            <w:tcW w:w="3722" w:type="pct"/>
          </w:tcPr>
          <w:p w14:paraId="7862DB58" w14:textId="77777777" w:rsidR="00B86E84" w:rsidRPr="00071E3C" w:rsidRDefault="00B86E84" w:rsidP="00E21BFE">
            <w:pPr>
              <w:spacing w:line="276" w:lineRule="auto"/>
              <w:jc w:val="both"/>
              <w:rPr>
                <w:rFonts w:ascii="Times New Roman" w:hAnsi="Times New Roman"/>
                <w:sz w:val="24"/>
              </w:rPr>
            </w:pPr>
            <w:r w:rsidRPr="00071E3C">
              <w:rPr>
                <w:rFonts w:ascii="Times New Roman" w:hAnsi="Times New Roman"/>
                <w:sz w:val="24"/>
                <w:szCs w:val="22"/>
              </w:rPr>
              <w:t>C</w:t>
            </w:r>
            <w:r w:rsidRPr="00071E3C">
              <w:rPr>
                <w:rFonts w:ascii="Times New Roman" w:hAnsi="Times New Roman"/>
                <w:sz w:val="24"/>
                <w:szCs w:val="22"/>
                <w:lang w:val="vi-VN"/>
              </w:rPr>
              <w:t xml:space="preserve">ho phép người dùng đăng nhập vào </w:t>
            </w:r>
            <w:r w:rsidRPr="00071E3C">
              <w:rPr>
                <w:rFonts w:ascii="Times New Roman" w:hAnsi="Times New Roman"/>
                <w:sz w:val="24"/>
                <w:szCs w:val="22"/>
              </w:rPr>
              <w:t>hệ thống</w:t>
            </w:r>
          </w:p>
        </w:tc>
      </w:tr>
      <w:tr w:rsidR="00B86E84" w:rsidRPr="00071E3C" w14:paraId="33F48264" w14:textId="77777777" w:rsidTr="00E21BFE">
        <w:tc>
          <w:tcPr>
            <w:tcW w:w="1278" w:type="pct"/>
          </w:tcPr>
          <w:p w14:paraId="3CBBEFE4" w14:textId="77777777" w:rsidR="00B86E84" w:rsidRPr="00071E3C" w:rsidRDefault="00B86E84" w:rsidP="00E21BFE">
            <w:pPr>
              <w:spacing w:line="276" w:lineRule="auto"/>
              <w:rPr>
                <w:rFonts w:ascii="Times New Roman" w:hAnsi="Times New Roman"/>
                <w:i/>
                <w:sz w:val="24"/>
              </w:rPr>
            </w:pPr>
            <w:r w:rsidRPr="00071E3C">
              <w:rPr>
                <w:rFonts w:ascii="Times New Roman" w:hAnsi="Times New Roman"/>
                <w:i/>
                <w:sz w:val="24"/>
              </w:rPr>
              <w:t>Sự kiện bắt đầu</w:t>
            </w:r>
          </w:p>
        </w:tc>
        <w:tc>
          <w:tcPr>
            <w:tcW w:w="3722" w:type="pct"/>
          </w:tcPr>
          <w:p w14:paraId="10EECB28" w14:textId="77777777" w:rsidR="00B86E84" w:rsidRPr="00071E3C" w:rsidRDefault="00B86E84" w:rsidP="00E21BFE">
            <w:pPr>
              <w:spacing w:line="276" w:lineRule="auto"/>
              <w:jc w:val="both"/>
              <w:rPr>
                <w:rFonts w:ascii="Times New Roman" w:hAnsi="Times New Roman"/>
                <w:sz w:val="24"/>
                <w:szCs w:val="22"/>
              </w:rPr>
            </w:pPr>
            <w:r w:rsidRPr="00071E3C">
              <w:rPr>
                <w:rFonts w:ascii="Times New Roman" w:hAnsi="Times New Roman"/>
                <w:sz w:val="24"/>
                <w:szCs w:val="22"/>
              </w:rPr>
              <w:t>Actors chọn</w:t>
            </w:r>
            <w:r w:rsidRPr="00071E3C">
              <w:rPr>
                <w:rFonts w:ascii="Times New Roman" w:hAnsi="Times New Roman"/>
                <w:sz w:val="24"/>
                <w:szCs w:val="22"/>
                <w:lang w:val="vi-VN"/>
              </w:rPr>
              <w:t xml:space="preserve"> Đăng</w:t>
            </w:r>
            <w:r w:rsidRPr="00071E3C">
              <w:rPr>
                <w:rFonts w:ascii="Times New Roman" w:hAnsi="Times New Roman"/>
                <w:sz w:val="24"/>
                <w:szCs w:val="22"/>
              </w:rPr>
              <w:t xml:space="preserve"> </w:t>
            </w:r>
            <w:r w:rsidRPr="00071E3C">
              <w:rPr>
                <w:rFonts w:ascii="Times New Roman" w:hAnsi="Times New Roman"/>
                <w:sz w:val="24"/>
                <w:szCs w:val="22"/>
                <w:lang w:val="vi-VN"/>
              </w:rPr>
              <w:t>Nhập trên menu chính của ứng dụng</w:t>
            </w:r>
          </w:p>
        </w:tc>
      </w:tr>
      <w:tr w:rsidR="00B86E84" w:rsidRPr="00071E3C" w14:paraId="0C0BAFAF" w14:textId="77777777" w:rsidTr="00E21BFE">
        <w:tc>
          <w:tcPr>
            <w:tcW w:w="1278" w:type="pct"/>
          </w:tcPr>
          <w:p w14:paraId="463B0D65" w14:textId="77777777" w:rsidR="00B86E84" w:rsidRPr="00071E3C" w:rsidRDefault="00B86E84" w:rsidP="00E21BFE">
            <w:pPr>
              <w:spacing w:line="276" w:lineRule="auto"/>
              <w:rPr>
                <w:rFonts w:ascii="Times New Roman" w:hAnsi="Times New Roman"/>
                <w:i/>
                <w:sz w:val="24"/>
              </w:rPr>
            </w:pPr>
            <w:r w:rsidRPr="00071E3C">
              <w:rPr>
                <w:rFonts w:ascii="Times New Roman" w:hAnsi="Times New Roman"/>
                <w:i/>
                <w:sz w:val="24"/>
              </w:rPr>
              <w:t>Điều kiện tiên quyết</w:t>
            </w:r>
          </w:p>
        </w:tc>
        <w:tc>
          <w:tcPr>
            <w:tcW w:w="3722" w:type="pct"/>
          </w:tcPr>
          <w:p w14:paraId="627DB814" w14:textId="77777777" w:rsidR="00B86E84" w:rsidRPr="00071E3C" w:rsidRDefault="00B86E84" w:rsidP="00E21BFE">
            <w:pPr>
              <w:spacing w:line="276" w:lineRule="auto"/>
              <w:jc w:val="both"/>
              <w:rPr>
                <w:rFonts w:ascii="Times New Roman" w:hAnsi="Times New Roman"/>
                <w:sz w:val="24"/>
              </w:rPr>
            </w:pPr>
          </w:p>
        </w:tc>
      </w:tr>
      <w:tr w:rsidR="00B86E84" w:rsidRPr="009C50BA" w14:paraId="6511C6BA" w14:textId="77777777" w:rsidTr="00E21BFE">
        <w:tc>
          <w:tcPr>
            <w:tcW w:w="1278" w:type="pct"/>
          </w:tcPr>
          <w:p w14:paraId="375F8CF0" w14:textId="77777777" w:rsidR="00B86E84" w:rsidRPr="00071E3C" w:rsidRDefault="00B86E84" w:rsidP="00E21BFE">
            <w:pPr>
              <w:spacing w:line="276" w:lineRule="auto"/>
              <w:rPr>
                <w:rFonts w:ascii="Times New Roman" w:hAnsi="Times New Roman"/>
                <w:i/>
                <w:sz w:val="24"/>
              </w:rPr>
            </w:pPr>
            <w:r w:rsidRPr="00071E3C">
              <w:rPr>
                <w:rFonts w:ascii="Times New Roman" w:hAnsi="Times New Roman"/>
                <w:i/>
                <w:sz w:val="24"/>
              </w:rPr>
              <w:t>Post-Conditions</w:t>
            </w:r>
          </w:p>
        </w:tc>
        <w:tc>
          <w:tcPr>
            <w:tcW w:w="3722" w:type="pct"/>
          </w:tcPr>
          <w:p w14:paraId="67AEAE26" w14:textId="77777777" w:rsidR="00B86E84" w:rsidRPr="00071E3C" w:rsidRDefault="00B86E84" w:rsidP="009200C5">
            <w:pPr>
              <w:pStyle w:val="ListParagraph"/>
              <w:numPr>
                <w:ilvl w:val="2"/>
                <w:numId w:val="7"/>
              </w:numPr>
              <w:ind w:left="252" w:hanging="252"/>
              <w:jc w:val="both"/>
              <w:rPr>
                <w:rFonts w:ascii="Times New Roman" w:hAnsi="Times New Roman" w:cs="Times New Roman"/>
                <w:sz w:val="24"/>
              </w:rPr>
            </w:pPr>
            <w:r w:rsidRPr="00071E3C">
              <w:rPr>
                <w:rFonts w:ascii="Times New Roman" w:hAnsi="Times New Roman" w:cs="Times New Roman"/>
                <w:sz w:val="24"/>
              </w:rPr>
              <w:t xml:space="preserve">Nếu use case thành công, actor lúc này đã đăng nhập thành công vào hệ thống. </w:t>
            </w:r>
          </w:p>
          <w:p w14:paraId="335BD547" w14:textId="77777777" w:rsidR="00B86E84" w:rsidRPr="00071E3C" w:rsidRDefault="00B86E84" w:rsidP="009200C5">
            <w:pPr>
              <w:pStyle w:val="ListParagraph"/>
              <w:numPr>
                <w:ilvl w:val="2"/>
                <w:numId w:val="7"/>
              </w:numPr>
              <w:spacing w:after="0"/>
              <w:ind w:left="252" w:hanging="252"/>
              <w:jc w:val="both"/>
              <w:rPr>
                <w:rFonts w:ascii="Times New Roman" w:hAnsi="Times New Roman" w:cs="Times New Roman"/>
                <w:sz w:val="24"/>
              </w:rPr>
            </w:pPr>
            <w:r w:rsidRPr="00071E3C">
              <w:rPr>
                <w:rFonts w:ascii="Times New Roman" w:hAnsi="Times New Roman" w:cs="Times New Roman"/>
                <w:sz w:val="24"/>
              </w:rPr>
              <w:t>Nếu không trạng thái hệ thống không thay đổi.</w:t>
            </w:r>
          </w:p>
        </w:tc>
      </w:tr>
      <w:tr w:rsidR="00B86E84" w:rsidRPr="009C50BA" w14:paraId="72C3F4CB" w14:textId="77777777" w:rsidTr="00E21BFE">
        <w:tc>
          <w:tcPr>
            <w:tcW w:w="1278" w:type="pct"/>
          </w:tcPr>
          <w:p w14:paraId="7601C7C6" w14:textId="77777777" w:rsidR="00B86E84" w:rsidRPr="00071E3C" w:rsidRDefault="00B86E84" w:rsidP="00E21BFE">
            <w:pPr>
              <w:spacing w:line="276" w:lineRule="auto"/>
              <w:rPr>
                <w:rFonts w:ascii="Times New Roman" w:hAnsi="Times New Roman"/>
                <w:i/>
                <w:sz w:val="24"/>
              </w:rPr>
            </w:pPr>
            <w:r w:rsidRPr="00071E3C">
              <w:rPr>
                <w:rFonts w:ascii="Times New Roman" w:hAnsi="Times New Roman"/>
                <w:i/>
                <w:sz w:val="24"/>
              </w:rPr>
              <w:t>Dòng sự kiện chính</w:t>
            </w:r>
          </w:p>
        </w:tc>
        <w:tc>
          <w:tcPr>
            <w:tcW w:w="3722" w:type="pct"/>
          </w:tcPr>
          <w:p w14:paraId="3D5A00F3" w14:textId="77777777" w:rsidR="00B86E84" w:rsidRPr="00071E3C" w:rsidRDefault="00B86E84" w:rsidP="009200C5">
            <w:pPr>
              <w:numPr>
                <w:ilvl w:val="0"/>
                <w:numId w:val="8"/>
              </w:numPr>
              <w:spacing w:before="240" w:line="276" w:lineRule="auto"/>
              <w:ind w:left="432"/>
              <w:jc w:val="both"/>
              <w:rPr>
                <w:rFonts w:ascii="Times New Roman" w:hAnsi="Times New Roman"/>
                <w:sz w:val="24"/>
                <w:szCs w:val="22"/>
                <w:lang w:val="vi-VN"/>
              </w:rPr>
            </w:pPr>
            <w:r w:rsidRPr="00071E3C">
              <w:rPr>
                <w:rFonts w:ascii="Times New Roman" w:hAnsi="Times New Roman"/>
                <w:sz w:val="24"/>
                <w:szCs w:val="22"/>
                <w:lang w:val="vi-VN"/>
              </w:rPr>
              <w:t>Hệ thống yêu cầu actor nhập tên</w:t>
            </w:r>
            <w:r w:rsidRPr="00071E3C">
              <w:rPr>
                <w:rFonts w:ascii="Times New Roman" w:hAnsi="Times New Roman"/>
                <w:sz w:val="24"/>
                <w:szCs w:val="22"/>
              </w:rPr>
              <w:t>,</w:t>
            </w:r>
            <w:r w:rsidRPr="00071E3C">
              <w:rPr>
                <w:rFonts w:ascii="Times New Roman" w:hAnsi="Times New Roman"/>
                <w:sz w:val="24"/>
                <w:szCs w:val="22"/>
                <w:lang w:val="vi-VN"/>
              </w:rPr>
              <w:t xml:space="preserve"> mật khẩu</w:t>
            </w:r>
            <w:r w:rsidRPr="00071E3C">
              <w:rPr>
                <w:rFonts w:ascii="Times New Roman" w:hAnsi="Times New Roman"/>
                <w:sz w:val="24"/>
                <w:szCs w:val="22"/>
              </w:rPr>
              <w:t xml:space="preserve"> và vai trò</w:t>
            </w:r>
            <w:r w:rsidRPr="00071E3C">
              <w:rPr>
                <w:rFonts w:ascii="Times New Roman" w:hAnsi="Times New Roman"/>
                <w:sz w:val="24"/>
                <w:szCs w:val="22"/>
                <w:lang w:val="vi-VN"/>
              </w:rPr>
              <w:t>.</w:t>
            </w:r>
          </w:p>
          <w:p w14:paraId="40E33415" w14:textId="77777777" w:rsidR="00B86E84" w:rsidRPr="00071E3C" w:rsidRDefault="00B86E84" w:rsidP="009200C5">
            <w:pPr>
              <w:numPr>
                <w:ilvl w:val="0"/>
                <w:numId w:val="8"/>
              </w:numPr>
              <w:spacing w:line="276" w:lineRule="auto"/>
              <w:ind w:left="432"/>
              <w:jc w:val="both"/>
              <w:rPr>
                <w:rFonts w:ascii="Times New Roman" w:hAnsi="Times New Roman"/>
                <w:sz w:val="24"/>
                <w:szCs w:val="22"/>
                <w:lang w:val="vi-VN"/>
              </w:rPr>
            </w:pPr>
            <w:r w:rsidRPr="00E543A9">
              <w:rPr>
                <w:rFonts w:ascii="Times New Roman" w:hAnsi="Times New Roman"/>
                <w:sz w:val="24"/>
                <w:szCs w:val="22"/>
                <w:lang w:val="vi-VN"/>
              </w:rPr>
              <w:t>Người dùng nhập tên, mật khẩu và vai trò.</w:t>
            </w:r>
          </w:p>
          <w:p w14:paraId="6751E03E" w14:textId="77777777" w:rsidR="00B86E84" w:rsidRPr="00071E3C" w:rsidRDefault="00B86E84" w:rsidP="009200C5">
            <w:pPr>
              <w:numPr>
                <w:ilvl w:val="0"/>
                <w:numId w:val="8"/>
              </w:numPr>
              <w:spacing w:line="276" w:lineRule="auto"/>
              <w:ind w:left="432"/>
              <w:jc w:val="both"/>
              <w:rPr>
                <w:rFonts w:ascii="Times New Roman" w:hAnsi="Times New Roman"/>
                <w:sz w:val="24"/>
                <w:szCs w:val="22"/>
                <w:lang w:val="vi-VN"/>
              </w:rPr>
            </w:pPr>
            <w:r w:rsidRPr="00071E3C">
              <w:rPr>
                <w:rFonts w:ascii="Times New Roman" w:hAnsi="Times New Roman"/>
                <w:sz w:val="24"/>
                <w:szCs w:val="22"/>
                <w:lang w:val="vi-VN"/>
              </w:rPr>
              <w:t xml:space="preserve">Hệ thống kiểm chứng tên và mật khẩu có </w:t>
            </w:r>
            <w:r w:rsidRPr="00E543A9">
              <w:rPr>
                <w:rFonts w:ascii="Times New Roman" w:hAnsi="Times New Roman"/>
                <w:sz w:val="24"/>
                <w:szCs w:val="22"/>
                <w:lang w:val="vi-VN"/>
              </w:rPr>
              <w:t>khớp hay không</w:t>
            </w:r>
            <w:r w:rsidRPr="00071E3C">
              <w:rPr>
                <w:rFonts w:ascii="Times New Roman" w:hAnsi="Times New Roman"/>
                <w:sz w:val="24"/>
                <w:szCs w:val="22"/>
                <w:lang w:val="vi-VN"/>
              </w:rPr>
              <w:t xml:space="preserve">. </w:t>
            </w:r>
          </w:p>
          <w:p w14:paraId="4B14A9D4" w14:textId="77777777" w:rsidR="00B86E84" w:rsidRPr="00E543A9" w:rsidRDefault="00B86E84" w:rsidP="009200C5">
            <w:pPr>
              <w:numPr>
                <w:ilvl w:val="0"/>
                <w:numId w:val="8"/>
              </w:numPr>
              <w:spacing w:line="276" w:lineRule="auto"/>
              <w:ind w:left="432"/>
              <w:jc w:val="both"/>
              <w:rPr>
                <w:rFonts w:ascii="Times New Roman" w:hAnsi="Times New Roman"/>
                <w:sz w:val="24"/>
                <w:lang w:val="vi-VN"/>
              </w:rPr>
            </w:pPr>
            <w:r w:rsidRPr="00E543A9">
              <w:rPr>
                <w:rFonts w:ascii="Times New Roman" w:hAnsi="Times New Roman"/>
                <w:sz w:val="24"/>
                <w:szCs w:val="22"/>
                <w:lang w:val="vi-VN"/>
              </w:rPr>
              <w:t>Hệ thống t</w:t>
            </w:r>
            <w:r w:rsidRPr="00071E3C">
              <w:rPr>
                <w:rFonts w:ascii="Times New Roman" w:hAnsi="Times New Roman"/>
                <w:sz w:val="24"/>
                <w:szCs w:val="22"/>
                <w:lang w:val="vi-VN"/>
              </w:rPr>
              <w:t xml:space="preserve">hông báo thành công. </w:t>
            </w:r>
          </w:p>
        </w:tc>
      </w:tr>
      <w:tr w:rsidR="00B86E84" w:rsidRPr="00071E3C" w14:paraId="34DC2BD1" w14:textId="77777777" w:rsidTr="00E21BFE">
        <w:tc>
          <w:tcPr>
            <w:tcW w:w="1278" w:type="pct"/>
          </w:tcPr>
          <w:p w14:paraId="6292F439" w14:textId="77777777" w:rsidR="00B86E84" w:rsidRPr="00071E3C" w:rsidRDefault="00B86E84" w:rsidP="00E21BFE">
            <w:pPr>
              <w:spacing w:line="276" w:lineRule="auto"/>
              <w:rPr>
                <w:rFonts w:ascii="Times New Roman" w:hAnsi="Times New Roman"/>
                <w:i/>
                <w:sz w:val="24"/>
              </w:rPr>
            </w:pPr>
            <w:r w:rsidRPr="00071E3C">
              <w:rPr>
                <w:rFonts w:ascii="Times New Roman" w:hAnsi="Times New Roman"/>
                <w:i/>
                <w:sz w:val="24"/>
              </w:rPr>
              <w:t>Dòng sự kiện phụ</w:t>
            </w:r>
          </w:p>
        </w:tc>
        <w:tc>
          <w:tcPr>
            <w:tcW w:w="3722" w:type="pct"/>
          </w:tcPr>
          <w:p w14:paraId="3AB01EE0" w14:textId="77777777" w:rsidR="00B86E84" w:rsidRPr="00071E3C" w:rsidRDefault="00B86E84" w:rsidP="009200C5">
            <w:pPr>
              <w:pStyle w:val="ListParagraph"/>
              <w:numPr>
                <w:ilvl w:val="0"/>
                <w:numId w:val="21"/>
              </w:numPr>
              <w:spacing w:before="120" w:after="120"/>
              <w:ind w:left="432"/>
              <w:jc w:val="both"/>
              <w:rPr>
                <w:rFonts w:ascii="Times New Roman" w:hAnsi="Times New Roman" w:cs="Times New Roman"/>
                <w:sz w:val="24"/>
              </w:rPr>
            </w:pPr>
            <w:r w:rsidRPr="00071E3C">
              <w:rPr>
                <w:rFonts w:ascii="Times New Roman" w:eastAsia="Arial" w:hAnsi="Times New Roman" w:cs="Times New Roman"/>
                <w:sz w:val="24"/>
              </w:rPr>
              <w:t xml:space="preserve">Tên/Mật khẩu </w:t>
            </w:r>
            <w:r w:rsidRPr="00071E3C">
              <w:rPr>
                <w:rFonts w:ascii="Times New Roman" w:eastAsia="Arial" w:hAnsi="Times New Roman" w:cs="Times New Roman"/>
                <w:sz w:val="24"/>
                <w:lang w:val="en-US"/>
              </w:rPr>
              <w:t>không hợp lệ :</w:t>
            </w:r>
          </w:p>
          <w:p w14:paraId="119D4DFF" w14:textId="77777777" w:rsidR="00B86E84" w:rsidRPr="00071E3C" w:rsidRDefault="00B86E84" w:rsidP="009200C5">
            <w:pPr>
              <w:pStyle w:val="ListParagraph"/>
              <w:numPr>
                <w:ilvl w:val="2"/>
                <w:numId w:val="7"/>
              </w:numPr>
              <w:spacing w:before="120" w:after="120"/>
              <w:ind w:left="792"/>
              <w:jc w:val="both"/>
              <w:rPr>
                <w:rFonts w:ascii="Times New Roman" w:hAnsi="Times New Roman" w:cs="Times New Roman"/>
                <w:sz w:val="24"/>
              </w:rPr>
            </w:pPr>
            <w:r w:rsidRPr="00071E3C">
              <w:rPr>
                <w:rFonts w:ascii="Times New Roman" w:eastAsia="Arial" w:hAnsi="Times New Roman" w:cs="Times New Roman"/>
                <w:sz w:val="24"/>
              </w:rPr>
              <w:t>Hệ thống hiện thống báo lỗi cho người dùng</w:t>
            </w:r>
          </w:p>
          <w:p w14:paraId="5AC5E236" w14:textId="77777777" w:rsidR="00B86E84" w:rsidRPr="00071E3C" w:rsidRDefault="00B86E84" w:rsidP="009200C5">
            <w:pPr>
              <w:pStyle w:val="ListParagraph"/>
              <w:numPr>
                <w:ilvl w:val="2"/>
                <w:numId w:val="7"/>
              </w:numPr>
              <w:spacing w:before="120" w:after="120"/>
              <w:ind w:left="792"/>
              <w:jc w:val="both"/>
              <w:rPr>
                <w:rFonts w:ascii="Times New Roman" w:hAnsi="Times New Roman" w:cs="Times New Roman"/>
                <w:sz w:val="24"/>
              </w:rPr>
            </w:pPr>
            <w:r w:rsidRPr="00071E3C">
              <w:rPr>
                <w:rFonts w:ascii="Times New Roman" w:eastAsia="Arial" w:hAnsi="Times New Roman" w:cs="Times New Roman"/>
                <w:sz w:val="24"/>
                <w:lang w:val="en-US"/>
              </w:rPr>
              <w:t>Quay lại bước 1.</w:t>
            </w:r>
          </w:p>
          <w:p w14:paraId="748422C2" w14:textId="77777777" w:rsidR="00B86E84" w:rsidRPr="00071E3C" w:rsidRDefault="00B86E84" w:rsidP="009200C5">
            <w:pPr>
              <w:pStyle w:val="ListParagraph"/>
              <w:numPr>
                <w:ilvl w:val="0"/>
                <w:numId w:val="21"/>
              </w:numPr>
              <w:spacing w:before="120" w:after="120"/>
              <w:ind w:left="432"/>
              <w:jc w:val="both"/>
              <w:rPr>
                <w:rFonts w:ascii="Times New Roman" w:hAnsi="Times New Roman" w:cs="Times New Roman"/>
                <w:sz w:val="24"/>
              </w:rPr>
            </w:pPr>
            <w:r w:rsidRPr="00071E3C">
              <w:rPr>
                <w:rFonts w:ascii="Times New Roman" w:hAnsi="Times New Roman" w:cs="Times New Roman"/>
                <w:sz w:val="24"/>
                <w:lang w:val="en-US"/>
              </w:rPr>
              <w:t>Tên/Mật khẩu sai :</w:t>
            </w:r>
          </w:p>
          <w:p w14:paraId="0C3650F5" w14:textId="77777777" w:rsidR="00B86E84" w:rsidRPr="00071E3C" w:rsidRDefault="00B86E84" w:rsidP="009200C5">
            <w:pPr>
              <w:pStyle w:val="ListParagraph"/>
              <w:numPr>
                <w:ilvl w:val="2"/>
                <w:numId w:val="7"/>
              </w:numPr>
              <w:spacing w:before="120" w:after="120"/>
              <w:ind w:left="792"/>
              <w:jc w:val="both"/>
              <w:rPr>
                <w:rFonts w:ascii="Times New Roman" w:hAnsi="Times New Roman" w:cs="Times New Roman"/>
                <w:sz w:val="24"/>
              </w:rPr>
            </w:pPr>
            <w:r w:rsidRPr="00071E3C">
              <w:rPr>
                <w:rFonts w:ascii="Times New Roman" w:eastAsia="Arial" w:hAnsi="Times New Roman" w:cs="Times New Roman"/>
                <w:sz w:val="24"/>
              </w:rPr>
              <w:t>Hệ thống hiện thống báo lỗi cho người dùng</w:t>
            </w:r>
          </w:p>
          <w:p w14:paraId="1ACC90D0" w14:textId="77777777" w:rsidR="00B86E84" w:rsidRPr="00071E3C" w:rsidRDefault="00B86E84" w:rsidP="009200C5">
            <w:pPr>
              <w:pStyle w:val="ListParagraph"/>
              <w:numPr>
                <w:ilvl w:val="2"/>
                <w:numId w:val="7"/>
              </w:numPr>
              <w:spacing w:before="120" w:after="120"/>
              <w:ind w:left="792"/>
              <w:jc w:val="both"/>
              <w:rPr>
                <w:rFonts w:ascii="Times New Roman" w:hAnsi="Times New Roman" w:cs="Times New Roman"/>
                <w:sz w:val="24"/>
              </w:rPr>
            </w:pPr>
            <w:r w:rsidRPr="00071E3C">
              <w:rPr>
                <w:rFonts w:ascii="Times New Roman" w:eastAsia="Arial" w:hAnsi="Times New Roman" w:cs="Times New Roman"/>
                <w:sz w:val="24"/>
                <w:lang w:val="en-US"/>
              </w:rPr>
              <w:t>Quay lại bước 1.</w:t>
            </w:r>
          </w:p>
        </w:tc>
      </w:tr>
      <w:tr w:rsidR="00B86E84" w:rsidRPr="00071E3C" w14:paraId="12A67E14" w14:textId="77777777" w:rsidTr="00E21BFE">
        <w:tc>
          <w:tcPr>
            <w:tcW w:w="1278" w:type="pct"/>
          </w:tcPr>
          <w:p w14:paraId="7D89C9DD" w14:textId="77777777" w:rsidR="00B86E84" w:rsidRPr="00071E3C" w:rsidRDefault="00B86E84" w:rsidP="00E21BFE">
            <w:pPr>
              <w:spacing w:line="276" w:lineRule="auto"/>
              <w:rPr>
                <w:rFonts w:ascii="Times New Roman" w:hAnsi="Times New Roman"/>
                <w:i/>
                <w:sz w:val="24"/>
              </w:rPr>
            </w:pPr>
            <w:r w:rsidRPr="00071E3C">
              <w:rPr>
                <w:rFonts w:ascii="Times New Roman" w:hAnsi="Times New Roman"/>
                <w:i/>
                <w:sz w:val="24"/>
              </w:rPr>
              <w:t>Yêu cầu đặc biệt</w:t>
            </w:r>
          </w:p>
        </w:tc>
        <w:tc>
          <w:tcPr>
            <w:tcW w:w="3722" w:type="pct"/>
          </w:tcPr>
          <w:p w14:paraId="2A12146E" w14:textId="77777777" w:rsidR="00B86E84" w:rsidRPr="00071E3C" w:rsidRDefault="00B86E84" w:rsidP="00E21BFE">
            <w:pPr>
              <w:spacing w:line="276" w:lineRule="auto"/>
              <w:jc w:val="both"/>
              <w:rPr>
                <w:rFonts w:ascii="Times New Roman" w:hAnsi="Times New Roman"/>
                <w:sz w:val="24"/>
              </w:rPr>
            </w:pPr>
          </w:p>
        </w:tc>
      </w:tr>
      <w:tr w:rsidR="00B86E84" w:rsidRPr="00071E3C" w14:paraId="77417994" w14:textId="77777777" w:rsidTr="00E21BFE">
        <w:tc>
          <w:tcPr>
            <w:tcW w:w="1278" w:type="pct"/>
          </w:tcPr>
          <w:p w14:paraId="183F8EFF" w14:textId="77777777" w:rsidR="00B86E84" w:rsidRPr="00071E3C" w:rsidRDefault="00B86E84" w:rsidP="00E21BFE">
            <w:pPr>
              <w:spacing w:line="276" w:lineRule="auto"/>
              <w:rPr>
                <w:rFonts w:ascii="Times New Roman" w:hAnsi="Times New Roman"/>
                <w:i/>
                <w:sz w:val="24"/>
              </w:rPr>
            </w:pPr>
            <w:r w:rsidRPr="00071E3C">
              <w:rPr>
                <w:rFonts w:ascii="Times New Roman" w:hAnsi="Times New Roman"/>
                <w:i/>
                <w:sz w:val="24"/>
              </w:rPr>
              <w:t>Điểm mở rộng</w:t>
            </w:r>
          </w:p>
        </w:tc>
        <w:tc>
          <w:tcPr>
            <w:tcW w:w="3722" w:type="pct"/>
          </w:tcPr>
          <w:p w14:paraId="595D9C49" w14:textId="77777777" w:rsidR="00B86E84" w:rsidRPr="00071E3C" w:rsidRDefault="00B86E84" w:rsidP="00E21BFE">
            <w:pPr>
              <w:spacing w:line="276" w:lineRule="auto"/>
              <w:jc w:val="both"/>
              <w:rPr>
                <w:rFonts w:ascii="Times New Roman" w:hAnsi="Times New Roman"/>
                <w:sz w:val="24"/>
              </w:rPr>
            </w:pPr>
          </w:p>
        </w:tc>
      </w:tr>
    </w:tbl>
    <w:p w14:paraId="25E21389" w14:textId="77777777" w:rsidR="00B86E84" w:rsidRPr="00F0389D" w:rsidRDefault="00B86E84" w:rsidP="00B86E84"/>
    <w:p w14:paraId="6D14307B" w14:textId="77777777" w:rsidR="00B86E84" w:rsidRPr="007076D0" w:rsidRDefault="00B86E84" w:rsidP="009200C5">
      <w:pPr>
        <w:pStyle w:val="ListParagraph"/>
        <w:keepNext/>
        <w:keepLines/>
        <w:numPr>
          <w:ilvl w:val="0"/>
          <w:numId w:val="9"/>
        </w:numPr>
        <w:spacing w:before="200" w:after="0" w:line="240" w:lineRule="auto"/>
        <w:contextualSpacing w:val="0"/>
        <w:outlineLvl w:val="2"/>
        <w:rPr>
          <w:rFonts w:ascii="Arial" w:eastAsiaTheme="majorEastAsia" w:hAnsi="Arial" w:cs="Arial"/>
          <w:b/>
          <w:bCs/>
          <w:vanish/>
          <w:szCs w:val="20"/>
          <w:lang w:val="en-US"/>
        </w:rPr>
      </w:pPr>
      <w:bookmarkStart w:id="691" w:name="_Toc259174025"/>
      <w:bookmarkStart w:id="692" w:name="_Toc259175353"/>
      <w:bookmarkStart w:id="693" w:name="_Toc259284721"/>
      <w:bookmarkStart w:id="694" w:name="_Toc259437995"/>
      <w:bookmarkStart w:id="695" w:name="_Toc259526806"/>
      <w:bookmarkStart w:id="696" w:name="_Toc259526972"/>
      <w:bookmarkStart w:id="697" w:name="_Toc259527233"/>
      <w:bookmarkStart w:id="698" w:name="_Toc259539943"/>
      <w:bookmarkStart w:id="699" w:name="_Toc261981557"/>
      <w:bookmarkEnd w:id="691"/>
      <w:bookmarkEnd w:id="692"/>
      <w:bookmarkEnd w:id="693"/>
      <w:bookmarkEnd w:id="694"/>
      <w:bookmarkEnd w:id="695"/>
      <w:bookmarkEnd w:id="696"/>
      <w:bookmarkEnd w:id="697"/>
      <w:bookmarkEnd w:id="698"/>
      <w:bookmarkEnd w:id="699"/>
    </w:p>
    <w:p w14:paraId="3A94C3FD" w14:textId="77777777" w:rsidR="00B86E84" w:rsidRPr="007076D0" w:rsidRDefault="00B86E84" w:rsidP="009200C5">
      <w:pPr>
        <w:pStyle w:val="ListParagraph"/>
        <w:keepNext/>
        <w:keepLines/>
        <w:numPr>
          <w:ilvl w:val="0"/>
          <w:numId w:val="9"/>
        </w:numPr>
        <w:spacing w:before="200" w:after="0" w:line="240" w:lineRule="auto"/>
        <w:contextualSpacing w:val="0"/>
        <w:outlineLvl w:val="2"/>
        <w:rPr>
          <w:rFonts w:ascii="Arial" w:eastAsiaTheme="majorEastAsia" w:hAnsi="Arial" w:cs="Arial"/>
          <w:b/>
          <w:bCs/>
          <w:vanish/>
          <w:szCs w:val="20"/>
          <w:lang w:val="en-US"/>
        </w:rPr>
      </w:pPr>
      <w:bookmarkStart w:id="700" w:name="_Toc259174026"/>
      <w:bookmarkStart w:id="701" w:name="_Toc259175354"/>
      <w:bookmarkStart w:id="702" w:name="_Toc259284722"/>
      <w:bookmarkStart w:id="703" w:name="_Toc259437996"/>
      <w:bookmarkStart w:id="704" w:name="_Toc259526807"/>
      <w:bookmarkStart w:id="705" w:name="_Toc259526973"/>
      <w:bookmarkStart w:id="706" w:name="_Toc259527234"/>
      <w:bookmarkStart w:id="707" w:name="_Toc259539944"/>
      <w:bookmarkStart w:id="708" w:name="_Toc261981558"/>
      <w:bookmarkEnd w:id="700"/>
      <w:bookmarkEnd w:id="701"/>
      <w:bookmarkEnd w:id="702"/>
      <w:bookmarkEnd w:id="703"/>
      <w:bookmarkEnd w:id="704"/>
      <w:bookmarkEnd w:id="705"/>
      <w:bookmarkEnd w:id="706"/>
      <w:bookmarkEnd w:id="707"/>
      <w:bookmarkEnd w:id="708"/>
    </w:p>
    <w:p w14:paraId="782F8A90" w14:textId="77777777" w:rsidR="00B86E84" w:rsidRPr="007076D0" w:rsidRDefault="00B86E84" w:rsidP="009200C5">
      <w:pPr>
        <w:pStyle w:val="ListParagraph"/>
        <w:keepNext/>
        <w:keepLines/>
        <w:numPr>
          <w:ilvl w:val="0"/>
          <w:numId w:val="9"/>
        </w:numPr>
        <w:spacing w:before="200" w:after="0" w:line="240" w:lineRule="auto"/>
        <w:contextualSpacing w:val="0"/>
        <w:outlineLvl w:val="2"/>
        <w:rPr>
          <w:rFonts w:ascii="Arial" w:eastAsiaTheme="majorEastAsia" w:hAnsi="Arial" w:cs="Arial"/>
          <w:b/>
          <w:bCs/>
          <w:vanish/>
          <w:szCs w:val="20"/>
          <w:lang w:val="en-US"/>
        </w:rPr>
      </w:pPr>
      <w:bookmarkStart w:id="709" w:name="_Toc259174027"/>
      <w:bookmarkStart w:id="710" w:name="_Toc259175355"/>
      <w:bookmarkStart w:id="711" w:name="_Toc259284723"/>
      <w:bookmarkStart w:id="712" w:name="_Toc259437997"/>
      <w:bookmarkStart w:id="713" w:name="_Toc259526808"/>
      <w:bookmarkStart w:id="714" w:name="_Toc259526974"/>
      <w:bookmarkStart w:id="715" w:name="_Toc259527235"/>
      <w:bookmarkStart w:id="716" w:name="_Toc259539945"/>
      <w:bookmarkStart w:id="717" w:name="_Toc261981559"/>
      <w:bookmarkEnd w:id="709"/>
      <w:bookmarkEnd w:id="710"/>
      <w:bookmarkEnd w:id="711"/>
      <w:bookmarkEnd w:id="712"/>
      <w:bookmarkEnd w:id="713"/>
      <w:bookmarkEnd w:id="714"/>
      <w:bookmarkEnd w:id="715"/>
      <w:bookmarkEnd w:id="716"/>
      <w:bookmarkEnd w:id="717"/>
    </w:p>
    <w:p w14:paraId="52E3A55B" w14:textId="77777777" w:rsidR="00B86E84" w:rsidRPr="007076D0" w:rsidRDefault="00B86E84" w:rsidP="009200C5">
      <w:pPr>
        <w:pStyle w:val="ListParagraph"/>
        <w:keepNext/>
        <w:keepLines/>
        <w:numPr>
          <w:ilvl w:val="0"/>
          <w:numId w:val="9"/>
        </w:numPr>
        <w:spacing w:before="200" w:after="0" w:line="240" w:lineRule="auto"/>
        <w:contextualSpacing w:val="0"/>
        <w:outlineLvl w:val="2"/>
        <w:rPr>
          <w:rFonts w:ascii="Arial" w:eastAsiaTheme="majorEastAsia" w:hAnsi="Arial" w:cs="Arial"/>
          <w:b/>
          <w:bCs/>
          <w:vanish/>
          <w:szCs w:val="20"/>
          <w:lang w:val="en-US"/>
        </w:rPr>
      </w:pPr>
      <w:bookmarkStart w:id="718" w:name="_Toc259174028"/>
      <w:bookmarkStart w:id="719" w:name="_Toc259175356"/>
      <w:bookmarkStart w:id="720" w:name="_Toc259284724"/>
      <w:bookmarkStart w:id="721" w:name="_Toc259437998"/>
      <w:bookmarkStart w:id="722" w:name="_Toc259526809"/>
      <w:bookmarkStart w:id="723" w:name="_Toc259526975"/>
      <w:bookmarkStart w:id="724" w:name="_Toc259527236"/>
      <w:bookmarkStart w:id="725" w:name="_Toc259539946"/>
      <w:bookmarkStart w:id="726" w:name="_Toc261981560"/>
      <w:bookmarkEnd w:id="718"/>
      <w:bookmarkEnd w:id="719"/>
      <w:bookmarkEnd w:id="720"/>
      <w:bookmarkEnd w:id="721"/>
      <w:bookmarkEnd w:id="722"/>
      <w:bookmarkEnd w:id="723"/>
      <w:bookmarkEnd w:id="724"/>
      <w:bookmarkEnd w:id="725"/>
      <w:bookmarkEnd w:id="726"/>
    </w:p>
    <w:p w14:paraId="024B753F" w14:textId="77777777" w:rsidR="00B86E84" w:rsidRPr="007076D0" w:rsidRDefault="00B86E84" w:rsidP="009200C5">
      <w:pPr>
        <w:pStyle w:val="ListParagraph"/>
        <w:keepNext/>
        <w:keepLines/>
        <w:numPr>
          <w:ilvl w:val="0"/>
          <w:numId w:val="9"/>
        </w:numPr>
        <w:spacing w:before="200" w:after="0" w:line="240" w:lineRule="auto"/>
        <w:contextualSpacing w:val="0"/>
        <w:outlineLvl w:val="2"/>
        <w:rPr>
          <w:rFonts w:ascii="Arial" w:eastAsiaTheme="majorEastAsia" w:hAnsi="Arial" w:cs="Arial"/>
          <w:b/>
          <w:bCs/>
          <w:vanish/>
          <w:szCs w:val="20"/>
          <w:lang w:val="en-US"/>
        </w:rPr>
      </w:pPr>
      <w:bookmarkStart w:id="727" w:name="_Toc259174029"/>
      <w:bookmarkStart w:id="728" w:name="_Toc259175357"/>
      <w:bookmarkStart w:id="729" w:name="_Toc259284725"/>
      <w:bookmarkStart w:id="730" w:name="_Toc259437999"/>
      <w:bookmarkStart w:id="731" w:name="_Toc259526810"/>
      <w:bookmarkStart w:id="732" w:name="_Toc259526976"/>
      <w:bookmarkStart w:id="733" w:name="_Toc259527237"/>
      <w:bookmarkStart w:id="734" w:name="_Toc259539947"/>
      <w:bookmarkStart w:id="735" w:name="_Toc261981561"/>
      <w:bookmarkEnd w:id="727"/>
      <w:bookmarkEnd w:id="728"/>
      <w:bookmarkEnd w:id="729"/>
      <w:bookmarkEnd w:id="730"/>
      <w:bookmarkEnd w:id="731"/>
      <w:bookmarkEnd w:id="732"/>
      <w:bookmarkEnd w:id="733"/>
      <w:bookmarkEnd w:id="734"/>
      <w:bookmarkEnd w:id="735"/>
    </w:p>
    <w:p w14:paraId="23DD958E" w14:textId="77777777" w:rsidR="00B86E84" w:rsidRPr="007076D0" w:rsidRDefault="00B86E84" w:rsidP="009200C5">
      <w:pPr>
        <w:pStyle w:val="ListParagraph"/>
        <w:keepNext/>
        <w:keepLines/>
        <w:numPr>
          <w:ilvl w:val="0"/>
          <w:numId w:val="9"/>
        </w:numPr>
        <w:spacing w:before="200" w:after="0" w:line="240" w:lineRule="auto"/>
        <w:contextualSpacing w:val="0"/>
        <w:outlineLvl w:val="2"/>
        <w:rPr>
          <w:rFonts w:ascii="Arial" w:eastAsiaTheme="majorEastAsia" w:hAnsi="Arial" w:cs="Arial"/>
          <w:b/>
          <w:bCs/>
          <w:vanish/>
          <w:szCs w:val="20"/>
          <w:lang w:val="en-US"/>
        </w:rPr>
      </w:pPr>
      <w:bookmarkStart w:id="736" w:name="_Toc259174030"/>
      <w:bookmarkStart w:id="737" w:name="_Toc259175358"/>
      <w:bookmarkStart w:id="738" w:name="_Toc259284726"/>
      <w:bookmarkStart w:id="739" w:name="_Toc259438000"/>
      <w:bookmarkStart w:id="740" w:name="_Toc259526811"/>
      <w:bookmarkStart w:id="741" w:name="_Toc259526977"/>
      <w:bookmarkStart w:id="742" w:name="_Toc259527238"/>
      <w:bookmarkStart w:id="743" w:name="_Toc259539948"/>
      <w:bookmarkStart w:id="744" w:name="_Toc261981562"/>
      <w:bookmarkEnd w:id="736"/>
      <w:bookmarkEnd w:id="737"/>
      <w:bookmarkEnd w:id="738"/>
      <w:bookmarkEnd w:id="739"/>
      <w:bookmarkEnd w:id="740"/>
      <w:bookmarkEnd w:id="741"/>
      <w:bookmarkEnd w:id="742"/>
      <w:bookmarkEnd w:id="743"/>
      <w:bookmarkEnd w:id="744"/>
    </w:p>
    <w:p w14:paraId="06BF2DC0" w14:textId="77777777" w:rsidR="00B86E84" w:rsidRPr="007076D0" w:rsidRDefault="00B86E84" w:rsidP="009200C5">
      <w:pPr>
        <w:pStyle w:val="ListParagraph"/>
        <w:keepNext/>
        <w:keepLines/>
        <w:numPr>
          <w:ilvl w:val="0"/>
          <w:numId w:val="9"/>
        </w:numPr>
        <w:spacing w:before="200" w:after="0" w:line="240" w:lineRule="auto"/>
        <w:contextualSpacing w:val="0"/>
        <w:outlineLvl w:val="2"/>
        <w:rPr>
          <w:rFonts w:ascii="Arial" w:eastAsiaTheme="majorEastAsia" w:hAnsi="Arial" w:cs="Arial"/>
          <w:b/>
          <w:bCs/>
          <w:vanish/>
          <w:szCs w:val="20"/>
          <w:lang w:val="en-US"/>
        </w:rPr>
      </w:pPr>
      <w:bookmarkStart w:id="745" w:name="_Toc259174031"/>
      <w:bookmarkStart w:id="746" w:name="_Toc259175359"/>
      <w:bookmarkStart w:id="747" w:name="_Toc259284727"/>
      <w:bookmarkStart w:id="748" w:name="_Toc259438001"/>
      <w:bookmarkStart w:id="749" w:name="_Toc259526812"/>
      <w:bookmarkStart w:id="750" w:name="_Toc259526978"/>
      <w:bookmarkStart w:id="751" w:name="_Toc259527239"/>
      <w:bookmarkStart w:id="752" w:name="_Toc259539949"/>
      <w:bookmarkStart w:id="753" w:name="_Toc261981563"/>
      <w:bookmarkEnd w:id="745"/>
      <w:bookmarkEnd w:id="746"/>
      <w:bookmarkEnd w:id="747"/>
      <w:bookmarkEnd w:id="748"/>
      <w:bookmarkEnd w:id="749"/>
      <w:bookmarkEnd w:id="750"/>
      <w:bookmarkEnd w:id="751"/>
      <w:bookmarkEnd w:id="752"/>
      <w:bookmarkEnd w:id="753"/>
    </w:p>
    <w:p w14:paraId="6F4ADBF7" w14:textId="77777777" w:rsidR="00B86E84" w:rsidRPr="007076D0" w:rsidRDefault="00B86E84" w:rsidP="009200C5">
      <w:pPr>
        <w:pStyle w:val="ListParagraph"/>
        <w:keepNext/>
        <w:keepLines/>
        <w:numPr>
          <w:ilvl w:val="0"/>
          <w:numId w:val="9"/>
        </w:numPr>
        <w:spacing w:before="200" w:after="0" w:line="240" w:lineRule="auto"/>
        <w:contextualSpacing w:val="0"/>
        <w:outlineLvl w:val="2"/>
        <w:rPr>
          <w:rFonts w:ascii="Arial" w:eastAsiaTheme="majorEastAsia" w:hAnsi="Arial" w:cs="Arial"/>
          <w:b/>
          <w:bCs/>
          <w:vanish/>
          <w:szCs w:val="20"/>
          <w:lang w:val="en-US"/>
        </w:rPr>
      </w:pPr>
      <w:bookmarkStart w:id="754" w:name="_Toc259174032"/>
      <w:bookmarkStart w:id="755" w:name="_Toc259175360"/>
      <w:bookmarkStart w:id="756" w:name="_Toc259284728"/>
      <w:bookmarkStart w:id="757" w:name="_Toc259438002"/>
      <w:bookmarkStart w:id="758" w:name="_Toc259526813"/>
      <w:bookmarkStart w:id="759" w:name="_Toc259526979"/>
      <w:bookmarkStart w:id="760" w:name="_Toc259527240"/>
      <w:bookmarkStart w:id="761" w:name="_Toc259539950"/>
      <w:bookmarkStart w:id="762" w:name="_Toc261981564"/>
      <w:bookmarkEnd w:id="754"/>
      <w:bookmarkEnd w:id="755"/>
      <w:bookmarkEnd w:id="756"/>
      <w:bookmarkEnd w:id="757"/>
      <w:bookmarkEnd w:id="758"/>
      <w:bookmarkEnd w:id="759"/>
      <w:bookmarkEnd w:id="760"/>
      <w:bookmarkEnd w:id="761"/>
      <w:bookmarkEnd w:id="762"/>
    </w:p>
    <w:p w14:paraId="25E57BEF" w14:textId="77777777" w:rsidR="00B86E84" w:rsidRPr="007076D0" w:rsidRDefault="00B86E84" w:rsidP="009200C5">
      <w:pPr>
        <w:pStyle w:val="ListParagraph"/>
        <w:keepNext/>
        <w:keepLines/>
        <w:numPr>
          <w:ilvl w:val="1"/>
          <w:numId w:val="9"/>
        </w:numPr>
        <w:spacing w:before="200" w:after="0" w:line="240" w:lineRule="auto"/>
        <w:contextualSpacing w:val="0"/>
        <w:outlineLvl w:val="2"/>
        <w:rPr>
          <w:rFonts w:ascii="Arial" w:eastAsiaTheme="majorEastAsia" w:hAnsi="Arial" w:cs="Arial"/>
          <w:b/>
          <w:bCs/>
          <w:vanish/>
          <w:szCs w:val="20"/>
          <w:lang w:val="en-US"/>
        </w:rPr>
      </w:pPr>
      <w:bookmarkStart w:id="763" w:name="_Toc259174033"/>
      <w:bookmarkStart w:id="764" w:name="_Toc259175361"/>
      <w:bookmarkStart w:id="765" w:name="_Toc259284729"/>
      <w:bookmarkStart w:id="766" w:name="_Toc259438003"/>
      <w:bookmarkStart w:id="767" w:name="_Toc259526814"/>
      <w:bookmarkStart w:id="768" w:name="_Toc259526980"/>
      <w:bookmarkStart w:id="769" w:name="_Toc259527241"/>
      <w:bookmarkStart w:id="770" w:name="_Toc259539951"/>
      <w:bookmarkStart w:id="771" w:name="_Toc261981565"/>
      <w:bookmarkEnd w:id="763"/>
      <w:bookmarkEnd w:id="764"/>
      <w:bookmarkEnd w:id="765"/>
      <w:bookmarkEnd w:id="766"/>
      <w:bookmarkEnd w:id="767"/>
      <w:bookmarkEnd w:id="768"/>
      <w:bookmarkEnd w:id="769"/>
      <w:bookmarkEnd w:id="770"/>
      <w:bookmarkEnd w:id="771"/>
    </w:p>
    <w:p w14:paraId="6FD03432" w14:textId="77777777" w:rsidR="00B86E84" w:rsidRPr="007076D0" w:rsidRDefault="00B86E84" w:rsidP="009200C5">
      <w:pPr>
        <w:pStyle w:val="ListParagraph"/>
        <w:keepNext/>
        <w:keepLines/>
        <w:numPr>
          <w:ilvl w:val="1"/>
          <w:numId w:val="9"/>
        </w:numPr>
        <w:spacing w:before="200" w:after="0" w:line="240" w:lineRule="auto"/>
        <w:contextualSpacing w:val="0"/>
        <w:outlineLvl w:val="2"/>
        <w:rPr>
          <w:rFonts w:ascii="Arial" w:eastAsiaTheme="majorEastAsia" w:hAnsi="Arial" w:cs="Arial"/>
          <w:b/>
          <w:bCs/>
          <w:vanish/>
          <w:szCs w:val="20"/>
          <w:lang w:val="en-US"/>
        </w:rPr>
      </w:pPr>
      <w:bookmarkStart w:id="772" w:name="_Toc259174034"/>
      <w:bookmarkStart w:id="773" w:name="_Toc259175362"/>
      <w:bookmarkStart w:id="774" w:name="_Toc259284730"/>
      <w:bookmarkStart w:id="775" w:name="_Toc259438004"/>
      <w:bookmarkStart w:id="776" w:name="_Toc259526815"/>
      <w:bookmarkStart w:id="777" w:name="_Toc259526981"/>
      <w:bookmarkStart w:id="778" w:name="_Toc259527242"/>
      <w:bookmarkStart w:id="779" w:name="_Toc259539952"/>
      <w:bookmarkStart w:id="780" w:name="_Toc261981566"/>
      <w:bookmarkEnd w:id="772"/>
      <w:bookmarkEnd w:id="773"/>
      <w:bookmarkEnd w:id="774"/>
      <w:bookmarkEnd w:id="775"/>
      <w:bookmarkEnd w:id="776"/>
      <w:bookmarkEnd w:id="777"/>
      <w:bookmarkEnd w:id="778"/>
      <w:bookmarkEnd w:id="779"/>
      <w:bookmarkEnd w:id="780"/>
    </w:p>
    <w:p w14:paraId="216F6118" w14:textId="77777777" w:rsidR="00B86E84" w:rsidRPr="007076D0" w:rsidRDefault="00B86E84" w:rsidP="009200C5">
      <w:pPr>
        <w:pStyle w:val="ListParagraph"/>
        <w:keepNext/>
        <w:keepLines/>
        <w:numPr>
          <w:ilvl w:val="1"/>
          <w:numId w:val="9"/>
        </w:numPr>
        <w:spacing w:before="200" w:after="0" w:line="240" w:lineRule="auto"/>
        <w:contextualSpacing w:val="0"/>
        <w:outlineLvl w:val="2"/>
        <w:rPr>
          <w:rFonts w:ascii="Arial" w:eastAsiaTheme="majorEastAsia" w:hAnsi="Arial" w:cs="Arial"/>
          <w:b/>
          <w:bCs/>
          <w:vanish/>
          <w:szCs w:val="20"/>
          <w:lang w:val="en-US"/>
        </w:rPr>
      </w:pPr>
      <w:bookmarkStart w:id="781" w:name="_Toc259174035"/>
      <w:bookmarkStart w:id="782" w:name="_Toc259175363"/>
      <w:bookmarkStart w:id="783" w:name="_Toc259284731"/>
      <w:bookmarkStart w:id="784" w:name="_Toc259438005"/>
      <w:bookmarkStart w:id="785" w:name="_Toc259526816"/>
      <w:bookmarkStart w:id="786" w:name="_Toc259526982"/>
      <w:bookmarkStart w:id="787" w:name="_Toc259527243"/>
      <w:bookmarkStart w:id="788" w:name="_Toc259539953"/>
      <w:bookmarkStart w:id="789" w:name="_Toc261981567"/>
      <w:bookmarkEnd w:id="781"/>
      <w:bookmarkEnd w:id="782"/>
      <w:bookmarkEnd w:id="783"/>
      <w:bookmarkEnd w:id="784"/>
      <w:bookmarkEnd w:id="785"/>
      <w:bookmarkEnd w:id="786"/>
      <w:bookmarkEnd w:id="787"/>
      <w:bookmarkEnd w:id="788"/>
      <w:bookmarkEnd w:id="789"/>
    </w:p>
    <w:p w14:paraId="48ECA405" w14:textId="77777777" w:rsidR="00B86E84" w:rsidRDefault="00B86E84" w:rsidP="00B86E84">
      <w:pPr>
        <w:pStyle w:val="Heading3"/>
        <w:rPr>
          <w:rFonts w:ascii="Arial" w:hAnsi="Arial" w:cs="Arial"/>
          <w:szCs w:val="22"/>
        </w:rPr>
      </w:pPr>
      <w:bookmarkStart w:id="790" w:name="_Toc261981568"/>
      <w:r w:rsidRPr="002274E1">
        <w:rPr>
          <w:rFonts w:ascii="Arial" w:hAnsi="Arial" w:cs="Arial"/>
          <w:szCs w:val="22"/>
        </w:rPr>
        <w:t>UC-</w:t>
      </w:r>
      <w:r>
        <w:rPr>
          <w:rFonts w:ascii="Arial" w:hAnsi="Arial" w:cs="Arial"/>
          <w:szCs w:val="22"/>
        </w:rPr>
        <w:t>01</w:t>
      </w:r>
      <w:r w:rsidRPr="002274E1">
        <w:rPr>
          <w:rFonts w:ascii="Arial" w:hAnsi="Arial" w:cs="Arial"/>
          <w:szCs w:val="22"/>
        </w:rPr>
        <w:t>:</w:t>
      </w:r>
      <w:r>
        <w:rPr>
          <w:rFonts w:ascii="Arial" w:hAnsi="Arial" w:cs="Arial"/>
          <w:szCs w:val="22"/>
        </w:rPr>
        <w:t xml:space="preserve"> Quản Lý Tài Khoản</w:t>
      </w:r>
      <w:bookmarkEnd w:id="790"/>
    </w:p>
    <w:p w14:paraId="395D268A" w14:textId="77777777" w:rsidR="00B86E84" w:rsidRDefault="00B86E84" w:rsidP="00B86E84"/>
    <w:tbl>
      <w:tblPr>
        <w:tblStyle w:val="TableGrid"/>
        <w:tblW w:w="5000" w:type="pct"/>
        <w:tblLook w:val="04A0" w:firstRow="1" w:lastRow="0" w:firstColumn="1" w:lastColumn="0" w:noHBand="0" w:noVBand="1"/>
      </w:tblPr>
      <w:tblGrid>
        <w:gridCol w:w="2668"/>
        <w:gridCol w:w="7772"/>
      </w:tblGrid>
      <w:tr w:rsidR="00B86E84" w:rsidRPr="00F1565D" w14:paraId="08D09C9F" w14:textId="77777777" w:rsidTr="00E21BFE">
        <w:tc>
          <w:tcPr>
            <w:tcW w:w="1278" w:type="pct"/>
          </w:tcPr>
          <w:p w14:paraId="459C43FD"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Mã số Use-Case</w:t>
            </w:r>
          </w:p>
        </w:tc>
        <w:tc>
          <w:tcPr>
            <w:tcW w:w="3722" w:type="pct"/>
          </w:tcPr>
          <w:p w14:paraId="16E9222B" w14:textId="77777777" w:rsidR="00B86E84" w:rsidRPr="00F1565D" w:rsidRDefault="00B86E84" w:rsidP="00E21BFE">
            <w:pPr>
              <w:spacing w:line="276" w:lineRule="auto"/>
              <w:jc w:val="both"/>
              <w:rPr>
                <w:rFonts w:ascii="Times New Roman" w:hAnsi="Times New Roman"/>
                <w:b/>
                <w:sz w:val="24"/>
                <w:szCs w:val="24"/>
              </w:rPr>
            </w:pPr>
            <w:r w:rsidRPr="00F1565D">
              <w:rPr>
                <w:rFonts w:ascii="Times New Roman" w:hAnsi="Times New Roman"/>
                <w:b/>
                <w:sz w:val="24"/>
                <w:szCs w:val="24"/>
              </w:rPr>
              <w:t>UC-01</w:t>
            </w:r>
          </w:p>
        </w:tc>
      </w:tr>
      <w:tr w:rsidR="00B86E84" w:rsidRPr="00F1565D" w14:paraId="6699AEFA" w14:textId="77777777" w:rsidTr="00E21BFE">
        <w:tc>
          <w:tcPr>
            <w:tcW w:w="1278" w:type="pct"/>
          </w:tcPr>
          <w:p w14:paraId="461540CD"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Tên Use-Case</w:t>
            </w:r>
          </w:p>
        </w:tc>
        <w:tc>
          <w:tcPr>
            <w:tcW w:w="3722" w:type="pct"/>
          </w:tcPr>
          <w:p w14:paraId="3863C56D" w14:textId="77777777" w:rsidR="00B86E84" w:rsidRPr="00F1565D" w:rsidRDefault="00B86E84" w:rsidP="00E21BFE">
            <w:pPr>
              <w:spacing w:line="276" w:lineRule="auto"/>
              <w:jc w:val="both"/>
              <w:rPr>
                <w:rFonts w:ascii="Times New Roman" w:hAnsi="Times New Roman"/>
                <w:b/>
                <w:sz w:val="24"/>
                <w:szCs w:val="24"/>
              </w:rPr>
            </w:pPr>
            <w:r w:rsidRPr="00F1565D">
              <w:rPr>
                <w:rFonts w:ascii="Times New Roman" w:hAnsi="Times New Roman"/>
                <w:b/>
                <w:sz w:val="24"/>
                <w:szCs w:val="24"/>
              </w:rPr>
              <w:t>Quản Lý Tài Khoản</w:t>
            </w:r>
          </w:p>
        </w:tc>
      </w:tr>
      <w:tr w:rsidR="00B86E84" w:rsidRPr="00F1565D" w14:paraId="51607E8B" w14:textId="77777777" w:rsidTr="00E21BFE">
        <w:tc>
          <w:tcPr>
            <w:tcW w:w="1278" w:type="pct"/>
          </w:tcPr>
          <w:p w14:paraId="30DA987E"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Actors</w:t>
            </w:r>
          </w:p>
        </w:tc>
        <w:tc>
          <w:tcPr>
            <w:tcW w:w="3722" w:type="pct"/>
          </w:tcPr>
          <w:p w14:paraId="4D18F449" w14:textId="77777777" w:rsidR="00B86E84" w:rsidRPr="00F1565D" w:rsidRDefault="00B86E84" w:rsidP="00E21BFE">
            <w:pPr>
              <w:spacing w:line="276" w:lineRule="auto"/>
              <w:jc w:val="both"/>
              <w:rPr>
                <w:rFonts w:ascii="Times New Roman" w:hAnsi="Times New Roman"/>
                <w:sz w:val="24"/>
              </w:rPr>
            </w:pPr>
            <w:r w:rsidRPr="00F1565D">
              <w:rPr>
                <w:rFonts w:ascii="Times New Roman" w:hAnsi="Times New Roman"/>
                <w:sz w:val="24"/>
              </w:rPr>
              <w:t>Phụ Huynh, Quản Trị Viên</w:t>
            </w:r>
          </w:p>
        </w:tc>
      </w:tr>
      <w:tr w:rsidR="00B86E84" w:rsidRPr="00F1565D" w14:paraId="517EEF45" w14:textId="77777777" w:rsidTr="00E21BFE">
        <w:tc>
          <w:tcPr>
            <w:tcW w:w="1278" w:type="pct"/>
          </w:tcPr>
          <w:p w14:paraId="7DE37528"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Mô tả</w:t>
            </w:r>
          </w:p>
        </w:tc>
        <w:tc>
          <w:tcPr>
            <w:tcW w:w="3722" w:type="pct"/>
          </w:tcPr>
          <w:p w14:paraId="1A12777E" w14:textId="77777777" w:rsidR="00B86E84" w:rsidRPr="00F1565D" w:rsidRDefault="00B86E84" w:rsidP="00E21BFE">
            <w:pPr>
              <w:spacing w:line="276" w:lineRule="auto"/>
              <w:jc w:val="both"/>
              <w:rPr>
                <w:rFonts w:ascii="Times New Roman" w:hAnsi="Times New Roman"/>
                <w:sz w:val="24"/>
              </w:rPr>
            </w:pPr>
            <w:r w:rsidRPr="00F1565D">
              <w:rPr>
                <w:rFonts w:ascii="Times New Roman" w:hAnsi="Times New Roman"/>
                <w:sz w:val="24"/>
              </w:rPr>
              <w:t>Cho phép actors tạo tài khoản, khóa tài khoản, chỉnh sửa thông tin tài khoản.</w:t>
            </w:r>
          </w:p>
        </w:tc>
      </w:tr>
      <w:tr w:rsidR="00B86E84" w:rsidRPr="00F1565D" w14:paraId="7A8300CB" w14:textId="77777777" w:rsidTr="00E21BFE">
        <w:tc>
          <w:tcPr>
            <w:tcW w:w="1278" w:type="pct"/>
          </w:tcPr>
          <w:p w14:paraId="0DAE0362"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Sự kiện bắt đầu</w:t>
            </w:r>
          </w:p>
        </w:tc>
        <w:tc>
          <w:tcPr>
            <w:tcW w:w="3722" w:type="pct"/>
          </w:tcPr>
          <w:p w14:paraId="67C48DDB" w14:textId="77777777" w:rsidR="00B86E84" w:rsidRPr="00F1565D" w:rsidRDefault="00B86E84" w:rsidP="00E21BFE">
            <w:pPr>
              <w:spacing w:line="276" w:lineRule="auto"/>
              <w:jc w:val="both"/>
              <w:rPr>
                <w:rFonts w:ascii="Times New Roman" w:hAnsi="Times New Roman"/>
                <w:sz w:val="24"/>
              </w:rPr>
            </w:pPr>
            <w:r w:rsidRPr="00F1565D">
              <w:rPr>
                <w:rFonts w:ascii="Times New Roman" w:hAnsi="Times New Roman"/>
                <w:sz w:val="24"/>
              </w:rPr>
              <w:t>Actors chọn chức năng quản lý tài khoản</w:t>
            </w:r>
          </w:p>
        </w:tc>
      </w:tr>
      <w:tr w:rsidR="00B86E84" w:rsidRPr="00F1565D" w14:paraId="673AFE4F" w14:textId="77777777" w:rsidTr="00E21BFE">
        <w:tc>
          <w:tcPr>
            <w:tcW w:w="1278" w:type="pct"/>
          </w:tcPr>
          <w:p w14:paraId="0EC25DB7"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Điều kiện tiên quyết</w:t>
            </w:r>
          </w:p>
        </w:tc>
        <w:tc>
          <w:tcPr>
            <w:tcW w:w="3722" w:type="pct"/>
          </w:tcPr>
          <w:p w14:paraId="5191F398" w14:textId="77777777" w:rsidR="00B86E84" w:rsidRPr="00F1565D" w:rsidRDefault="00B86E84" w:rsidP="00E21BFE">
            <w:pPr>
              <w:spacing w:line="276" w:lineRule="auto"/>
              <w:jc w:val="both"/>
              <w:rPr>
                <w:rFonts w:ascii="Times New Roman" w:hAnsi="Times New Roman"/>
                <w:sz w:val="24"/>
                <w:szCs w:val="24"/>
              </w:rPr>
            </w:pPr>
            <w:r w:rsidRPr="00F1565D">
              <w:rPr>
                <w:rFonts w:ascii="Times New Roman" w:hAnsi="Times New Roman"/>
                <w:sz w:val="24"/>
                <w:szCs w:val="24"/>
              </w:rPr>
              <w:t>Người dùng cần đăng nhập thành công với vai trò Phụ Huynh, Quản Trị Viên</w:t>
            </w:r>
          </w:p>
        </w:tc>
      </w:tr>
      <w:tr w:rsidR="00B86E84" w:rsidRPr="009C50BA" w14:paraId="39256E1B" w14:textId="77777777" w:rsidTr="00E21BFE">
        <w:tc>
          <w:tcPr>
            <w:tcW w:w="1278" w:type="pct"/>
          </w:tcPr>
          <w:p w14:paraId="5D3B12B6"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Post-Conditions</w:t>
            </w:r>
          </w:p>
        </w:tc>
        <w:tc>
          <w:tcPr>
            <w:tcW w:w="3722" w:type="pct"/>
          </w:tcPr>
          <w:p w14:paraId="3E49AD2E" w14:textId="77777777" w:rsidR="00B86E84" w:rsidRPr="00F1565D" w:rsidRDefault="00B86E84" w:rsidP="009200C5">
            <w:pPr>
              <w:pStyle w:val="ListParagraph"/>
              <w:numPr>
                <w:ilvl w:val="2"/>
                <w:numId w:val="7"/>
              </w:numPr>
              <w:ind w:left="252" w:hanging="252"/>
              <w:jc w:val="both"/>
              <w:rPr>
                <w:rFonts w:ascii="Times New Roman" w:hAnsi="Times New Roman" w:cs="Times New Roman"/>
                <w:sz w:val="24"/>
              </w:rPr>
            </w:pPr>
            <w:r w:rsidRPr="00F1565D">
              <w:rPr>
                <w:rFonts w:ascii="Times New Roman" w:hAnsi="Times New Roman" w:cs="Times New Roman"/>
                <w:sz w:val="24"/>
              </w:rPr>
              <w:t>Tài khoản mới được lưu vào hệ thống.</w:t>
            </w:r>
          </w:p>
          <w:p w14:paraId="2B85881E" w14:textId="77777777" w:rsidR="00B86E84" w:rsidRPr="00F1565D" w:rsidRDefault="00B86E84" w:rsidP="009200C5">
            <w:pPr>
              <w:pStyle w:val="ListParagraph"/>
              <w:numPr>
                <w:ilvl w:val="2"/>
                <w:numId w:val="7"/>
              </w:numPr>
              <w:ind w:left="252" w:hanging="252"/>
              <w:jc w:val="both"/>
              <w:rPr>
                <w:rFonts w:ascii="Times New Roman" w:hAnsi="Times New Roman" w:cs="Times New Roman"/>
                <w:sz w:val="24"/>
              </w:rPr>
            </w:pPr>
            <w:r w:rsidRPr="00F1565D">
              <w:rPr>
                <w:rFonts w:ascii="Times New Roman" w:hAnsi="Times New Roman" w:cs="Times New Roman"/>
                <w:sz w:val="24"/>
              </w:rPr>
              <w:t>Trạng thái tài khoản được chọn chuyển sang trạng thái bị khóa.</w:t>
            </w:r>
          </w:p>
          <w:p w14:paraId="3CC3A889" w14:textId="77777777" w:rsidR="00B86E84" w:rsidRPr="00F1565D" w:rsidRDefault="00B86E84" w:rsidP="009200C5">
            <w:pPr>
              <w:pStyle w:val="ListParagraph"/>
              <w:numPr>
                <w:ilvl w:val="2"/>
                <w:numId w:val="7"/>
              </w:numPr>
              <w:spacing w:after="0"/>
              <w:ind w:left="252" w:hanging="252"/>
              <w:jc w:val="both"/>
              <w:rPr>
                <w:rFonts w:ascii="Times New Roman" w:hAnsi="Times New Roman" w:cs="Times New Roman"/>
                <w:sz w:val="24"/>
                <w:szCs w:val="24"/>
              </w:rPr>
            </w:pPr>
            <w:r w:rsidRPr="00F1565D">
              <w:rPr>
                <w:rFonts w:ascii="Times New Roman" w:hAnsi="Times New Roman" w:cs="Times New Roman"/>
                <w:sz w:val="24"/>
              </w:rPr>
              <w:t>Thông tin tài khoản mới được cập nhật vào hệ thống.</w:t>
            </w:r>
          </w:p>
        </w:tc>
      </w:tr>
      <w:tr w:rsidR="00B86E84" w:rsidRPr="009C50BA" w14:paraId="08A98E64" w14:textId="77777777" w:rsidTr="00E21BFE">
        <w:tc>
          <w:tcPr>
            <w:tcW w:w="1278" w:type="pct"/>
          </w:tcPr>
          <w:p w14:paraId="6BFDCF95"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Dòng sự kiện chính</w:t>
            </w:r>
          </w:p>
        </w:tc>
        <w:tc>
          <w:tcPr>
            <w:tcW w:w="3722" w:type="pct"/>
          </w:tcPr>
          <w:p w14:paraId="031175CD" w14:textId="77777777" w:rsidR="00B86E84" w:rsidRPr="00F1565D" w:rsidRDefault="00B86E84" w:rsidP="009200C5">
            <w:pPr>
              <w:pStyle w:val="ListParagraph"/>
              <w:numPr>
                <w:ilvl w:val="2"/>
                <w:numId w:val="7"/>
              </w:numPr>
              <w:spacing w:before="240"/>
              <w:ind w:left="432"/>
              <w:jc w:val="both"/>
              <w:rPr>
                <w:rFonts w:ascii="Times New Roman" w:hAnsi="Times New Roman" w:cs="Times New Roman"/>
                <w:sz w:val="24"/>
                <w:szCs w:val="24"/>
              </w:rPr>
            </w:pPr>
            <w:r w:rsidRPr="00F1565D">
              <w:rPr>
                <w:rFonts w:ascii="Times New Roman" w:hAnsi="Times New Roman" w:cs="Times New Roman"/>
                <w:sz w:val="24"/>
                <w:szCs w:val="24"/>
              </w:rPr>
              <w:t>Tạo tài khoản :</w:t>
            </w:r>
          </w:p>
          <w:p w14:paraId="4FE0F7E3" w14:textId="77777777" w:rsidR="00B86E84" w:rsidRPr="00F1565D" w:rsidRDefault="00B86E84" w:rsidP="009200C5">
            <w:pPr>
              <w:pStyle w:val="ListParagraph"/>
              <w:numPr>
                <w:ilvl w:val="1"/>
                <w:numId w:val="19"/>
              </w:numPr>
              <w:ind w:left="702"/>
              <w:jc w:val="both"/>
              <w:rPr>
                <w:rFonts w:ascii="Times New Roman" w:hAnsi="Times New Roman" w:cs="Times New Roman"/>
                <w:sz w:val="24"/>
                <w:szCs w:val="24"/>
              </w:rPr>
            </w:pPr>
            <w:r w:rsidRPr="00F1565D">
              <w:rPr>
                <w:rFonts w:ascii="Times New Roman" w:hAnsi="Times New Roman" w:cs="Times New Roman"/>
                <w:sz w:val="24"/>
                <w:szCs w:val="24"/>
              </w:rPr>
              <w:t>Người dùng chọn chức năng tạo tài khoản</w:t>
            </w:r>
          </w:p>
          <w:p w14:paraId="0492A513" w14:textId="77777777" w:rsidR="00B86E84" w:rsidRPr="00F1565D" w:rsidRDefault="00B86E84" w:rsidP="009200C5">
            <w:pPr>
              <w:pStyle w:val="ListParagraph"/>
              <w:numPr>
                <w:ilvl w:val="1"/>
                <w:numId w:val="19"/>
              </w:numPr>
              <w:ind w:left="702"/>
              <w:jc w:val="both"/>
              <w:rPr>
                <w:rFonts w:ascii="Times New Roman" w:eastAsia="Times New Roman" w:hAnsi="Times New Roman" w:cs="Times New Roman"/>
                <w:sz w:val="24"/>
                <w:szCs w:val="24"/>
              </w:rPr>
            </w:pPr>
            <w:r w:rsidRPr="00F1565D">
              <w:rPr>
                <w:rFonts w:ascii="Times New Roman" w:eastAsia="Times New Roman" w:hAnsi="Times New Roman" w:cs="Times New Roman"/>
                <w:sz w:val="24"/>
                <w:szCs w:val="24"/>
              </w:rPr>
              <w:t>Người dùng chọn loại tài khoản cần tạo</w:t>
            </w:r>
          </w:p>
          <w:p w14:paraId="08D379B6" w14:textId="77777777" w:rsidR="00B86E84" w:rsidRPr="00F1565D" w:rsidRDefault="00B86E84" w:rsidP="009200C5">
            <w:pPr>
              <w:pStyle w:val="ListParagraph"/>
              <w:numPr>
                <w:ilvl w:val="2"/>
                <w:numId w:val="19"/>
              </w:numPr>
              <w:ind w:left="1152"/>
              <w:jc w:val="both"/>
              <w:rPr>
                <w:rFonts w:ascii="Times New Roman" w:hAnsi="Times New Roman" w:cs="Times New Roman"/>
                <w:sz w:val="24"/>
                <w:szCs w:val="24"/>
              </w:rPr>
            </w:pPr>
            <w:r w:rsidRPr="00F1565D">
              <w:rPr>
                <w:rFonts w:ascii="Times New Roman" w:hAnsi="Times New Roman" w:cs="Times New Roman"/>
                <w:sz w:val="24"/>
                <w:szCs w:val="24"/>
              </w:rPr>
              <w:t>Học sinh :</w:t>
            </w:r>
          </w:p>
          <w:p w14:paraId="33F0EA40" w14:textId="77777777" w:rsidR="00B86E84" w:rsidRPr="00F1565D" w:rsidRDefault="00B86E84" w:rsidP="009200C5">
            <w:pPr>
              <w:pStyle w:val="ListParagraph"/>
              <w:numPr>
                <w:ilvl w:val="3"/>
                <w:numId w:val="19"/>
              </w:numPr>
              <w:ind w:left="1512"/>
              <w:jc w:val="both"/>
              <w:rPr>
                <w:rFonts w:ascii="Times New Roman" w:hAnsi="Times New Roman" w:cs="Times New Roman"/>
                <w:sz w:val="24"/>
                <w:szCs w:val="24"/>
              </w:rPr>
            </w:pPr>
            <w:r w:rsidRPr="00F1565D">
              <w:rPr>
                <w:rFonts w:ascii="Times New Roman" w:hAnsi="Times New Roman" w:cs="Times New Roman"/>
                <w:sz w:val="24"/>
                <w:szCs w:val="24"/>
              </w:rPr>
              <w:lastRenderedPageBreak/>
              <w:t>Người dùng nhập Họ và Tên, Lớp, Mã số.</w:t>
            </w:r>
          </w:p>
          <w:p w14:paraId="3C575664" w14:textId="77777777" w:rsidR="00B86E84" w:rsidRPr="00F1565D" w:rsidRDefault="00B86E84" w:rsidP="009200C5">
            <w:pPr>
              <w:pStyle w:val="ListParagraph"/>
              <w:numPr>
                <w:ilvl w:val="3"/>
                <w:numId w:val="19"/>
              </w:numPr>
              <w:ind w:left="1512"/>
              <w:jc w:val="both"/>
              <w:rPr>
                <w:rFonts w:ascii="Times New Roman" w:eastAsia="Times New Roman" w:hAnsi="Times New Roman" w:cs="Times New Roman"/>
                <w:sz w:val="24"/>
                <w:szCs w:val="24"/>
              </w:rPr>
            </w:pPr>
            <w:r w:rsidRPr="00F1565D">
              <w:rPr>
                <w:rFonts w:ascii="Times New Roman" w:eastAsia="Times New Roman" w:hAnsi="Times New Roman" w:cs="Times New Roman"/>
                <w:sz w:val="24"/>
                <w:szCs w:val="24"/>
              </w:rPr>
              <w:t>Người dùng chọn hoàn tất.</w:t>
            </w:r>
          </w:p>
          <w:p w14:paraId="7D9A1C8E" w14:textId="77777777" w:rsidR="00B86E84" w:rsidRPr="00F1565D" w:rsidRDefault="00B86E84" w:rsidP="009200C5">
            <w:pPr>
              <w:pStyle w:val="ListParagraph"/>
              <w:numPr>
                <w:ilvl w:val="3"/>
                <w:numId w:val="19"/>
              </w:numPr>
              <w:ind w:left="1512"/>
              <w:jc w:val="both"/>
              <w:rPr>
                <w:rFonts w:ascii="Times New Roman" w:eastAsia="Times New Roman" w:hAnsi="Times New Roman" w:cs="Times New Roman"/>
                <w:sz w:val="24"/>
                <w:szCs w:val="24"/>
              </w:rPr>
            </w:pPr>
            <w:r w:rsidRPr="00F1565D">
              <w:rPr>
                <w:rFonts w:ascii="Times New Roman" w:eastAsia="Times New Roman" w:hAnsi="Times New Roman" w:cs="Times New Roman"/>
                <w:sz w:val="24"/>
                <w:szCs w:val="24"/>
              </w:rPr>
              <w:t>Hệ thống lưu lại tài khoản này, thông báo tạo tài khoản thành công.</w:t>
            </w:r>
          </w:p>
          <w:p w14:paraId="1C4678D0" w14:textId="77777777" w:rsidR="00B86E84" w:rsidRPr="00F1565D" w:rsidRDefault="00B86E84" w:rsidP="009200C5">
            <w:pPr>
              <w:pStyle w:val="ListParagraph"/>
              <w:numPr>
                <w:ilvl w:val="2"/>
                <w:numId w:val="19"/>
              </w:numPr>
              <w:ind w:left="1152"/>
              <w:jc w:val="both"/>
              <w:rPr>
                <w:rFonts w:ascii="Times New Roman" w:eastAsia="Times New Roman" w:hAnsi="Times New Roman" w:cs="Times New Roman"/>
                <w:sz w:val="24"/>
                <w:szCs w:val="24"/>
              </w:rPr>
            </w:pPr>
            <w:r w:rsidRPr="00F1565D">
              <w:rPr>
                <w:rFonts w:ascii="Times New Roman" w:eastAsia="Times New Roman" w:hAnsi="Times New Roman" w:cs="Times New Roman"/>
                <w:sz w:val="24"/>
                <w:szCs w:val="24"/>
              </w:rPr>
              <w:t>Giáo viên :</w:t>
            </w:r>
          </w:p>
          <w:p w14:paraId="56957564" w14:textId="77777777" w:rsidR="00B86E84" w:rsidRPr="00F1565D" w:rsidRDefault="00B86E84" w:rsidP="009200C5">
            <w:pPr>
              <w:pStyle w:val="ListParagraph"/>
              <w:numPr>
                <w:ilvl w:val="3"/>
                <w:numId w:val="19"/>
              </w:numPr>
              <w:ind w:left="1512"/>
              <w:jc w:val="both"/>
              <w:rPr>
                <w:rFonts w:ascii="Times New Roman" w:eastAsia="Times New Roman" w:hAnsi="Times New Roman" w:cs="Times New Roman"/>
                <w:sz w:val="24"/>
                <w:szCs w:val="24"/>
              </w:rPr>
            </w:pPr>
            <w:r w:rsidRPr="00F1565D">
              <w:rPr>
                <w:rFonts w:ascii="Times New Roman" w:eastAsia="Times New Roman" w:hAnsi="Times New Roman" w:cs="Times New Roman"/>
                <w:sz w:val="24"/>
                <w:szCs w:val="24"/>
              </w:rPr>
              <w:t>Người dùng nhập Họ và Tên</w:t>
            </w:r>
            <w:r w:rsidRPr="00E543A9">
              <w:rPr>
                <w:rFonts w:ascii="Times New Roman" w:eastAsia="Times New Roman" w:hAnsi="Times New Roman" w:cs="Times New Roman"/>
                <w:sz w:val="24"/>
                <w:szCs w:val="24"/>
              </w:rPr>
              <w:t>, CMND</w:t>
            </w:r>
          </w:p>
          <w:p w14:paraId="3EC54F26" w14:textId="77777777" w:rsidR="00B86E84" w:rsidRPr="00F1565D" w:rsidRDefault="00B86E84" w:rsidP="009200C5">
            <w:pPr>
              <w:pStyle w:val="ListParagraph"/>
              <w:numPr>
                <w:ilvl w:val="3"/>
                <w:numId w:val="19"/>
              </w:numPr>
              <w:ind w:left="1512"/>
              <w:jc w:val="both"/>
              <w:rPr>
                <w:rFonts w:ascii="Times New Roman" w:eastAsia="Times New Roman" w:hAnsi="Times New Roman" w:cs="Times New Roman"/>
                <w:sz w:val="24"/>
                <w:szCs w:val="24"/>
              </w:rPr>
            </w:pPr>
            <w:r w:rsidRPr="00F1565D">
              <w:rPr>
                <w:rFonts w:ascii="Times New Roman" w:eastAsia="Times New Roman" w:hAnsi="Times New Roman" w:cs="Times New Roman"/>
                <w:sz w:val="24"/>
                <w:szCs w:val="24"/>
              </w:rPr>
              <w:t>Người dùng chọn hoàn tất.</w:t>
            </w:r>
          </w:p>
          <w:p w14:paraId="327A4C22" w14:textId="77777777" w:rsidR="00B86E84" w:rsidRPr="00F1565D" w:rsidRDefault="00B86E84" w:rsidP="009200C5">
            <w:pPr>
              <w:pStyle w:val="ListParagraph"/>
              <w:numPr>
                <w:ilvl w:val="3"/>
                <w:numId w:val="19"/>
              </w:numPr>
              <w:ind w:left="1512"/>
              <w:jc w:val="both"/>
              <w:rPr>
                <w:rFonts w:ascii="Times New Roman" w:eastAsia="Times New Roman" w:hAnsi="Times New Roman" w:cs="Times New Roman"/>
                <w:sz w:val="24"/>
                <w:szCs w:val="24"/>
              </w:rPr>
            </w:pPr>
            <w:r w:rsidRPr="00F1565D">
              <w:rPr>
                <w:rFonts w:ascii="Times New Roman" w:eastAsia="Times New Roman" w:hAnsi="Times New Roman" w:cs="Times New Roman"/>
                <w:sz w:val="24"/>
                <w:szCs w:val="24"/>
              </w:rPr>
              <w:t>Hệ thống lưu lại tài khoản này, thông báo tạo tài khoản thành công</w:t>
            </w:r>
          </w:p>
          <w:p w14:paraId="18C77A56" w14:textId="77777777" w:rsidR="00B86E84" w:rsidRPr="00F1565D" w:rsidRDefault="00B86E84" w:rsidP="009200C5">
            <w:pPr>
              <w:pStyle w:val="ListParagraph"/>
              <w:numPr>
                <w:ilvl w:val="2"/>
                <w:numId w:val="19"/>
              </w:numPr>
              <w:ind w:left="1152"/>
              <w:jc w:val="both"/>
              <w:rPr>
                <w:rFonts w:ascii="Times New Roman" w:eastAsia="Times New Roman" w:hAnsi="Times New Roman" w:cs="Times New Roman"/>
                <w:sz w:val="24"/>
                <w:szCs w:val="24"/>
              </w:rPr>
            </w:pPr>
            <w:r w:rsidRPr="00F1565D">
              <w:rPr>
                <w:rFonts w:ascii="Times New Roman" w:eastAsia="Times New Roman" w:hAnsi="Times New Roman" w:cs="Times New Roman"/>
                <w:sz w:val="24"/>
                <w:szCs w:val="24"/>
              </w:rPr>
              <w:t>Phụ huynh :</w:t>
            </w:r>
          </w:p>
          <w:p w14:paraId="37AD01BF" w14:textId="77777777" w:rsidR="00B86E84" w:rsidRPr="00F1565D" w:rsidRDefault="00B86E84" w:rsidP="009200C5">
            <w:pPr>
              <w:pStyle w:val="ListParagraph"/>
              <w:numPr>
                <w:ilvl w:val="3"/>
                <w:numId w:val="19"/>
              </w:numPr>
              <w:ind w:left="1512"/>
              <w:jc w:val="both"/>
              <w:rPr>
                <w:rFonts w:ascii="Times New Roman" w:eastAsia="Times New Roman" w:hAnsi="Times New Roman" w:cs="Times New Roman"/>
                <w:sz w:val="24"/>
                <w:szCs w:val="24"/>
              </w:rPr>
            </w:pPr>
            <w:r w:rsidRPr="00F1565D">
              <w:rPr>
                <w:rFonts w:ascii="Times New Roman" w:eastAsia="Times New Roman" w:hAnsi="Times New Roman" w:cs="Times New Roman"/>
                <w:sz w:val="24"/>
                <w:szCs w:val="24"/>
              </w:rPr>
              <w:t>Người dùng nhập Họ và Tên</w:t>
            </w:r>
            <w:r w:rsidRPr="00E543A9">
              <w:rPr>
                <w:rFonts w:ascii="Times New Roman" w:eastAsia="Times New Roman" w:hAnsi="Times New Roman" w:cs="Times New Roman"/>
                <w:sz w:val="24"/>
                <w:szCs w:val="24"/>
              </w:rPr>
              <w:t>, CMND</w:t>
            </w:r>
          </w:p>
          <w:p w14:paraId="0328C153" w14:textId="77777777" w:rsidR="00B86E84" w:rsidRPr="00F1565D" w:rsidRDefault="00B86E84" w:rsidP="009200C5">
            <w:pPr>
              <w:pStyle w:val="ListParagraph"/>
              <w:numPr>
                <w:ilvl w:val="3"/>
                <w:numId w:val="19"/>
              </w:numPr>
              <w:ind w:left="1512"/>
              <w:jc w:val="both"/>
              <w:rPr>
                <w:rFonts w:ascii="Times New Roman" w:eastAsia="Times New Roman" w:hAnsi="Times New Roman" w:cs="Times New Roman"/>
                <w:sz w:val="24"/>
                <w:szCs w:val="24"/>
              </w:rPr>
            </w:pPr>
            <w:r w:rsidRPr="00F1565D">
              <w:rPr>
                <w:rFonts w:ascii="Times New Roman" w:eastAsia="Times New Roman" w:hAnsi="Times New Roman" w:cs="Times New Roman"/>
                <w:sz w:val="24"/>
                <w:szCs w:val="24"/>
              </w:rPr>
              <w:t>Người dùng chọn hoàn tất.</w:t>
            </w:r>
          </w:p>
          <w:p w14:paraId="4D8D44D3" w14:textId="77777777" w:rsidR="00B86E84" w:rsidRPr="00F1565D" w:rsidRDefault="00B86E84" w:rsidP="009200C5">
            <w:pPr>
              <w:pStyle w:val="ListParagraph"/>
              <w:numPr>
                <w:ilvl w:val="3"/>
                <w:numId w:val="19"/>
              </w:numPr>
              <w:ind w:left="1512"/>
              <w:jc w:val="both"/>
              <w:rPr>
                <w:rFonts w:ascii="Times New Roman" w:eastAsia="Times New Roman" w:hAnsi="Times New Roman" w:cs="Times New Roman"/>
                <w:sz w:val="24"/>
                <w:szCs w:val="24"/>
              </w:rPr>
            </w:pPr>
            <w:r w:rsidRPr="00F1565D">
              <w:rPr>
                <w:rFonts w:ascii="Times New Roman" w:eastAsia="Times New Roman" w:hAnsi="Times New Roman" w:cs="Times New Roman"/>
                <w:sz w:val="24"/>
                <w:szCs w:val="24"/>
              </w:rPr>
              <w:t>Hệ thống lưu lại tài khoản này, thông báo tạo tài khoản thành công</w:t>
            </w:r>
          </w:p>
          <w:p w14:paraId="3F962AEC" w14:textId="77777777" w:rsidR="00B86E84" w:rsidRPr="00F1565D" w:rsidRDefault="00B86E84" w:rsidP="009200C5">
            <w:pPr>
              <w:pStyle w:val="ListParagraph"/>
              <w:numPr>
                <w:ilvl w:val="2"/>
                <w:numId w:val="7"/>
              </w:numPr>
              <w:ind w:left="432"/>
              <w:jc w:val="both"/>
              <w:rPr>
                <w:rFonts w:ascii="Times New Roman" w:hAnsi="Times New Roman" w:cs="Times New Roman"/>
                <w:sz w:val="24"/>
                <w:szCs w:val="24"/>
              </w:rPr>
            </w:pPr>
            <w:r w:rsidRPr="00F1565D">
              <w:rPr>
                <w:rFonts w:ascii="Times New Roman" w:hAnsi="Times New Roman" w:cs="Times New Roman"/>
                <w:sz w:val="24"/>
                <w:szCs w:val="24"/>
              </w:rPr>
              <w:t>Khóa tài khoản :</w:t>
            </w:r>
          </w:p>
          <w:p w14:paraId="7EF96929" w14:textId="77777777" w:rsidR="00B86E84" w:rsidRPr="00F1565D" w:rsidRDefault="00B86E84" w:rsidP="009200C5">
            <w:pPr>
              <w:pStyle w:val="ListParagraph"/>
              <w:numPr>
                <w:ilvl w:val="0"/>
                <w:numId w:val="22"/>
              </w:numPr>
              <w:jc w:val="both"/>
              <w:rPr>
                <w:rFonts w:ascii="Times New Roman" w:hAnsi="Times New Roman" w:cs="Times New Roman"/>
                <w:sz w:val="24"/>
                <w:szCs w:val="24"/>
              </w:rPr>
            </w:pPr>
            <w:r w:rsidRPr="00F1565D">
              <w:rPr>
                <w:rFonts w:ascii="Times New Roman" w:hAnsi="Times New Roman" w:cs="Times New Roman"/>
                <w:sz w:val="24"/>
                <w:szCs w:val="24"/>
              </w:rPr>
              <w:t xml:space="preserve">Người dùng </w:t>
            </w:r>
            <w:r w:rsidRPr="00E543A9">
              <w:rPr>
                <w:rFonts w:ascii="Times New Roman" w:hAnsi="Times New Roman" w:cs="Times New Roman"/>
                <w:sz w:val="24"/>
                <w:szCs w:val="24"/>
              </w:rPr>
              <w:t>nhập</w:t>
            </w:r>
            <w:r w:rsidRPr="00F1565D">
              <w:rPr>
                <w:rFonts w:ascii="Times New Roman" w:hAnsi="Times New Roman" w:cs="Times New Roman"/>
                <w:sz w:val="24"/>
                <w:szCs w:val="24"/>
              </w:rPr>
              <w:t xml:space="preserve"> tài khoản cần khóa.</w:t>
            </w:r>
          </w:p>
          <w:p w14:paraId="41444A66" w14:textId="77777777" w:rsidR="00B86E84" w:rsidRPr="00F1565D" w:rsidRDefault="00B86E84" w:rsidP="009200C5">
            <w:pPr>
              <w:pStyle w:val="ListParagraph"/>
              <w:numPr>
                <w:ilvl w:val="0"/>
                <w:numId w:val="22"/>
              </w:numPr>
              <w:jc w:val="both"/>
              <w:rPr>
                <w:rFonts w:ascii="Times New Roman" w:hAnsi="Times New Roman" w:cs="Times New Roman"/>
                <w:sz w:val="24"/>
                <w:szCs w:val="24"/>
              </w:rPr>
            </w:pPr>
            <w:r w:rsidRPr="00E543A9">
              <w:rPr>
                <w:rFonts w:ascii="Times New Roman" w:hAnsi="Times New Roman" w:cs="Times New Roman"/>
                <w:sz w:val="24"/>
                <w:szCs w:val="24"/>
              </w:rPr>
              <w:t>Hệ thống dò tìm tài khoản trong cơ sở dữ liệu.</w:t>
            </w:r>
          </w:p>
          <w:p w14:paraId="73E6F24F" w14:textId="77777777" w:rsidR="00B86E84" w:rsidRPr="00F1565D" w:rsidRDefault="00B86E84" w:rsidP="009200C5">
            <w:pPr>
              <w:pStyle w:val="ListParagraph"/>
              <w:numPr>
                <w:ilvl w:val="0"/>
                <w:numId w:val="22"/>
              </w:numPr>
              <w:jc w:val="both"/>
              <w:rPr>
                <w:rFonts w:ascii="Times New Roman" w:hAnsi="Times New Roman" w:cs="Times New Roman"/>
                <w:sz w:val="24"/>
                <w:szCs w:val="24"/>
              </w:rPr>
            </w:pPr>
            <w:r w:rsidRPr="00F1565D">
              <w:rPr>
                <w:rFonts w:ascii="Times New Roman" w:hAnsi="Times New Roman" w:cs="Times New Roman"/>
                <w:sz w:val="24"/>
                <w:szCs w:val="24"/>
              </w:rPr>
              <w:t>Người dùng chọn khóa.</w:t>
            </w:r>
          </w:p>
          <w:p w14:paraId="7DEAB6EF" w14:textId="77777777" w:rsidR="00B86E84" w:rsidRPr="00F1565D" w:rsidRDefault="00B86E84" w:rsidP="009200C5">
            <w:pPr>
              <w:pStyle w:val="ListParagraph"/>
              <w:numPr>
                <w:ilvl w:val="0"/>
                <w:numId w:val="22"/>
              </w:numPr>
              <w:jc w:val="both"/>
              <w:rPr>
                <w:rFonts w:ascii="Times New Roman" w:hAnsi="Times New Roman" w:cs="Times New Roman"/>
                <w:sz w:val="24"/>
                <w:szCs w:val="24"/>
              </w:rPr>
            </w:pPr>
            <w:r w:rsidRPr="00F1565D">
              <w:rPr>
                <w:rFonts w:ascii="Times New Roman" w:hAnsi="Times New Roman" w:cs="Times New Roman"/>
                <w:sz w:val="24"/>
                <w:szCs w:val="24"/>
              </w:rPr>
              <w:t>Hệ thống yêu cầu xác nhận khóa tài khoản.</w:t>
            </w:r>
          </w:p>
          <w:p w14:paraId="3078E0CB" w14:textId="77777777" w:rsidR="00B86E84" w:rsidRPr="00F1565D" w:rsidRDefault="00B86E84" w:rsidP="009200C5">
            <w:pPr>
              <w:pStyle w:val="ListParagraph"/>
              <w:numPr>
                <w:ilvl w:val="0"/>
                <w:numId w:val="22"/>
              </w:numPr>
              <w:jc w:val="both"/>
              <w:rPr>
                <w:rFonts w:ascii="Times New Roman" w:hAnsi="Times New Roman" w:cs="Times New Roman"/>
                <w:sz w:val="24"/>
                <w:szCs w:val="24"/>
              </w:rPr>
            </w:pPr>
            <w:r w:rsidRPr="00F1565D">
              <w:rPr>
                <w:rFonts w:ascii="Times New Roman" w:hAnsi="Times New Roman" w:cs="Times New Roman"/>
                <w:sz w:val="24"/>
                <w:szCs w:val="24"/>
              </w:rPr>
              <w:t>Người dùng xác nhận.</w:t>
            </w:r>
          </w:p>
          <w:p w14:paraId="285489DD" w14:textId="77777777" w:rsidR="00B86E84" w:rsidRPr="00F1565D" w:rsidRDefault="00B86E84" w:rsidP="009200C5">
            <w:pPr>
              <w:pStyle w:val="ListParagraph"/>
              <w:numPr>
                <w:ilvl w:val="0"/>
                <w:numId w:val="22"/>
              </w:numPr>
              <w:jc w:val="both"/>
              <w:rPr>
                <w:rFonts w:ascii="Times New Roman" w:hAnsi="Times New Roman" w:cs="Times New Roman"/>
                <w:sz w:val="24"/>
                <w:szCs w:val="24"/>
              </w:rPr>
            </w:pPr>
            <w:r w:rsidRPr="00F1565D">
              <w:rPr>
                <w:rFonts w:ascii="Times New Roman" w:hAnsi="Times New Roman" w:cs="Times New Roman"/>
                <w:sz w:val="24"/>
                <w:szCs w:val="24"/>
              </w:rPr>
              <w:t>Hệ thống chuyển trạng thái tài khoản sang đã bị khóa.</w:t>
            </w:r>
          </w:p>
          <w:p w14:paraId="4E39AD04" w14:textId="77777777" w:rsidR="00B86E84" w:rsidRPr="00F1565D" w:rsidRDefault="00B86E84" w:rsidP="009200C5">
            <w:pPr>
              <w:pStyle w:val="ListParagraph"/>
              <w:numPr>
                <w:ilvl w:val="2"/>
                <w:numId w:val="7"/>
              </w:numPr>
              <w:ind w:left="432"/>
              <w:jc w:val="both"/>
              <w:rPr>
                <w:rFonts w:ascii="Times New Roman" w:eastAsia="Times New Roman" w:hAnsi="Times New Roman" w:cs="Times New Roman"/>
                <w:sz w:val="24"/>
                <w:szCs w:val="24"/>
              </w:rPr>
            </w:pPr>
            <w:r w:rsidRPr="00F1565D">
              <w:rPr>
                <w:rFonts w:ascii="Times New Roman" w:eastAsia="Times New Roman" w:hAnsi="Times New Roman" w:cs="Times New Roman"/>
                <w:sz w:val="24"/>
                <w:szCs w:val="24"/>
              </w:rPr>
              <w:t>Chỉnh sửa thông tin tài khoản :</w:t>
            </w:r>
          </w:p>
          <w:p w14:paraId="15AF421B" w14:textId="77777777" w:rsidR="00B86E84" w:rsidRPr="00F1565D" w:rsidRDefault="00B86E84" w:rsidP="009200C5">
            <w:pPr>
              <w:pStyle w:val="ListParagraph"/>
              <w:numPr>
                <w:ilvl w:val="0"/>
                <w:numId w:val="23"/>
              </w:numPr>
              <w:jc w:val="both"/>
              <w:rPr>
                <w:rFonts w:ascii="Times New Roman" w:hAnsi="Times New Roman" w:cs="Times New Roman"/>
                <w:sz w:val="24"/>
                <w:szCs w:val="24"/>
              </w:rPr>
            </w:pPr>
            <w:r w:rsidRPr="00F1565D">
              <w:rPr>
                <w:rFonts w:ascii="Times New Roman" w:hAnsi="Times New Roman" w:cs="Times New Roman"/>
                <w:sz w:val="24"/>
                <w:szCs w:val="24"/>
              </w:rPr>
              <w:t xml:space="preserve">Người dùng </w:t>
            </w:r>
            <w:r w:rsidRPr="00E543A9">
              <w:rPr>
                <w:rFonts w:ascii="Times New Roman" w:hAnsi="Times New Roman" w:cs="Times New Roman"/>
                <w:sz w:val="24"/>
                <w:szCs w:val="24"/>
              </w:rPr>
              <w:t>nhập</w:t>
            </w:r>
            <w:r w:rsidRPr="00F1565D">
              <w:rPr>
                <w:rFonts w:ascii="Times New Roman" w:hAnsi="Times New Roman" w:cs="Times New Roman"/>
                <w:sz w:val="24"/>
                <w:szCs w:val="24"/>
              </w:rPr>
              <w:t xml:space="preserve"> tài khoản cần chỉnh sửa.</w:t>
            </w:r>
          </w:p>
          <w:p w14:paraId="7F87BC81" w14:textId="77777777" w:rsidR="00B86E84" w:rsidRPr="00F1565D" w:rsidRDefault="00B86E84" w:rsidP="009200C5">
            <w:pPr>
              <w:pStyle w:val="ListParagraph"/>
              <w:numPr>
                <w:ilvl w:val="0"/>
                <w:numId w:val="23"/>
              </w:numPr>
              <w:jc w:val="both"/>
              <w:rPr>
                <w:rFonts w:ascii="Times New Roman" w:hAnsi="Times New Roman" w:cs="Times New Roman"/>
                <w:sz w:val="24"/>
                <w:szCs w:val="24"/>
              </w:rPr>
            </w:pPr>
            <w:r w:rsidRPr="00E543A9">
              <w:rPr>
                <w:rFonts w:ascii="Times New Roman" w:hAnsi="Times New Roman" w:cs="Times New Roman"/>
                <w:sz w:val="24"/>
                <w:szCs w:val="24"/>
              </w:rPr>
              <w:t>Hệ thống dò tìm tài khoản trong cơ sở dữ liệu.</w:t>
            </w:r>
          </w:p>
          <w:p w14:paraId="155791A2" w14:textId="77777777" w:rsidR="00B86E84" w:rsidRPr="00F1565D" w:rsidRDefault="00B86E84" w:rsidP="009200C5">
            <w:pPr>
              <w:pStyle w:val="ListParagraph"/>
              <w:numPr>
                <w:ilvl w:val="0"/>
                <w:numId w:val="23"/>
              </w:numPr>
              <w:jc w:val="both"/>
              <w:rPr>
                <w:rFonts w:ascii="Times New Roman" w:hAnsi="Times New Roman" w:cs="Times New Roman"/>
                <w:sz w:val="24"/>
                <w:szCs w:val="24"/>
              </w:rPr>
            </w:pPr>
            <w:r w:rsidRPr="00F1565D">
              <w:rPr>
                <w:rFonts w:ascii="Times New Roman" w:hAnsi="Times New Roman" w:cs="Times New Roman"/>
                <w:sz w:val="24"/>
                <w:szCs w:val="24"/>
              </w:rPr>
              <w:t>Người dùng chọn chỉnh sửa.</w:t>
            </w:r>
          </w:p>
          <w:p w14:paraId="5B7AB590" w14:textId="77777777" w:rsidR="00B86E84" w:rsidRPr="00F1565D" w:rsidRDefault="00B86E84" w:rsidP="009200C5">
            <w:pPr>
              <w:pStyle w:val="ListParagraph"/>
              <w:numPr>
                <w:ilvl w:val="0"/>
                <w:numId w:val="23"/>
              </w:numPr>
              <w:jc w:val="both"/>
              <w:rPr>
                <w:rFonts w:ascii="Times New Roman" w:hAnsi="Times New Roman" w:cs="Times New Roman"/>
                <w:sz w:val="24"/>
                <w:szCs w:val="24"/>
              </w:rPr>
            </w:pPr>
            <w:r w:rsidRPr="00F1565D">
              <w:rPr>
                <w:rFonts w:ascii="Times New Roman" w:hAnsi="Times New Roman" w:cs="Times New Roman"/>
                <w:sz w:val="24"/>
                <w:szCs w:val="24"/>
              </w:rPr>
              <w:t>Hệ thống hiện thị toàn bộ thông tin tài khoản.</w:t>
            </w:r>
          </w:p>
          <w:p w14:paraId="0D943A9E" w14:textId="77777777" w:rsidR="00B86E84" w:rsidRPr="00F1565D" w:rsidRDefault="00B86E84" w:rsidP="009200C5">
            <w:pPr>
              <w:pStyle w:val="ListParagraph"/>
              <w:numPr>
                <w:ilvl w:val="0"/>
                <w:numId w:val="23"/>
              </w:numPr>
              <w:jc w:val="both"/>
              <w:rPr>
                <w:rFonts w:ascii="Times New Roman" w:hAnsi="Times New Roman" w:cs="Times New Roman"/>
                <w:sz w:val="24"/>
                <w:szCs w:val="24"/>
              </w:rPr>
            </w:pPr>
            <w:r w:rsidRPr="00F1565D">
              <w:rPr>
                <w:rFonts w:ascii="Times New Roman" w:hAnsi="Times New Roman" w:cs="Times New Roman"/>
                <w:sz w:val="24"/>
                <w:szCs w:val="24"/>
              </w:rPr>
              <w:t>Người dùng chỉnh sửa thông tin tài khoản.</w:t>
            </w:r>
          </w:p>
          <w:p w14:paraId="0A99890E" w14:textId="77777777" w:rsidR="00B86E84" w:rsidRPr="00F1565D" w:rsidRDefault="00B86E84" w:rsidP="009200C5">
            <w:pPr>
              <w:pStyle w:val="ListParagraph"/>
              <w:numPr>
                <w:ilvl w:val="0"/>
                <w:numId w:val="23"/>
              </w:numPr>
              <w:jc w:val="both"/>
              <w:rPr>
                <w:rFonts w:ascii="Times New Roman" w:hAnsi="Times New Roman" w:cs="Times New Roman"/>
                <w:sz w:val="24"/>
                <w:szCs w:val="24"/>
              </w:rPr>
            </w:pPr>
            <w:r w:rsidRPr="00F1565D">
              <w:rPr>
                <w:rFonts w:ascii="Times New Roman" w:hAnsi="Times New Roman" w:cs="Times New Roman"/>
                <w:sz w:val="24"/>
                <w:szCs w:val="24"/>
              </w:rPr>
              <w:t xml:space="preserve">Người dùng chọn Hoàn tất. </w:t>
            </w:r>
          </w:p>
          <w:p w14:paraId="3F2BA6C4" w14:textId="77777777" w:rsidR="00B86E84" w:rsidRPr="00F1565D" w:rsidRDefault="00B86E84" w:rsidP="009200C5">
            <w:pPr>
              <w:pStyle w:val="ListParagraph"/>
              <w:numPr>
                <w:ilvl w:val="0"/>
                <w:numId w:val="23"/>
              </w:numPr>
              <w:jc w:val="both"/>
              <w:rPr>
                <w:rFonts w:ascii="Times New Roman" w:hAnsi="Times New Roman" w:cs="Times New Roman"/>
                <w:sz w:val="24"/>
                <w:szCs w:val="24"/>
              </w:rPr>
            </w:pPr>
            <w:r w:rsidRPr="00E543A9">
              <w:rPr>
                <w:rFonts w:ascii="Times New Roman" w:hAnsi="Times New Roman" w:cs="Times New Roman"/>
                <w:sz w:val="24"/>
                <w:szCs w:val="24"/>
              </w:rPr>
              <w:t>Hệ thống cập nhật thông tin mới vào tài khoản.</w:t>
            </w:r>
          </w:p>
        </w:tc>
      </w:tr>
      <w:tr w:rsidR="00B86E84" w:rsidRPr="00F1565D" w14:paraId="227663BD" w14:textId="77777777" w:rsidTr="00E21BFE">
        <w:tc>
          <w:tcPr>
            <w:tcW w:w="1278" w:type="pct"/>
          </w:tcPr>
          <w:p w14:paraId="6BC835FE"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lastRenderedPageBreak/>
              <w:t>Dòng sự kiện phụ</w:t>
            </w:r>
          </w:p>
        </w:tc>
        <w:tc>
          <w:tcPr>
            <w:tcW w:w="3722" w:type="pct"/>
          </w:tcPr>
          <w:p w14:paraId="7ACC3CCB" w14:textId="77777777" w:rsidR="00B86E84" w:rsidRPr="00F1565D" w:rsidRDefault="00B86E84" w:rsidP="009200C5">
            <w:pPr>
              <w:pStyle w:val="ListParagraph"/>
              <w:numPr>
                <w:ilvl w:val="2"/>
                <w:numId w:val="7"/>
              </w:numPr>
              <w:spacing w:before="240" w:after="0"/>
              <w:ind w:left="432"/>
              <w:jc w:val="both"/>
              <w:rPr>
                <w:rFonts w:ascii="Times New Roman" w:hAnsi="Times New Roman" w:cs="Times New Roman"/>
                <w:sz w:val="24"/>
                <w:szCs w:val="24"/>
              </w:rPr>
            </w:pPr>
            <w:r w:rsidRPr="00F1565D">
              <w:rPr>
                <w:rFonts w:ascii="Times New Roman" w:hAnsi="Times New Roman" w:cs="Times New Roman"/>
                <w:sz w:val="24"/>
                <w:szCs w:val="24"/>
              </w:rPr>
              <w:t>Tạo tài khoản :</w:t>
            </w:r>
          </w:p>
          <w:p w14:paraId="08452AC4" w14:textId="77777777" w:rsidR="00B86E84" w:rsidRPr="00E543A9" w:rsidRDefault="00B86E84" w:rsidP="00E21BFE">
            <w:pPr>
              <w:spacing w:line="276" w:lineRule="auto"/>
              <w:ind w:left="252"/>
              <w:jc w:val="both"/>
              <w:rPr>
                <w:rFonts w:ascii="Times New Roman" w:hAnsi="Times New Roman"/>
                <w:sz w:val="24"/>
                <w:szCs w:val="24"/>
                <w:lang w:val="vi-VN"/>
              </w:rPr>
            </w:pPr>
            <w:r w:rsidRPr="00E543A9">
              <w:rPr>
                <w:rFonts w:ascii="Times New Roman" w:hAnsi="Times New Roman"/>
                <w:sz w:val="24"/>
                <w:szCs w:val="24"/>
                <w:lang w:val="vi-VN"/>
              </w:rPr>
              <w:t>2.a.ii : Nếu đã có một tài khoản khác có cùng “mã số”</w:t>
            </w:r>
          </w:p>
          <w:p w14:paraId="60864DC9" w14:textId="77777777" w:rsidR="00B86E84" w:rsidRPr="00E543A9" w:rsidRDefault="00B86E84" w:rsidP="00E21BFE">
            <w:pPr>
              <w:spacing w:line="276" w:lineRule="auto"/>
              <w:ind w:left="360" w:firstLine="360"/>
              <w:jc w:val="both"/>
              <w:rPr>
                <w:rFonts w:ascii="Times New Roman" w:hAnsi="Times New Roman"/>
                <w:sz w:val="24"/>
                <w:szCs w:val="24"/>
                <w:lang w:val="vi-VN"/>
              </w:rPr>
            </w:pPr>
            <w:r w:rsidRPr="00E543A9">
              <w:rPr>
                <w:rFonts w:ascii="Times New Roman" w:hAnsi="Times New Roman"/>
                <w:sz w:val="24"/>
                <w:szCs w:val="24"/>
                <w:lang w:val="vi-VN"/>
              </w:rPr>
              <w:t xml:space="preserve">- Hệ thống thông báo lỗi. </w:t>
            </w:r>
          </w:p>
          <w:p w14:paraId="1B62F4C9" w14:textId="77777777" w:rsidR="00B86E84" w:rsidRPr="00E543A9" w:rsidRDefault="00B86E84" w:rsidP="00E21BFE">
            <w:pPr>
              <w:spacing w:line="276" w:lineRule="auto"/>
              <w:ind w:left="360" w:firstLine="360"/>
              <w:jc w:val="both"/>
              <w:rPr>
                <w:rFonts w:ascii="Times New Roman" w:hAnsi="Times New Roman"/>
                <w:sz w:val="24"/>
                <w:szCs w:val="24"/>
                <w:lang w:val="vi-VN"/>
              </w:rPr>
            </w:pPr>
            <w:r w:rsidRPr="00E543A9">
              <w:rPr>
                <w:rFonts w:ascii="Times New Roman" w:hAnsi="Times New Roman"/>
                <w:sz w:val="24"/>
                <w:szCs w:val="24"/>
                <w:lang w:val="vi-VN"/>
              </w:rPr>
              <w:t>- Quay lại bước 2.a.i.</w:t>
            </w:r>
          </w:p>
          <w:p w14:paraId="3E55718D" w14:textId="77777777" w:rsidR="00B86E84" w:rsidRPr="00F1565D" w:rsidRDefault="00B86E84" w:rsidP="00E21BFE">
            <w:pPr>
              <w:spacing w:line="276" w:lineRule="auto"/>
              <w:ind w:left="252"/>
              <w:jc w:val="both"/>
              <w:rPr>
                <w:rFonts w:ascii="Times New Roman" w:hAnsi="Times New Roman"/>
                <w:sz w:val="24"/>
                <w:szCs w:val="24"/>
              </w:rPr>
            </w:pPr>
            <w:r w:rsidRPr="00F1565D">
              <w:rPr>
                <w:rFonts w:ascii="Times New Roman" w:hAnsi="Times New Roman"/>
                <w:sz w:val="24"/>
                <w:szCs w:val="24"/>
              </w:rPr>
              <w:t>2.a.ii : Nếu thông tin Actors nhập không hợp lệ :</w:t>
            </w:r>
          </w:p>
          <w:p w14:paraId="6EF20057" w14:textId="77777777" w:rsidR="00B86E84" w:rsidRPr="00F1565D" w:rsidRDefault="00B86E84" w:rsidP="00E21BFE">
            <w:pPr>
              <w:spacing w:line="276" w:lineRule="auto"/>
              <w:ind w:left="360" w:firstLine="360"/>
              <w:jc w:val="both"/>
              <w:rPr>
                <w:rFonts w:ascii="Times New Roman" w:hAnsi="Times New Roman"/>
                <w:sz w:val="24"/>
                <w:szCs w:val="24"/>
              </w:rPr>
            </w:pPr>
            <w:r w:rsidRPr="00F1565D">
              <w:rPr>
                <w:rFonts w:ascii="Times New Roman" w:hAnsi="Times New Roman"/>
                <w:sz w:val="24"/>
                <w:szCs w:val="24"/>
              </w:rPr>
              <w:t xml:space="preserve">- Hệ thống thông báo lỗi. </w:t>
            </w:r>
          </w:p>
          <w:p w14:paraId="55040CCE" w14:textId="77777777" w:rsidR="00B86E84" w:rsidRPr="00F1565D" w:rsidRDefault="00B86E84" w:rsidP="00E21BFE">
            <w:pPr>
              <w:spacing w:line="276" w:lineRule="auto"/>
              <w:ind w:left="360" w:firstLine="360"/>
              <w:jc w:val="both"/>
              <w:rPr>
                <w:rFonts w:ascii="Times New Roman" w:hAnsi="Times New Roman"/>
                <w:sz w:val="24"/>
                <w:szCs w:val="24"/>
              </w:rPr>
            </w:pPr>
            <w:r w:rsidRPr="00F1565D">
              <w:rPr>
                <w:rFonts w:ascii="Times New Roman" w:hAnsi="Times New Roman"/>
                <w:sz w:val="24"/>
                <w:szCs w:val="24"/>
              </w:rPr>
              <w:t>- Quay lại bước 2.a.i.</w:t>
            </w:r>
          </w:p>
          <w:p w14:paraId="176C16C7" w14:textId="77777777" w:rsidR="00B86E84" w:rsidRPr="00F1565D" w:rsidRDefault="00B86E84" w:rsidP="00E21BFE">
            <w:pPr>
              <w:spacing w:line="276" w:lineRule="auto"/>
              <w:ind w:left="252"/>
              <w:jc w:val="both"/>
              <w:rPr>
                <w:rFonts w:ascii="Times New Roman" w:hAnsi="Times New Roman"/>
                <w:sz w:val="24"/>
                <w:szCs w:val="24"/>
              </w:rPr>
            </w:pPr>
            <w:r w:rsidRPr="00F1565D">
              <w:rPr>
                <w:rFonts w:ascii="Times New Roman" w:hAnsi="Times New Roman"/>
                <w:sz w:val="24"/>
                <w:szCs w:val="24"/>
              </w:rPr>
              <w:t>2.b.ii : Nếu đã có một tài khoản khác có cùng “CMND”</w:t>
            </w:r>
          </w:p>
          <w:p w14:paraId="28B27EE6" w14:textId="77777777" w:rsidR="00B86E84" w:rsidRPr="00F1565D" w:rsidRDefault="00B86E84" w:rsidP="00E21BFE">
            <w:pPr>
              <w:spacing w:line="276" w:lineRule="auto"/>
              <w:ind w:left="360" w:firstLine="360"/>
              <w:jc w:val="both"/>
              <w:rPr>
                <w:rFonts w:ascii="Times New Roman" w:hAnsi="Times New Roman"/>
                <w:sz w:val="24"/>
                <w:szCs w:val="24"/>
              </w:rPr>
            </w:pPr>
            <w:r w:rsidRPr="00F1565D">
              <w:rPr>
                <w:rFonts w:ascii="Times New Roman" w:hAnsi="Times New Roman"/>
                <w:sz w:val="24"/>
                <w:szCs w:val="24"/>
              </w:rPr>
              <w:t xml:space="preserve">- Hệ thống thông báo lỗi. </w:t>
            </w:r>
          </w:p>
          <w:p w14:paraId="62BB16A5" w14:textId="77777777" w:rsidR="00B86E84" w:rsidRPr="00F1565D" w:rsidRDefault="00B86E84" w:rsidP="00E21BFE">
            <w:pPr>
              <w:spacing w:line="276" w:lineRule="auto"/>
              <w:ind w:left="360" w:firstLine="360"/>
              <w:jc w:val="both"/>
              <w:rPr>
                <w:rFonts w:ascii="Times New Roman" w:hAnsi="Times New Roman"/>
                <w:sz w:val="24"/>
                <w:szCs w:val="24"/>
              </w:rPr>
            </w:pPr>
            <w:r w:rsidRPr="00F1565D">
              <w:rPr>
                <w:rFonts w:ascii="Times New Roman" w:hAnsi="Times New Roman"/>
                <w:sz w:val="24"/>
                <w:szCs w:val="24"/>
              </w:rPr>
              <w:t>- Quay lại bước 2.b.i.</w:t>
            </w:r>
          </w:p>
          <w:p w14:paraId="3E6090A8" w14:textId="77777777" w:rsidR="00B86E84" w:rsidRPr="00F1565D" w:rsidRDefault="00B86E84" w:rsidP="00E21BFE">
            <w:pPr>
              <w:spacing w:line="276" w:lineRule="auto"/>
              <w:ind w:left="252"/>
              <w:jc w:val="both"/>
              <w:rPr>
                <w:rFonts w:ascii="Times New Roman" w:hAnsi="Times New Roman"/>
                <w:sz w:val="24"/>
                <w:szCs w:val="24"/>
              </w:rPr>
            </w:pPr>
            <w:r w:rsidRPr="00F1565D">
              <w:rPr>
                <w:rFonts w:ascii="Times New Roman" w:hAnsi="Times New Roman"/>
                <w:sz w:val="24"/>
                <w:szCs w:val="24"/>
              </w:rPr>
              <w:t>2.b.ii : Nếu thông tin Actors nhập không hợp lệ :</w:t>
            </w:r>
          </w:p>
          <w:p w14:paraId="199A5945" w14:textId="77777777" w:rsidR="00B86E84" w:rsidRPr="00F1565D" w:rsidRDefault="00B86E84" w:rsidP="00E21BFE">
            <w:pPr>
              <w:spacing w:line="276" w:lineRule="auto"/>
              <w:ind w:left="360" w:firstLine="360"/>
              <w:jc w:val="both"/>
              <w:rPr>
                <w:rFonts w:ascii="Times New Roman" w:hAnsi="Times New Roman"/>
                <w:sz w:val="24"/>
                <w:szCs w:val="24"/>
              </w:rPr>
            </w:pPr>
            <w:r w:rsidRPr="00F1565D">
              <w:rPr>
                <w:rFonts w:ascii="Times New Roman" w:hAnsi="Times New Roman"/>
                <w:sz w:val="24"/>
                <w:szCs w:val="24"/>
              </w:rPr>
              <w:t xml:space="preserve">- Hệ thống thông báo lỗi. </w:t>
            </w:r>
          </w:p>
          <w:p w14:paraId="515F768B" w14:textId="77777777" w:rsidR="00B86E84" w:rsidRPr="00F1565D" w:rsidRDefault="00B86E84" w:rsidP="00E21BFE">
            <w:pPr>
              <w:spacing w:line="276" w:lineRule="auto"/>
              <w:ind w:left="360" w:firstLine="360"/>
              <w:jc w:val="both"/>
              <w:rPr>
                <w:rFonts w:ascii="Times New Roman" w:hAnsi="Times New Roman"/>
                <w:sz w:val="24"/>
                <w:szCs w:val="24"/>
              </w:rPr>
            </w:pPr>
            <w:r w:rsidRPr="00F1565D">
              <w:rPr>
                <w:rFonts w:ascii="Times New Roman" w:hAnsi="Times New Roman"/>
                <w:sz w:val="24"/>
                <w:szCs w:val="24"/>
              </w:rPr>
              <w:t>- Quay lại bước 2.b.i.</w:t>
            </w:r>
          </w:p>
          <w:p w14:paraId="5653A177" w14:textId="77777777" w:rsidR="00B86E84" w:rsidRPr="00F1565D" w:rsidRDefault="00B86E84" w:rsidP="00E21BFE">
            <w:pPr>
              <w:spacing w:line="276" w:lineRule="auto"/>
              <w:ind w:left="252"/>
              <w:jc w:val="both"/>
              <w:rPr>
                <w:rFonts w:ascii="Times New Roman" w:hAnsi="Times New Roman"/>
                <w:sz w:val="24"/>
                <w:szCs w:val="24"/>
              </w:rPr>
            </w:pPr>
            <w:r w:rsidRPr="00F1565D">
              <w:rPr>
                <w:rFonts w:ascii="Times New Roman" w:hAnsi="Times New Roman"/>
                <w:sz w:val="24"/>
                <w:szCs w:val="24"/>
              </w:rPr>
              <w:lastRenderedPageBreak/>
              <w:t>3.c.ii : Nếu đã có một tài khoản khác có cùng “CMND”</w:t>
            </w:r>
          </w:p>
          <w:p w14:paraId="61662C71" w14:textId="77777777" w:rsidR="00B86E84" w:rsidRPr="00F1565D" w:rsidRDefault="00B86E84" w:rsidP="00E21BFE">
            <w:pPr>
              <w:spacing w:line="276" w:lineRule="auto"/>
              <w:ind w:left="360" w:firstLine="360"/>
              <w:jc w:val="both"/>
              <w:rPr>
                <w:rFonts w:ascii="Times New Roman" w:hAnsi="Times New Roman"/>
                <w:sz w:val="24"/>
                <w:szCs w:val="24"/>
              </w:rPr>
            </w:pPr>
            <w:r w:rsidRPr="00F1565D">
              <w:rPr>
                <w:rFonts w:ascii="Times New Roman" w:hAnsi="Times New Roman"/>
                <w:sz w:val="24"/>
                <w:szCs w:val="24"/>
              </w:rPr>
              <w:t xml:space="preserve">- Hệ thống thông báo lỗi. </w:t>
            </w:r>
          </w:p>
          <w:p w14:paraId="27C3DF91" w14:textId="77777777" w:rsidR="00B86E84" w:rsidRPr="00F1565D" w:rsidRDefault="00B86E84" w:rsidP="00E21BFE">
            <w:pPr>
              <w:spacing w:line="276" w:lineRule="auto"/>
              <w:ind w:left="360" w:firstLine="360"/>
              <w:jc w:val="both"/>
              <w:rPr>
                <w:rFonts w:ascii="Times New Roman" w:hAnsi="Times New Roman"/>
                <w:sz w:val="24"/>
                <w:szCs w:val="24"/>
              </w:rPr>
            </w:pPr>
            <w:r w:rsidRPr="00F1565D">
              <w:rPr>
                <w:rFonts w:ascii="Times New Roman" w:hAnsi="Times New Roman"/>
                <w:sz w:val="24"/>
                <w:szCs w:val="24"/>
              </w:rPr>
              <w:t>- Quay lại bước 3.c.i.</w:t>
            </w:r>
          </w:p>
          <w:p w14:paraId="20648276" w14:textId="77777777" w:rsidR="00B86E84" w:rsidRPr="00F1565D" w:rsidRDefault="00B86E84" w:rsidP="00E21BFE">
            <w:pPr>
              <w:spacing w:line="276" w:lineRule="auto"/>
              <w:ind w:left="252"/>
              <w:jc w:val="both"/>
              <w:rPr>
                <w:rFonts w:ascii="Times New Roman" w:hAnsi="Times New Roman"/>
                <w:sz w:val="24"/>
                <w:szCs w:val="24"/>
              </w:rPr>
            </w:pPr>
            <w:r w:rsidRPr="00F1565D">
              <w:rPr>
                <w:rFonts w:ascii="Times New Roman" w:hAnsi="Times New Roman"/>
                <w:sz w:val="24"/>
                <w:szCs w:val="24"/>
              </w:rPr>
              <w:t>3.c.ii : Nếu thông tin Actors nhập không hợp lệ :</w:t>
            </w:r>
          </w:p>
          <w:p w14:paraId="4AEDB8F7" w14:textId="77777777" w:rsidR="00B86E84" w:rsidRPr="00F1565D" w:rsidRDefault="00B86E84" w:rsidP="00E21BFE">
            <w:pPr>
              <w:spacing w:line="276" w:lineRule="auto"/>
              <w:ind w:left="360" w:firstLine="360"/>
              <w:jc w:val="both"/>
              <w:rPr>
                <w:rFonts w:ascii="Times New Roman" w:hAnsi="Times New Roman"/>
                <w:sz w:val="24"/>
                <w:szCs w:val="24"/>
              </w:rPr>
            </w:pPr>
            <w:r w:rsidRPr="00F1565D">
              <w:rPr>
                <w:rFonts w:ascii="Times New Roman" w:hAnsi="Times New Roman"/>
                <w:sz w:val="24"/>
                <w:szCs w:val="24"/>
              </w:rPr>
              <w:t xml:space="preserve">- Hệ thống thông báo lỗi. </w:t>
            </w:r>
          </w:p>
          <w:p w14:paraId="1CDDBC3E" w14:textId="77777777" w:rsidR="00B86E84" w:rsidRPr="00F1565D" w:rsidRDefault="00B86E84" w:rsidP="00E21BFE">
            <w:pPr>
              <w:spacing w:line="276" w:lineRule="auto"/>
              <w:ind w:left="360" w:firstLine="360"/>
              <w:jc w:val="both"/>
              <w:rPr>
                <w:rFonts w:ascii="Times New Roman" w:hAnsi="Times New Roman"/>
                <w:sz w:val="24"/>
                <w:szCs w:val="24"/>
              </w:rPr>
            </w:pPr>
            <w:r w:rsidRPr="00F1565D">
              <w:rPr>
                <w:rFonts w:ascii="Times New Roman" w:hAnsi="Times New Roman"/>
                <w:sz w:val="24"/>
                <w:szCs w:val="24"/>
              </w:rPr>
              <w:t>- Quay lại bước 3.c.i.</w:t>
            </w:r>
          </w:p>
          <w:p w14:paraId="018B4834" w14:textId="77777777" w:rsidR="00B86E84" w:rsidRPr="00F1565D" w:rsidRDefault="00B86E84" w:rsidP="009200C5">
            <w:pPr>
              <w:pStyle w:val="ListParagraph"/>
              <w:numPr>
                <w:ilvl w:val="2"/>
                <w:numId w:val="7"/>
              </w:numPr>
              <w:spacing w:before="240" w:after="0"/>
              <w:ind w:left="432"/>
              <w:jc w:val="both"/>
              <w:rPr>
                <w:rFonts w:ascii="Times New Roman" w:hAnsi="Times New Roman" w:cs="Times New Roman"/>
                <w:sz w:val="24"/>
                <w:szCs w:val="24"/>
              </w:rPr>
            </w:pPr>
            <w:r w:rsidRPr="00F1565D">
              <w:rPr>
                <w:rFonts w:ascii="Times New Roman" w:hAnsi="Times New Roman" w:cs="Times New Roman"/>
                <w:sz w:val="24"/>
                <w:szCs w:val="24"/>
                <w:lang w:val="en-US"/>
              </w:rPr>
              <w:t>Khóa tài khoản</w:t>
            </w:r>
            <w:r w:rsidRPr="00F1565D">
              <w:rPr>
                <w:rFonts w:ascii="Times New Roman" w:hAnsi="Times New Roman" w:cs="Times New Roman"/>
                <w:sz w:val="24"/>
                <w:szCs w:val="24"/>
              </w:rPr>
              <w:t xml:space="preserve"> :</w:t>
            </w:r>
          </w:p>
          <w:p w14:paraId="575DB6C6" w14:textId="77777777" w:rsidR="00B86E84" w:rsidRPr="00E543A9" w:rsidRDefault="00B86E84" w:rsidP="00E21BFE">
            <w:pPr>
              <w:spacing w:line="276" w:lineRule="auto"/>
              <w:ind w:left="252"/>
              <w:jc w:val="both"/>
              <w:rPr>
                <w:rFonts w:ascii="Times New Roman" w:hAnsi="Times New Roman"/>
                <w:sz w:val="24"/>
                <w:szCs w:val="24"/>
                <w:lang w:val="vi-VN"/>
              </w:rPr>
            </w:pPr>
            <w:r w:rsidRPr="00E543A9">
              <w:rPr>
                <w:rFonts w:ascii="Times New Roman" w:hAnsi="Times New Roman"/>
                <w:sz w:val="24"/>
                <w:szCs w:val="24"/>
                <w:lang w:val="vi-VN"/>
              </w:rPr>
              <w:t>1.  Nếu tài khoản được chọn không hợp lệ:</w:t>
            </w:r>
          </w:p>
          <w:p w14:paraId="4139B980" w14:textId="77777777" w:rsidR="00B86E84" w:rsidRPr="00E543A9" w:rsidRDefault="00B86E84" w:rsidP="00E21BFE">
            <w:pPr>
              <w:spacing w:line="276" w:lineRule="auto"/>
              <w:ind w:left="360" w:firstLine="360"/>
              <w:jc w:val="both"/>
              <w:rPr>
                <w:rFonts w:ascii="Times New Roman" w:hAnsi="Times New Roman"/>
                <w:sz w:val="24"/>
                <w:szCs w:val="24"/>
                <w:lang w:val="vi-VN"/>
              </w:rPr>
            </w:pPr>
            <w:r w:rsidRPr="00E543A9">
              <w:rPr>
                <w:rFonts w:ascii="Times New Roman" w:hAnsi="Times New Roman"/>
                <w:sz w:val="24"/>
                <w:szCs w:val="24"/>
                <w:lang w:val="vi-VN"/>
              </w:rPr>
              <w:t xml:space="preserve">- Hệ thống thông báo lỗi. </w:t>
            </w:r>
          </w:p>
          <w:p w14:paraId="5E8E3432" w14:textId="77777777" w:rsidR="00B86E84" w:rsidRPr="00F1565D" w:rsidRDefault="00B86E84" w:rsidP="00E21BFE">
            <w:pPr>
              <w:spacing w:line="276" w:lineRule="auto"/>
              <w:ind w:left="360" w:firstLine="360"/>
              <w:jc w:val="both"/>
              <w:rPr>
                <w:rFonts w:ascii="Times New Roman" w:hAnsi="Times New Roman"/>
                <w:sz w:val="24"/>
                <w:szCs w:val="24"/>
              </w:rPr>
            </w:pPr>
            <w:r w:rsidRPr="00F1565D">
              <w:rPr>
                <w:rFonts w:ascii="Times New Roman" w:hAnsi="Times New Roman"/>
                <w:sz w:val="24"/>
                <w:szCs w:val="24"/>
              </w:rPr>
              <w:t>- Quay lại bước 2.a.</w:t>
            </w:r>
          </w:p>
          <w:p w14:paraId="1075540F" w14:textId="77777777" w:rsidR="00B86E84" w:rsidRPr="00F1565D" w:rsidRDefault="00B86E84" w:rsidP="009200C5">
            <w:pPr>
              <w:pStyle w:val="ListParagraph"/>
              <w:numPr>
                <w:ilvl w:val="2"/>
                <w:numId w:val="7"/>
              </w:numPr>
              <w:spacing w:before="240" w:after="0"/>
              <w:ind w:left="432"/>
              <w:jc w:val="both"/>
              <w:rPr>
                <w:rFonts w:ascii="Times New Roman" w:hAnsi="Times New Roman" w:cs="Times New Roman"/>
                <w:sz w:val="24"/>
                <w:szCs w:val="24"/>
              </w:rPr>
            </w:pPr>
            <w:r w:rsidRPr="00F1565D">
              <w:rPr>
                <w:rFonts w:ascii="Times New Roman" w:hAnsi="Times New Roman" w:cs="Times New Roman"/>
                <w:sz w:val="24"/>
                <w:szCs w:val="24"/>
                <w:lang w:val="en-US"/>
              </w:rPr>
              <w:t xml:space="preserve">Thay đổi thông tin tài khoản </w:t>
            </w:r>
            <w:r w:rsidRPr="00F1565D">
              <w:rPr>
                <w:rFonts w:ascii="Times New Roman" w:hAnsi="Times New Roman" w:cs="Times New Roman"/>
                <w:sz w:val="24"/>
                <w:szCs w:val="24"/>
              </w:rPr>
              <w:t>:</w:t>
            </w:r>
          </w:p>
          <w:p w14:paraId="00267A87" w14:textId="77777777" w:rsidR="00B86E84" w:rsidRPr="00E543A9" w:rsidRDefault="00B86E84" w:rsidP="00E21BFE">
            <w:pPr>
              <w:spacing w:line="276" w:lineRule="auto"/>
              <w:ind w:left="252"/>
              <w:jc w:val="both"/>
              <w:rPr>
                <w:rFonts w:ascii="Times New Roman" w:hAnsi="Times New Roman"/>
                <w:sz w:val="24"/>
                <w:szCs w:val="24"/>
                <w:lang w:val="vi-VN"/>
              </w:rPr>
            </w:pPr>
            <w:r w:rsidRPr="00E543A9">
              <w:rPr>
                <w:rFonts w:ascii="Times New Roman" w:hAnsi="Times New Roman"/>
                <w:sz w:val="24"/>
                <w:szCs w:val="24"/>
                <w:lang w:val="vi-VN"/>
              </w:rPr>
              <w:t>2.  Nếu tài khoản được chọn không hợp lệ:</w:t>
            </w:r>
          </w:p>
          <w:p w14:paraId="5F372D8F" w14:textId="77777777" w:rsidR="00B86E84" w:rsidRPr="00E543A9" w:rsidRDefault="00B86E84" w:rsidP="00E21BFE">
            <w:pPr>
              <w:spacing w:line="276" w:lineRule="auto"/>
              <w:ind w:left="360" w:firstLine="360"/>
              <w:jc w:val="both"/>
              <w:rPr>
                <w:rFonts w:ascii="Times New Roman" w:hAnsi="Times New Roman"/>
                <w:sz w:val="24"/>
                <w:szCs w:val="24"/>
                <w:lang w:val="vi-VN"/>
              </w:rPr>
            </w:pPr>
            <w:r w:rsidRPr="00E543A9">
              <w:rPr>
                <w:rFonts w:ascii="Times New Roman" w:hAnsi="Times New Roman"/>
                <w:sz w:val="24"/>
                <w:szCs w:val="24"/>
                <w:lang w:val="vi-VN"/>
              </w:rPr>
              <w:t xml:space="preserve">- Hệ thống thông báo lỗi. </w:t>
            </w:r>
          </w:p>
          <w:p w14:paraId="62DBC0B5" w14:textId="77777777" w:rsidR="00B86E84" w:rsidRPr="00E543A9" w:rsidRDefault="00B86E84" w:rsidP="00E21BFE">
            <w:pPr>
              <w:spacing w:line="276" w:lineRule="auto"/>
              <w:ind w:left="360" w:firstLine="360"/>
              <w:jc w:val="both"/>
              <w:rPr>
                <w:rFonts w:ascii="Times New Roman" w:hAnsi="Times New Roman"/>
                <w:sz w:val="24"/>
                <w:szCs w:val="24"/>
                <w:lang w:val="vi-VN"/>
              </w:rPr>
            </w:pPr>
            <w:r w:rsidRPr="00E543A9">
              <w:rPr>
                <w:rFonts w:ascii="Times New Roman" w:hAnsi="Times New Roman"/>
                <w:sz w:val="24"/>
                <w:szCs w:val="24"/>
                <w:lang w:val="vi-VN"/>
              </w:rPr>
              <w:t>- Quay lại bước 1.</w:t>
            </w:r>
          </w:p>
          <w:p w14:paraId="237CCE5A" w14:textId="77777777" w:rsidR="00B86E84" w:rsidRPr="00E543A9" w:rsidRDefault="00B86E84" w:rsidP="00E21BFE">
            <w:pPr>
              <w:spacing w:line="276" w:lineRule="auto"/>
              <w:ind w:left="252"/>
              <w:jc w:val="both"/>
              <w:rPr>
                <w:rFonts w:ascii="Times New Roman" w:hAnsi="Times New Roman"/>
                <w:sz w:val="24"/>
                <w:szCs w:val="24"/>
                <w:lang w:val="vi-VN"/>
              </w:rPr>
            </w:pPr>
            <w:r w:rsidRPr="00E543A9">
              <w:rPr>
                <w:rFonts w:ascii="Times New Roman" w:hAnsi="Times New Roman"/>
                <w:sz w:val="24"/>
                <w:szCs w:val="24"/>
                <w:lang w:val="vi-VN"/>
              </w:rPr>
              <w:t>7.  Nếu thông tin Actors nhập không hợp lệ:</w:t>
            </w:r>
          </w:p>
          <w:p w14:paraId="06050A12" w14:textId="77777777" w:rsidR="00B86E84" w:rsidRPr="00E543A9" w:rsidRDefault="00B86E84" w:rsidP="00E21BFE">
            <w:pPr>
              <w:spacing w:line="276" w:lineRule="auto"/>
              <w:ind w:left="360" w:firstLine="360"/>
              <w:jc w:val="both"/>
              <w:rPr>
                <w:rFonts w:ascii="Times New Roman" w:hAnsi="Times New Roman"/>
                <w:sz w:val="24"/>
                <w:szCs w:val="24"/>
                <w:lang w:val="vi-VN"/>
              </w:rPr>
            </w:pPr>
            <w:r w:rsidRPr="00E543A9">
              <w:rPr>
                <w:rFonts w:ascii="Times New Roman" w:hAnsi="Times New Roman"/>
                <w:sz w:val="24"/>
                <w:szCs w:val="24"/>
                <w:lang w:val="vi-VN"/>
              </w:rPr>
              <w:t xml:space="preserve">- Hệ thống thông báo lỗi. </w:t>
            </w:r>
          </w:p>
          <w:p w14:paraId="0A6010EF" w14:textId="77777777" w:rsidR="00B86E84" w:rsidRPr="00F1565D" w:rsidRDefault="00B86E84" w:rsidP="00E21BFE">
            <w:pPr>
              <w:spacing w:line="276" w:lineRule="auto"/>
              <w:ind w:left="360" w:firstLine="360"/>
              <w:jc w:val="both"/>
              <w:rPr>
                <w:rFonts w:ascii="Times New Roman" w:hAnsi="Times New Roman"/>
                <w:sz w:val="24"/>
                <w:szCs w:val="24"/>
              </w:rPr>
            </w:pPr>
            <w:r w:rsidRPr="00F1565D">
              <w:rPr>
                <w:rFonts w:ascii="Times New Roman" w:hAnsi="Times New Roman"/>
                <w:sz w:val="24"/>
                <w:szCs w:val="24"/>
              </w:rPr>
              <w:t>- Quay lại bước 5.</w:t>
            </w:r>
          </w:p>
        </w:tc>
      </w:tr>
      <w:tr w:rsidR="00B86E84" w:rsidRPr="009C50BA" w14:paraId="1C676A94" w14:textId="77777777" w:rsidTr="00E21BFE">
        <w:tc>
          <w:tcPr>
            <w:tcW w:w="1278" w:type="pct"/>
          </w:tcPr>
          <w:p w14:paraId="32DD0501"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lastRenderedPageBreak/>
              <w:t>Yêu cầu đặc biệt</w:t>
            </w:r>
          </w:p>
        </w:tc>
        <w:tc>
          <w:tcPr>
            <w:tcW w:w="3722" w:type="pct"/>
          </w:tcPr>
          <w:p w14:paraId="6415CBCE" w14:textId="77777777" w:rsidR="00B86E84" w:rsidRPr="00F1565D" w:rsidRDefault="00B86E84" w:rsidP="009200C5">
            <w:pPr>
              <w:pStyle w:val="ListParagraph"/>
              <w:numPr>
                <w:ilvl w:val="0"/>
                <w:numId w:val="20"/>
              </w:numPr>
              <w:ind w:left="432"/>
              <w:jc w:val="both"/>
              <w:rPr>
                <w:rFonts w:ascii="Times New Roman" w:hAnsi="Times New Roman" w:cs="Times New Roman"/>
                <w:sz w:val="24"/>
                <w:szCs w:val="24"/>
              </w:rPr>
            </w:pPr>
            <w:r w:rsidRPr="00F1565D">
              <w:rPr>
                <w:rFonts w:ascii="Times New Roman" w:hAnsi="Times New Roman" w:cs="Times New Roman"/>
                <w:sz w:val="24"/>
                <w:szCs w:val="24"/>
              </w:rPr>
              <w:t>Cho phép chuyển đổi giữa các chức năng con nhanh chóng.</w:t>
            </w:r>
          </w:p>
          <w:p w14:paraId="333892E0" w14:textId="77777777" w:rsidR="00B86E84" w:rsidRPr="00F1565D" w:rsidRDefault="00B86E84" w:rsidP="009200C5">
            <w:pPr>
              <w:pStyle w:val="ListParagraph"/>
              <w:numPr>
                <w:ilvl w:val="0"/>
                <w:numId w:val="20"/>
              </w:numPr>
              <w:spacing w:after="0"/>
              <w:ind w:left="432"/>
              <w:jc w:val="both"/>
              <w:rPr>
                <w:rFonts w:ascii="Times New Roman" w:hAnsi="Times New Roman" w:cs="Times New Roman"/>
                <w:sz w:val="24"/>
                <w:szCs w:val="24"/>
              </w:rPr>
            </w:pPr>
            <w:r w:rsidRPr="00E543A9">
              <w:rPr>
                <w:rFonts w:ascii="Times New Roman" w:hAnsi="Times New Roman" w:cs="Times New Roman"/>
                <w:sz w:val="24"/>
                <w:szCs w:val="24"/>
              </w:rPr>
              <w:t>Hệ thống tự động liệt kê danh sách tài khoản cho Actors chọn.</w:t>
            </w:r>
          </w:p>
        </w:tc>
      </w:tr>
      <w:tr w:rsidR="00B86E84" w:rsidRPr="00F1565D" w14:paraId="753A94AE" w14:textId="77777777" w:rsidTr="00E21BFE">
        <w:tc>
          <w:tcPr>
            <w:tcW w:w="1278" w:type="pct"/>
          </w:tcPr>
          <w:p w14:paraId="46706304"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Điểm mở rộng</w:t>
            </w:r>
          </w:p>
        </w:tc>
        <w:tc>
          <w:tcPr>
            <w:tcW w:w="3722" w:type="pct"/>
          </w:tcPr>
          <w:p w14:paraId="60937395" w14:textId="77777777" w:rsidR="00B86E84" w:rsidRPr="009D1FA5" w:rsidRDefault="00B86E84" w:rsidP="009200C5">
            <w:pPr>
              <w:pStyle w:val="ListParagraph"/>
              <w:numPr>
                <w:ilvl w:val="0"/>
                <w:numId w:val="20"/>
              </w:numPr>
              <w:ind w:left="432"/>
              <w:jc w:val="both"/>
              <w:rPr>
                <w:rFonts w:ascii="Times New Roman" w:hAnsi="Times New Roman"/>
                <w:sz w:val="24"/>
                <w:szCs w:val="24"/>
              </w:rPr>
            </w:pPr>
            <w:r>
              <w:rPr>
                <w:rFonts w:ascii="Times New Roman" w:hAnsi="Times New Roman"/>
                <w:sz w:val="24"/>
                <w:szCs w:val="24"/>
                <w:lang w:val="en-US"/>
              </w:rPr>
              <w:t>Tạo tài khoản</w:t>
            </w:r>
          </w:p>
          <w:p w14:paraId="13C600E2" w14:textId="77777777" w:rsidR="00B86E84" w:rsidRPr="009D1FA5" w:rsidRDefault="00B86E84" w:rsidP="009200C5">
            <w:pPr>
              <w:pStyle w:val="ListParagraph"/>
              <w:numPr>
                <w:ilvl w:val="1"/>
                <w:numId w:val="23"/>
              </w:numPr>
              <w:spacing w:after="0"/>
              <w:ind w:left="612"/>
              <w:jc w:val="both"/>
              <w:rPr>
                <w:rFonts w:ascii="Times New Roman" w:hAnsi="Times New Roman"/>
                <w:sz w:val="24"/>
                <w:szCs w:val="24"/>
              </w:rPr>
            </w:pPr>
            <w:r w:rsidRPr="00E543A9">
              <w:rPr>
                <w:rFonts w:ascii="Times New Roman" w:hAnsi="Times New Roman"/>
                <w:sz w:val="24"/>
                <w:szCs w:val="24"/>
              </w:rPr>
              <w:t>Người dùng chọn nhập từ tập tin.</w:t>
            </w:r>
          </w:p>
          <w:p w14:paraId="2E1CAB34" w14:textId="77777777" w:rsidR="00B86E84" w:rsidRPr="009D1FA5" w:rsidRDefault="00B86E84" w:rsidP="009200C5">
            <w:pPr>
              <w:pStyle w:val="ListParagraph"/>
              <w:numPr>
                <w:ilvl w:val="1"/>
                <w:numId w:val="23"/>
              </w:numPr>
              <w:spacing w:after="0"/>
              <w:ind w:left="612"/>
              <w:jc w:val="both"/>
              <w:rPr>
                <w:rFonts w:ascii="Times New Roman" w:hAnsi="Times New Roman"/>
                <w:sz w:val="24"/>
                <w:szCs w:val="24"/>
              </w:rPr>
            </w:pPr>
            <w:r w:rsidRPr="00E543A9">
              <w:rPr>
                <w:rFonts w:ascii="Times New Roman" w:hAnsi="Times New Roman"/>
                <w:sz w:val="24"/>
                <w:szCs w:val="24"/>
              </w:rPr>
              <w:t>Hệ thống mở Use Case : Nhập Tài Khoản Từ Tập Tin lên.</w:t>
            </w:r>
          </w:p>
          <w:p w14:paraId="1CE0C036" w14:textId="77777777" w:rsidR="00B86E84" w:rsidRPr="00904C48" w:rsidRDefault="00B86E84" w:rsidP="009200C5">
            <w:pPr>
              <w:pStyle w:val="ListParagraph"/>
              <w:numPr>
                <w:ilvl w:val="1"/>
                <w:numId w:val="23"/>
              </w:numPr>
              <w:spacing w:after="0"/>
              <w:ind w:left="612"/>
              <w:jc w:val="both"/>
              <w:rPr>
                <w:rFonts w:ascii="Times New Roman" w:hAnsi="Times New Roman"/>
                <w:sz w:val="24"/>
                <w:szCs w:val="24"/>
              </w:rPr>
            </w:pPr>
            <w:r>
              <w:rPr>
                <w:rFonts w:ascii="Times New Roman" w:hAnsi="Times New Roman"/>
                <w:sz w:val="24"/>
                <w:szCs w:val="24"/>
                <w:lang w:val="en-US"/>
              </w:rPr>
              <w:t>Trở về lại bước 2.</w:t>
            </w:r>
          </w:p>
        </w:tc>
      </w:tr>
    </w:tbl>
    <w:p w14:paraId="6366D8D6" w14:textId="77777777" w:rsidR="00B86E84" w:rsidRDefault="00B86E84" w:rsidP="00B86E84"/>
    <w:p w14:paraId="7B996CB8" w14:textId="77777777" w:rsidR="00B86E84" w:rsidRPr="00F12796" w:rsidRDefault="00B86E84" w:rsidP="00B86E84">
      <w:pPr>
        <w:pStyle w:val="Heading3"/>
        <w:rPr>
          <w:rFonts w:ascii="Arial" w:hAnsi="Arial" w:cs="Arial"/>
          <w:szCs w:val="22"/>
        </w:rPr>
      </w:pPr>
      <w:bookmarkStart w:id="791" w:name="_Toc261981569"/>
      <w:r w:rsidRPr="00F12796">
        <w:rPr>
          <w:rFonts w:ascii="Arial" w:hAnsi="Arial" w:cs="Arial"/>
          <w:szCs w:val="22"/>
        </w:rPr>
        <w:t>UC-02 : Nhập Tài Khoản Từ Tập Tin</w:t>
      </w:r>
      <w:bookmarkEnd w:id="791"/>
    </w:p>
    <w:p w14:paraId="47ECCD06" w14:textId="77777777" w:rsidR="00B86E84" w:rsidRDefault="00B86E84" w:rsidP="00B86E84">
      <w:pPr>
        <w:rPr>
          <w:b/>
        </w:rPr>
      </w:pPr>
    </w:p>
    <w:tbl>
      <w:tblPr>
        <w:tblStyle w:val="TableGrid"/>
        <w:tblW w:w="5000" w:type="pct"/>
        <w:tblLook w:val="04A0" w:firstRow="1" w:lastRow="0" w:firstColumn="1" w:lastColumn="0" w:noHBand="0" w:noVBand="1"/>
      </w:tblPr>
      <w:tblGrid>
        <w:gridCol w:w="2668"/>
        <w:gridCol w:w="7772"/>
      </w:tblGrid>
      <w:tr w:rsidR="00B86E84" w:rsidRPr="00F1565D" w14:paraId="1D66315D" w14:textId="77777777" w:rsidTr="00E21BFE">
        <w:tc>
          <w:tcPr>
            <w:tcW w:w="1278" w:type="pct"/>
          </w:tcPr>
          <w:p w14:paraId="62823485"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Mã số Use-Case</w:t>
            </w:r>
          </w:p>
        </w:tc>
        <w:tc>
          <w:tcPr>
            <w:tcW w:w="3722" w:type="pct"/>
          </w:tcPr>
          <w:p w14:paraId="3825CE40" w14:textId="77777777" w:rsidR="00B86E84" w:rsidRPr="00F1565D" w:rsidRDefault="00B86E84" w:rsidP="00E21BFE">
            <w:pPr>
              <w:spacing w:line="276" w:lineRule="auto"/>
              <w:jc w:val="both"/>
              <w:rPr>
                <w:rFonts w:ascii="Times New Roman" w:hAnsi="Times New Roman"/>
                <w:b/>
                <w:sz w:val="24"/>
                <w:szCs w:val="24"/>
              </w:rPr>
            </w:pPr>
            <w:r w:rsidRPr="00F1565D">
              <w:rPr>
                <w:rFonts w:ascii="Times New Roman" w:hAnsi="Times New Roman"/>
                <w:b/>
                <w:sz w:val="24"/>
                <w:szCs w:val="24"/>
              </w:rPr>
              <w:t>UC-02</w:t>
            </w:r>
          </w:p>
        </w:tc>
      </w:tr>
      <w:tr w:rsidR="00B86E84" w:rsidRPr="00F1565D" w14:paraId="4038BC53" w14:textId="77777777" w:rsidTr="00E21BFE">
        <w:tc>
          <w:tcPr>
            <w:tcW w:w="1278" w:type="pct"/>
          </w:tcPr>
          <w:p w14:paraId="74807487"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Tên Use-Case</w:t>
            </w:r>
          </w:p>
        </w:tc>
        <w:tc>
          <w:tcPr>
            <w:tcW w:w="3722" w:type="pct"/>
          </w:tcPr>
          <w:p w14:paraId="7F0364A3" w14:textId="77777777" w:rsidR="00B86E84" w:rsidRPr="00F1565D" w:rsidRDefault="00B86E84" w:rsidP="00E21BFE">
            <w:pPr>
              <w:spacing w:line="276" w:lineRule="auto"/>
              <w:jc w:val="both"/>
              <w:rPr>
                <w:rFonts w:ascii="Times New Roman" w:hAnsi="Times New Roman"/>
                <w:b/>
                <w:sz w:val="24"/>
                <w:szCs w:val="24"/>
              </w:rPr>
            </w:pPr>
            <w:r w:rsidRPr="00F1565D">
              <w:rPr>
                <w:rFonts w:ascii="Times New Roman" w:hAnsi="Times New Roman"/>
                <w:b/>
                <w:sz w:val="24"/>
                <w:szCs w:val="24"/>
              </w:rPr>
              <w:t>Nhập Tài Khoản Từ Tập Tin</w:t>
            </w:r>
          </w:p>
        </w:tc>
      </w:tr>
      <w:tr w:rsidR="00B86E84" w:rsidRPr="00F1565D" w14:paraId="6B96B6CA" w14:textId="77777777" w:rsidTr="00E21BFE">
        <w:tc>
          <w:tcPr>
            <w:tcW w:w="1278" w:type="pct"/>
          </w:tcPr>
          <w:p w14:paraId="5B9D8069"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Actors</w:t>
            </w:r>
          </w:p>
        </w:tc>
        <w:tc>
          <w:tcPr>
            <w:tcW w:w="3722" w:type="pct"/>
          </w:tcPr>
          <w:p w14:paraId="44542831" w14:textId="77777777" w:rsidR="00B86E84" w:rsidRPr="00F1565D" w:rsidRDefault="00B86E84" w:rsidP="00E21BFE">
            <w:pPr>
              <w:spacing w:line="276" w:lineRule="auto"/>
              <w:jc w:val="both"/>
              <w:rPr>
                <w:rFonts w:ascii="Times New Roman" w:hAnsi="Times New Roman"/>
                <w:sz w:val="24"/>
                <w:szCs w:val="24"/>
              </w:rPr>
            </w:pPr>
            <w:r w:rsidRPr="00F1565D">
              <w:rPr>
                <w:rFonts w:ascii="Times New Roman" w:hAnsi="Times New Roman"/>
                <w:sz w:val="24"/>
                <w:szCs w:val="24"/>
              </w:rPr>
              <w:t>Quản Trị Viên</w:t>
            </w:r>
          </w:p>
        </w:tc>
      </w:tr>
      <w:tr w:rsidR="00B86E84" w:rsidRPr="00F1565D" w14:paraId="65FF1419" w14:textId="77777777" w:rsidTr="00E21BFE">
        <w:tc>
          <w:tcPr>
            <w:tcW w:w="1278" w:type="pct"/>
          </w:tcPr>
          <w:p w14:paraId="0FEF5F2B"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Mô tả</w:t>
            </w:r>
          </w:p>
        </w:tc>
        <w:tc>
          <w:tcPr>
            <w:tcW w:w="3722" w:type="pct"/>
          </w:tcPr>
          <w:p w14:paraId="6D22AACB" w14:textId="77777777" w:rsidR="00B86E84" w:rsidRPr="00F1565D" w:rsidRDefault="00B86E84" w:rsidP="00E21BFE">
            <w:pPr>
              <w:spacing w:line="276" w:lineRule="auto"/>
              <w:jc w:val="both"/>
              <w:rPr>
                <w:rFonts w:ascii="Times New Roman" w:hAnsi="Times New Roman"/>
                <w:sz w:val="24"/>
                <w:szCs w:val="24"/>
              </w:rPr>
            </w:pPr>
            <w:r w:rsidRPr="00F1565D">
              <w:rPr>
                <w:rFonts w:ascii="Times New Roman" w:hAnsi="Times New Roman"/>
                <w:sz w:val="24"/>
                <w:szCs w:val="24"/>
              </w:rPr>
              <w:t>C</w:t>
            </w:r>
            <w:r w:rsidRPr="00F1565D">
              <w:rPr>
                <w:rFonts w:ascii="Times New Roman" w:hAnsi="Times New Roman"/>
                <w:sz w:val="24"/>
                <w:szCs w:val="24"/>
                <w:lang w:val="vi-VN"/>
              </w:rPr>
              <w:t xml:space="preserve">ho phép </w:t>
            </w:r>
            <w:r w:rsidRPr="00F1565D">
              <w:rPr>
                <w:rFonts w:ascii="Times New Roman" w:hAnsi="Times New Roman"/>
                <w:sz w:val="24"/>
                <w:szCs w:val="24"/>
              </w:rPr>
              <w:t>Actors nhập cùng lúc nhiều tài khoản từ một tập tin định nghĩa trước vào hệ thống.</w:t>
            </w:r>
          </w:p>
        </w:tc>
      </w:tr>
      <w:tr w:rsidR="00B86E84" w:rsidRPr="00F1565D" w14:paraId="017FE365" w14:textId="77777777" w:rsidTr="00E21BFE">
        <w:tc>
          <w:tcPr>
            <w:tcW w:w="1278" w:type="pct"/>
          </w:tcPr>
          <w:p w14:paraId="05B2E192"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Sự kiện bắt đầu</w:t>
            </w:r>
          </w:p>
        </w:tc>
        <w:tc>
          <w:tcPr>
            <w:tcW w:w="3722" w:type="pct"/>
          </w:tcPr>
          <w:p w14:paraId="3A845363" w14:textId="77777777" w:rsidR="00B86E84" w:rsidRPr="00F1565D" w:rsidRDefault="00B86E84" w:rsidP="00E21BFE">
            <w:pPr>
              <w:spacing w:line="276" w:lineRule="auto"/>
              <w:jc w:val="both"/>
              <w:rPr>
                <w:rFonts w:ascii="Times New Roman" w:hAnsi="Times New Roman"/>
                <w:sz w:val="24"/>
                <w:szCs w:val="24"/>
              </w:rPr>
            </w:pPr>
            <w:r w:rsidRPr="00F1565D">
              <w:rPr>
                <w:rFonts w:ascii="Times New Roman" w:hAnsi="Times New Roman"/>
                <w:sz w:val="24"/>
                <w:szCs w:val="24"/>
              </w:rPr>
              <w:t>A</w:t>
            </w:r>
            <w:r w:rsidRPr="00F1565D">
              <w:rPr>
                <w:rFonts w:ascii="Times New Roman" w:hAnsi="Times New Roman"/>
                <w:sz w:val="24"/>
                <w:szCs w:val="24"/>
                <w:lang w:val="vi-VN"/>
              </w:rPr>
              <w:t>ctor</w:t>
            </w:r>
            <w:r w:rsidRPr="00F1565D">
              <w:rPr>
                <w:rFonts w:ascii="Times New Roman" w:hAnsi="Times New Roman"/>
                <w:sz w:val="24"/>
                <w:szCs w:val="24"/>
              </w:rPr>
              <w:t>s</w:t>
            </w:r>
            <w:r w:rsidRPr="00F1565D">
              <w:rPr>
                <w:rFonts w:ascii="Times New Roman" w:hAnsi="Times New Roman"/>
                <w:sz w:val="24"/>
                <w:szCs w:val="24"/>
                <w:lang w:val="vi-VN"/>
              </w:rPr>
              <w:t xml:space="preserve"> chọn chức năng </w:t>
            </w:r>
            <w:r w:rsidRPr="00F1565D">
              <w:rPr>
                <w:rFonts w:ascii="Times New Roman" w:hAnsi="Times New Roman"/>
                <w:sz w:val="24"/>
                <w:szCs w:val="24"/>
              </w:rPr>
              <w:t>Nhập Tài Khoản Từ Tập Tin</w:t>
            </w:r>
          </w:p>
        </w:tc>
      </w:tr>
      <w:tr w:rsidR="00B86E84" w:rsidRPr="00F1565D" w14:paraId="1B5C0B31" w14:textId="77777777" w:rsidTr="00E21BFE">
        <w:tc>
          <w:tcPr>
            <w:tcW w:w="1278" w:type="pct"/>
          </w:tcPr>
          <w:p w14:paraId="224358C8"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Điều kiện tiên quyết</w:t>
            </w:r>
          </w:p>
        </w:tc>
        <w:tc>
          <w:tcPr>
            <w:tcW w:w="3722" w:type="pct"/>
          </w:tcPr>
          <w:p w14:paraId="0CB1C841" w14:textId="77777777" w:rsidR="00B86E84" w:rsidRPr="00F1565D" w:rsidRDefault="00B86E84" w:rsidP="00E21BFE">
            <w:pPr>
              <w:spacing w:line="276" w:lineRule="auto"/>
              <w:jc w:val="both"/>
              <w:rPr>
                <w:rFonts w:ascii="Times New Roman" w:hAnsi="Times New Roman"/>
                <w:sz w:val="24"/>
                <w:szCs w:val="24"/>
              </w:rPr>
            </w:pPr>
            <w:r w:rsidRPr="00F1565D">
              <w:rPr>
                <w:rFonts w:ascii="Times New Roman" w:hAnsi="Times New Roman"/>
                <w:sz w:val="24"/>
                <w:szCs w:val="24"/>
              </w:rPr>
              <w:t>Người dùng cần đăng nhập thành công với vai trò Quản Trị Viên</w:t>
            </w:r>
          </w:p>
        </w:tc>
      </w:tr>
      <w:tr w:rsidR="00B86E84" w:rsidRPr="00F1565D" w14:paraId="70BC936F" w14:textId="77777777" w:rsidTr="00E21BFE">
        <w:tc>
          <w:tcPr>
            <w:tcW w:w="1278" w:type="pct"/>
          </w:tcPr>
          <w:p w14:paraId="35262105"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Post-Conditions</w:t>
            </w:r>
          </w:p>
        </w:tc>
        <w:tc>
          <w:tcPr>
            <w:tcW w:w="3722" w:type="pct"/>
          </w:tcPr>
          <w:p w14:paraId="12CD8038" w14:textId="77777777" w:rsidR="00B86E84" w:rsidRPr="00F1565D" w:rsidRDefault="00B86E84" w:rsidP="009200C5">
            <w:pPr>
              <w:pStyle w:val="ListParagraph"/>
              <w:numPr>
                <w:ilvl w:val="2"/>
                <w:numId w:val="7"/>
              </w:numPr>
              <w:spacing w:after="0"/>
              <w:ind w:left="252" w:hanging="252"/>
              <w:jc w:val="both"/>
              <w:rPr>
                <w:rFonts w:ascii="Times New Roman" w:hAnsi="Times New Roman" w:cs="Times New Roman"/>
                <w:sz w:val="24"/>
                <w:szCs w:val="24"/>
              </w:rPr>
            </w:pPr>
            <w:r w:rsidRPr="00F1565D">
              <w:rPr>
                <w:rFonts w:ascii="Times New Roman" w:hAnsi="Times New Roman" w:cs="Times New Roman"/>
                <w:sz w:val="24"/>
              </w:rPr>
              <w:t>Hệ thống lưu các tài khoản mới vào cơ sở dữ liệu.</w:t>
            </w:r>
          </w:p>
        </w:tc>
      </w:tr>
      <w:tr w:rsidR="00B86E84" w:rsidRPr="009C50BA" w14:paraId="14608D29" w14:textId="77777777" w:rsidTr="00E21BFE">
        <w:tc>
          <w:tcPr>
            <w:tcW w:w="1278" w:type="pct"/>
          </w:tcPr>
          <w:p w14:paraId="0D70FC88"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Dòng sự kiện chính</w:t>
            </w:r>
          </w:p>
        </w:tc>
        <w:tc>
          <w:tcPr>
            <w:tcW w:w="3722" w:type="pct"/>
          </w:tcPr>
          <w:p w14:paraId="42949831" w14:textId="77777777" w:rsidR="00B86E84" w:rsidRPr="00F1565D" w:rsidRDefault="00B86E84" w:rsidP="009200C5">
            <w:pPr>
              <w:pStyle w:val="ListParagraph"/>
              <w:numPr>
                <w:ilvl w:val="0"/>
                <w:numId w:val="30"/>
              </w:numPr>
              <w:spacing w:after="0"/>
              <w:ind w:left="432"/>
              <w:jc w:val="both"/>
              <w:rPr>
                <w:rFonts w:ascii="Times New Roman" w:hAnsi="Times New Roman" w:cs="Times New Roman"/>
                <w:sz w:val="24"/>
                <w:szCs w:val="24"/>
              </w:rPr>
            </w:pPr>
            <w:r w:rsidRPr="00F1565D">
              <w:rPr>
                <w:rFonts w:ascii="Times New Roman" w:hAnsi="Times New Roman" w:cs="Times New Roman"/>
                <w:sz w:val="24"/>
                <w:szCs w:val="24"/>
              </w:rPr>
              <w:t>Người dùng chọn tập tin chứa thông tin của các tài khoản cần nhập.</w:t>
            </w:r>
          </w:p>
          <w:p w14:paraId="599F5EC6" w14:textId="77777777" w:rsidR="00B86E84" w:rsidRPr="00F1565D" w:rsidRDefault="00B86E84" w:rsidP="009200C5">
            <w:pPr>
              <w:pStyle w:val="ListParagraph"/>
              <w:numPr>
                <w:ilvl w:val="0"/>
                <w:numId w:val="30"/>
              </w:numPr>
              <w:spacing w:after="0"/>
              <w:ind w:left="432"/>
              <w:jc w:val="both"/>
              <w:rPr>
                <w:rFonts w:ascii="Times New Roman" w:hAnsi="Times New Roman" w:cs="Times New Roman"/>
                <w:sz w:val="24"/>
                <w:szCs w:val="24"/>
              </w:rPr>
            </w:pPr>
            <w:r w:rsidRPr="00F1565D">
              <w:rPr>
                <w:rFonts w:ascii="Times New Roman" w:hAnsi="Times New Roman" w:cs="Times New Roman"/>
                <w:sz w:val="24"/>
                <w:szCs w:val="24"/>
              </w:rPr>
              <w:t>Hệ thống hiển thị danh sách các tài khoản đọc được từ tập tin trên.</w:t>
            </w:r>
          </w:p>
          <w:p w14:paraId="5203BD00" w14:textId="77777777" w:rsidR="00B86E84" w:rsidRPr="00F1565D" w:rsidRDefault="00B86E84" w:rsidP="009200C5">
            <w:pPr>
              <w:pStyle w:val="ListParagraph"/>
              <w:numPr>
                <w:ilvl w:val="0"/>
                <w:numId w:val="30"/>
              </w:numPr>
              <w:spacing w:after="0"/>
              <w:ind w:left="432"/>
              <w:jc w:val="both"/>
              <w:rPr>
                <w:rFonts w:ascii="Times New Roman" w:hAnsi="Times New Roman" w:cs="Times New Roman"/>
                <w:sz w:val="24"/>
                <w:szCs w:val="24"/>
              </w:rPr>
            </w:pPr>
            <w:r w:rsidRPr="00F1565D">
              <w:rPr>
                <w:rFonts w:ascii="Times New Roman" w:hAnsi="Times New Roman" w:cs="Times New Roman"/>
                <w:sz w:val="24"/>
                <w:szCs w:val="24"/>
              </w:rPr>
              <w:t>Người dùng chọn những tài khoản cần nhập từ danh sách.</w:t>
            </w:r>
          </w:p>
          <w:p w14:paraId="7476987E" w14:textId="77777777" w:rsidR="00B86E84" w:rsidRPr="00F1565D" w:rsidRDefault="00B86E84" w:rsidP="009200C5">
            <w:pPr>
              <w:pStyle w:val="ListParagraph"/>
              <w:numPr>
                <w:ilvl w:val="0"/>
                <w:numId w:val="30"/>
              </w:numPr>
              <w:spacing w:after="0"/>
              <w:ind w:left="432"/>
              <w:jc w:val="both"/>
              <w:rPr>
                <w:rFonts w:ascii="Times New Roman" w:hAnsi="Times New Roman" w:cs="Times New Roman"/>
                <w:sz w:val="24"/>
                <w:szCs w:val="24"/>
              </w:rPr>
            </w:pPr>
            <w:r w:rsidRPr="00F1565D">
              <w:rPr>
                <w:rFonts w:ascii="Times New Roman" w:hAnsi="Times New Roman" w:cs="Times New Roman"/>
                <w:sz w:val="24"/>
                <w:szCs w:val="24"/>
              </w:rPr>
              <w:t>Người dùng chọn Nhập Tài Khoản.</w:t>
            </w:r>
          </w:p>
          <w:p w14:paraId="04C4FE68" w14:textId="77777777" w:rsidR="00B86E84" w:rsidRPr="00F1565D" w:rsidRDefault="00B86E84" w:rsidP="009200C5">
            <w:pPr>
              <w:pStyle w:val="ListParagraph"/>
              <w:numPr>
                <w:ilvl w:val="0"/>
                <w:numId w:val="30"/>
              </w:numPr>
              <w:spacing w:after="0"/>
              <w:ind w:left="432"/>
              <w:jc w:val="both"/>
              <w:rPr>
                <w:rFonts w:ascii="Times New Roman" w:hAnsi="Times New Roman" w:cs="Times New Roman"/>
                <w:sz w:val="24"/>
                <w:szCs w:val="24"/>
              </w:rPr>
            </w:pPr>
            <w:r w:rsidRPr="00F1565D">
              <w:rPr>
                <w:rFonts w:ascii="Times New Roman" w:hAnsi="Times New Roman" w:cs="Times New Roman"/>
                <w:sz w:val="24"/>
                <w:szCs w:val="24"/>
              </w:rPr>
              <w:t>Hệ thống lưu những tài khoản này lại.</w:t>
            </w:r>
          </w:p>
        </w:tc>
      </w:tr>
      <w:tr w:rsidR="00B86E84" w:rsidRPr="00F1565D" w14:paraId="3DA0CBDD" w14:textId="77777777" w:rsidTr="00E21BFE">
        <w:tc>
          <w:tcPr>
            <w:tcW w:w="1278" w:type="pct"/>
          </w:tcPr>
          <w:p w14:paraId="57142C45"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Dòng sự kiện phụ</w:t>
            </w:r>
          </w:p>
        </w:tc>
        <w:tc>
          <w:tcPr>
            <w:tcW w:w="3722" w:type="pct"/>
          </w:tcPr>
          <w:p w14:paraId="3BF32CC2" w14:textId="77777777" w:rsidR="00B86E84" w:rsidRPr="00F1565D" w:rsidRDefault="00B86E84" w:rsidP="009200C5">
            <w:pPr>
              <w:pStyle w:val="ListParagraph"/>
              <w:numPr>
                <w:ilvl w:val="1"/>
                <w:numId w:val="21"/>
              </w:numPr>
              <w:ind w:left="432"/>
              <w:jc w:val="both"/>
              <w:rPr>
                <w:rFonts w:ascii="Times New Roman" w:hAnsi="Times New Roman" w:cs="Times New Roman"/>
                <w:sz w:val="24"/>
                <w:szCs w:val="24"/>
              </w:rPr>
            </w:pPr>
            <w:r w:rsidRPr="00F1565D">
              <w:rPr>
                <w:rFonts w:ascii="Times New Roman" w:hAnsi="Times New Roman" w:cs="Times New Roman"/>
                <w:sz w:val="24"/>
                <w:szCs w:val="24"/>
              </w:rPr>
              <w:t>Tập tin Actors chọn không hợp lệ :</w:t>
            </w:r>
          </w:p>
          <w:p w14:paraId="7B08D235" w14:textId="77777777" w:rsidR="00B86E84" w:rsidRPr="00F1565D" w:rsidRDefault="00B86E84" w:rsidP="009200C5">
            <w:pPr>
              <w:pStyle w:val="ListParagraph"/>
              <w:numPr>
                <w:ilvl w:val="0"/>
                <w:numId w:val="20"/>
              </w:numPr>
              <w:jc w:val="both"/>
              <w:rPr>
                <w:rFonts w:ascii="Times New Roman" w:hAnsi="Times New Roman" w:cs="Times New Roman"/>
                <w:sz w:val="24"/>
                <w:szCs w:val="24"/>
              </w:rPr>
            </w:pPr>
            <w:r w:rsidRPr="00F1565D">
              <w:rPr>
                <w:rFonts w:ascii="Times New Roman" w:hAnsi="Times New Roman" w:cs="Times New Roman"/>
                <w:sz w:val="24"/>
                <w:szCs w:val="24"/>
              </w:rPr>
              <w:t>Hệ thống báo lỗi.</w:t>
            </w:r>
          </w:p>
          <w:p w14:paraId="1C754340" w14:textId="77777777" w:rsidR="00B86E84" w:rsidRPr="00F1565D" w:rsidRDefault="00B86E84" w:rsidP="009200C5">
            <w:pPr>
              <w:pStyle w:val="ListParagraph"/>
              <w:numPr>
                <w:ilvl w:val="0"/>
                <w:numId w:val="20"/>
              </w:numPr>
              <w:jc w:val="both"/>
              <w:rPr>
                <w:rFonts w:ascii="Times New Roman" w:hAnsi="Times New Roman" w:cs="Times New Roman"/>
                <w:sz w:val="24"/>
                <w:szCs w:val="24"/>
              </w:rPr>
            </w:pPr>
            <w:r w:rsidRPr="00F1565D">
              <w:rPr>
                <w:rFonts w:ascii="Times New Roman" w:hAnsi="Times New Roman" w:cs="Times New Roman"/>
                <w:sz w:val="24"/>
                <w:szCs w:val="24"/>
              </w:rPr>
              <w:lastRenderedPageBreak/>
              <w:t>Trở về bước 1.</w:t>
            </w:r>
          </w:p>
          <w:p w14:paraId="59A1BBCD" w14:textId="77777777" w:rsidR="00B86E84" w:rsidRPr="00F1565D" w:rsidRDefault="00B86E84" w:rsidP="00E21BFE">
            <w:pPr>
              <w:spacing w:line="276" w:lineRule="auto"/>
              <w:ind w:left="432" w:hanging="360"/>
              <w:jc w:val="both"/>
              <w:rPr>
                <w:rFonts w:ascii="Times New Roman" w:hAnsi="Times New Roman"/>
                <w:sz w:val="24"/>
                <w:szCs w:val="24"/>
              </w:rPr>
            </w:pPr>
            <w:r w:rsidRPr="00F1565D">
              <w:rPr>
                <w:rFonts w:ascii="Times New Roman" w:hAnsi="Times New Roman"/>
                <w:sz w:val="24"/>
                <w:szCs w:val="24"/>
              </w:rPr>
              <w:t>3. Người dùng chọn Hủy :</w:t>
            </w:r>
          </w:p>
          <w:p w14:paraId="2CAE813D" w14:textId="77777777" w:rsidR="00B86E84" w:rsidRPr="00F1565D" w:rsidRDefault="00B86E84" w:rsidP="009200C5">
            <w:pPr>
              <w:pStyle w:val="ListParagraph"/>
              <w:numPr>
                <w:ilvl w:val="0"/>
                <w:numId w:val="20"/>
              </w:numPr>
              <w:spacing w:after="0"/>
              <w:jc w:val="both"/>
              <w:rPr>
                <w:rFonts w:ascii="Times New Roman" w:hAnsi="Times New Roman" w:cs="Times New Roman"/>
                <w:sz w:val="24"/>
                <w:szCs w:val="24"/>
              </w:rPr>
            </w:pPr>
            <w:r w:rsidRPr="00F1565D">
              <w:rPr>
                <w:rFonts w:ascii="Times New Roman" w:hAnsi="Times New Roman" w:cs="Times New Roman"/>
                <w:sz w:val="24"/>
                <w:szCs w:val="24"/>
              </w:rPr>
              <w:t>Trở về bước 1.</w:t>
            </w:r>
          </w:p>
        </w:tc>
      </w:tr>
      <w:tr w:rsidR="00B86E84" w:rsidRPr="00F1565D" w14:paraId="1C3239A5" w14:textId="77777777" w:rsidTr="00E21BFE">
        <w:tc>
          <w:tcPr>
            <w:tcW w:w="1278" w:type="pct"/>
          </w:tcPr>
          <w:p w14:paraId="5CB9BACB"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lastRenderedPageBreak/>
              <w:t>Yêu cầu đặc biệt</w:t>
            </w:r>
          </w:p>
        </w:tc>
        <w:tc>
          <w:tcPr>
            <w:tcW w:w="3722" w:type="pct"/>
          </w:tcPr>
          <w:p w14:paraId="5C3FF1F5" w14:textId="77777777" w:rsidR="00B86E84" w:rsidRPr="00F1565D" w:rsidRDefault="00B86E84" w:rsidP="009200C5">
            <w:pPr>
              <w:pStyle w:val="ListParagraph"/>
              <w:numPr>
                <w:ilvl w:val="0"/>
                <w:numId w:val="20"/>
              </w:numPr>
              <w:spacing w:after="0"/>
              <w:ind w:left="432"/>
              <w:jc w:val="both"/>
              <w:rPr>
                <w:rFonts w:ascii="Times New Roman" w:hAnsi="Times New Roman" w:cs="Times New Roman"/>
                <w:sz w:val="24"/>
                <w:szCs w:val="24"/>
              </w:rPr>
            </w:pPr>
            <w:r w:rsidRPr="00F1565D">
              <w:rPr>
                <w:rFonts w:ascii="Times New Roman" w:hAnsi="Times New Roman" w:cs="Times New Roman"/>
                <w:sz w:val="24"/>
                <w:szCs w:val="24"/>
              </w:rPr>
              <w:t>Hệ thống không lưu lại các tài khoản trùng nhau hoặc đã tồn tại sẵn trong cơ sở dữ liệu.</w:t>
            </w:r>
          </w:p>
        </w:tc>
      </w:tr>
      <w:tr w:rsidR="00B86E84" w:rsidRPr="00F1565D" w14:paraId="0B18CC0C" w14:textId="77777777" w:rsidTr="00E21BFE">
        <w:tc>
          <w:tcPr>
            <w:tcW w:w="1278" w:type="pct"/>
          </w:tcPr>
          <w:p w14:paraId="4DDA2929"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Điểm mở rộng</w:t>
            </w:r>
          </w:p>
        </w:tc>
        <w:tc>
          <w:tcPr>
            <w:tcW w:w="3722" w:type="pct"/>
          </w:tcPr>
          <w:p w14:paraId="4569E8E7" w14:textId="77777777" w:rsidR="00B86E84" w:rsidRPr="00F1565D" w:rsidRDefault="00B86E84" w:rsidP="00E21BFE">
            <w:pPr>
              <w:spacing w:line="276" w:lineRule="auto"/>
              <w:jc w:val="both"/>
              <w:rPr>
                <w:rFonts w:ascii="Times New Roman" w:hAnsi="Times New Roman"/>
                <w:sz w:val="24"/>
                <w:szCs w:val="24"/>
              </w:rPr>
            </w:pPr>
          </w:p>
        </w:tc>
      </w:tr>
    </w:tbl>
    <w:p w14:paraId="5158B1F0" w14:textId="77777777" w:rsidR="00B86E84" w:rsidRPr="002F01E9" w:rsidRDefault="00B86E84" w:rsidP="00B86E84"/>
    <w:p w14:paraId="52AF2C43" w14:textId="77777777" w:rsidR="00B86E84" w:rsidRPr="002274E1" w:rsidRDefault="00B86E84" w:rsidP="009200C5">
      <w:pPr>
        <w:pStyle w:val="ListParagraph"/>
        <w:keepNext/>
        <w:keepLines/>
        <w:numPr>
          <w:ilvl w:val="2"/>
          <w:numId w:val="11"/>
        </w:numPr>
        <w:spacing w:before="200" w:after="0" w:line="240" w:lineRule="auto"/>
        <w:contextualSpacing w:val="0"/>
        <w:outlineLvl w:val="2"/>
        <w:rPr>
          <w:rFonts w:ascii="Arial" w:eastAsiaTheme="majorEastAsia" w:hAnsi="Arial" w:cs="Arial"/>
          <w:b/>
          <w:bCs/>
          <w:vanish/>
          <w:lang w:val="en-US"/>
        </w:rPr>
      </w:pPr>
      <w:bookmarkStart w:id="792" w:name="_Toc259174037"/>
      <w:bookmarkStart w:id="793" w:name="_Toc259175365"/>
      <w:bookmarkStart w:id="794" w:name="_Toc259284733"/>
      <w:bookmarkStart w:id="795" w:name="_Toc259438007"/>
      <w:bookmarkStart w:id="796" w:name="_Toc259526819"/>
      <w:bookmarkStart w:id="797" w:name="_Toc259526985"/>
      <w:bookmarkStart w:id="798" w:name="_Toc259527246"/>
      <w:bookmarkStart w:id="799" w:name="_Toc259539956"/>
      <w:bookmarkStart w:id="800" w:name="_Toc261981570"/>
      <w:bookmarkEnd w:id="792"/>
      <w:bookmarkEnd w:id="793"/>
      <w:bookmarkEnd w:id="794"/>
      <w:bookmarkEnd w:id="795"/>
      <w:bookmarkEnd w:id="796"/>
      <w:bookmarkEnd w:id="797"/>
      <w:bookmarkEnd w:id="798"/>
      <w:bookmarkEnd w:id="799"/>
      <w:bookmarkEnd w:id="800"/>
    </w:p>
    <w:p w14:paraId="2541EBA5" w14:textId="77777777" w:rsidR="00B86E84" w:rsidRPr="002274E1" w:rsidRDefault="00B86E84" w:rsidP="009200C5">
      <w:pPr>
        <w:pStyle w:val="ListParagraph"/>
        <w:keepNext/>
        <w:keepLines/>
        <w:numPr>
          <w:ilvl w:val="2"/>
          <w:numId w:val="11"/>
        </w:numPr>
        <w:spacing w:before="200" w:after="0" w:line="240" w:lineRule="auto"/>
        <w:contextualSpacing w:val="0"/>
        <w:outlineLvl w:val="2"/>
        <w:rPr>
          <w:rFonts w:ascii="Arial" w:eastAsiaTheme="majorEastAsia" w:hAnsi="Arial" w:cs="Arial"/>
          <w:b/>
          <w:bCs/>
          <w:vanish/>
        </w:rPr>
      </w:pPr>
      <w:bookmarkStart w:id="801" w:name="_Toc259174040"/>
      <w:bookmarkStart w:id="802" w:name="_Toc259175368"/>
      <w:bookmarkStart w:id="803" w:name="_Toc259284736"/>
      <w:bookmarkStart w:id="804" w:name="_Toc259438009"/>
      <w:bookmarkStart w:id="805" w:name="_Toc259526820"/>
      <w:bookmarkStart w:id="806" w:name="_Toc259526986"/>
      <w:bookmarkStart w:id="807" w:name="_Toc259527247"/>
      <w:bookmarkStart w:id="808" w:name="_Toc259539957"/>
      <w:bookmarkStart w:id="809" w:name="_Toc261981571"/>
      <w:bookmarkEnd w:id="801"/>
      <w:bookmarkEnd w:id="802"/>
      <w:bookmarkEnd w:id="803"/>
      <w:bookmarkEnd w:id="804"/>
      <w:bookmarkEnd w:id="805"/>
      <w:bookmarkEnd w:id="806"/>
      <w:bookmarkEnd w:id="807"/>
      <w:bookmarkEnd w:id="808"/>
      <w:bookmarkEnd w:id="809"/>
    </w:p>
    <w:p w14:paraId="6CF9E298" w14:textId="77777777" w:rsidR="00B86E84" w:rsidRPr="00F12796" w:rsidRDefault="00B86E84" w:rsidP="009200C5">
      <w:pPr>
        <w:pStyle w:val="Heading3"/>
        <w:numPr>
          <w:ilvl w:val="2"/>
          <w:numId w:val="34"/>
        </w:numPr>
        <w:rPr>
          <w:rFonts w:ascii="Arial" w:hAnsi="Arial" w:cs="Arial"/>
          <w:szCs w:val="22"/>
        </w:rPr>
      </w:pPr>
      <w:bookmarkStart w:id="810" w:name="_Toc259438010"/>
      <w:bookmarkStart w:id="811" w:name="_Toc261981572"/>
      <w:r w:rsidRPr="00F12796">
        <w:rPr>
          <w:rFonts w:ascii="Arial" w:hAnsi="Arial" w:cs="Arial"/>
          <w:szCs w:val="22"/>
        </w:rPr>
        <w:t>UC-10:</w:t>
      </w:r>
      <w:bookmarkEnd w:id="810"/>
      <w:r w:rsidRPr="00F12796">
        <w:rPr>
          <w:rFonts w:ascii="Arial" w:hAnsi="Arial" w:cs="Arial"/>
          <w:szCs w:val="22"/>
        </w:rPr>
        <w:t xml:space="preserve">  Học Lý Thuyết</w:t>
      </w:r>
      <w:bookmarkEnd w:id="811"/>
    </w:p>
    <w:p w14:paraId="4976D043" w14:textId="77777777" w:rsidR="00B86E84" w:rsidRDefault="00B86E84" w:rsidP="00B86E84"/>
    <w:tbl>
      <w:tblPr>
        <w:tblStyle w:val="TableGrid"/>
        <w:tblW w:w="5000" w:type="pct"/>
        <w:tblLook w:val="04A0" w:firstRow="1" w:lastRow="0" w:firstColumn="1" w:lastColumn="0" w:noHBand="0" w:noVBand="1"/>
      </w:tblPr>
      <w:tblGrid>
        <w:gridCol w:w="2668"/>
        <w:gridCol w:w="7772"/>
      </w:tblGrid>
      <w:tr w:rsidR="00B86E84" w:rsidRPr="00F1565D" w14:paraId="0E5C4448" w14:textId="77777777" w:rsidTr="00E21BFE">
        <w:tc>
          <w:tcPr>
            <w:tcW w:w="1278" w:type="pct"/>
          </w:tcPr>
          <w:p w14:paraId="6E207B85"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Mã số Use-Case</w:t>
            </w:r>
          </w:p>
        </w:tc>
        <w:tc>
          <w:tcPr>
            <w:tcW w:w="3722" w:type="pct"/>
          </w:tcPr>
          <w:p w14:paraId="6F2F8DB5" w14:textId="77777777" w:rsidR="00B86E84" w:rsidRPr="00F1565D" w:rsidRDefault="00B86E84" w:rsidP="00E21BFE">
            <w:pPr>
              <w:spacing w:line="276" w:lineRule="auto"/>
              <w:jc w:val="both"/>
              <w:rPr>
                <w:rFonts w:ascii="Times New Roman" w:hAnsi="Times New Roman"/>
                <w:b/>
                <w:sz w:val="24"/>
                <w:szCs w:val="24"/>
              </w:rPr>
            </w:pPr>
            <w:r w:rsidRPr="00F1565D">
              <w:rPr>
                <w:rFonts w:ascii="Times New Roman" w:hAnsi="Times New Roman"/>
                <w:b/>
                <w:sz w:val="24"/>
                <w:szCs w:val="24"/>
              </w:rPr>
              <w:t>UC-10</w:t>
            </w:r>
          </w:p>
        </w:tc>
      </w:tr>
      <w:tr w:rsidR="00B86E84" w:rsidRPr="00F1565D" w14:paraId="7169524F" w14:textId="77777777" w:rsidTr="00E21BFE">
        <w:tc>
          <w:tcPr>
            <w:tcW w:w="1278" w:type="pct"/>
          </w:tcPr>
          <w:p w14:paraId="04B42473"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Tên Use-Case</w:t>
            </w:r>
          </w:p>
        </w:tc>
        <w:tc>
          <w:tcPr>
            <w:tcW w:w="3722" w:type="pct"/>
          </w:tcPr>
          <w:p w14:paraId="0DE6FC4A" w14:textId="77777777" w:rsidR="00B86E84" w:rsidRPr="00F1565D" w:rsidRDefault="00B86E84" w:rsidP="00E21BFE">
            <w:pPr>
              <w:spacing w:line="276" w:lineRule="auto"/>
              <w:jc w:val="both"/>
              <w:rPr>
                <w:rFonts w:ascii="Times New Roman" w:hAnsi="Times New Roman"/>
                <w:b/>
                <w:sz w:val="24"/>
                <w:szCs w:val="24"/>
              </w:rPr>
            </w:pPr>
            <w:r w:rsidRPr="00F1565D">
              <w:rPr>
                <w:rFonts w:ascii="Times New Roman" w:hAnsi="Times New Roman"/>
                <w:b/>
                <w:sz w:val="24"/>
                <w:szCs w:val="24"/>
              </w:rPr>
              <w:t>Học Lý Thuyết</w:t>
            </w:r>
          </w:p>
        </w:tc>
      </w:tr>
      <w:tr w:rsidR="00B86E84" w:rsidRPr="00F1565D" w14:paraId="246EE086" w14:textId="77777777" w:rsidTr="00E21BFE">
        <w:tc>
          <w:tcPr>
            <w:tcW w:w="1278" w:type="pct"/>
          </w:tcPr>
          <w:p w14:paraId="7087A013"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Actors</w:t>
            </w:r>
          </w:p>
        </w:tc>
        <w:tc>
          <w:tcPr>
            <w:tcW w:w="3722" w:type="pct"/>
          </w:tcPr>
          <w:p w14:paraId="1E14F104" w14:textId="77777777" w:rsidR="00B86E84" w:rsidRPr="00F1565D" w:rsidRDefault="00B86E84" w:rsidP="00E21BFE">
            <w:pPr>
              <w:spacing w:line="276" w:lineRule="auto"/>
              <w:jc w:val="both"/>
              <w:rPr>
                <w:rFonts w:ascii="Times New Roman" w:hAnsi="Times New Roman"/>
                <w:sz w:val="24"/>
                <w:szCs w:val="24"/>
              </w:rPr>
            </w:pPr>
            <w:r w:rsidRPr="00F1565D">
              <w:rPr>
                <w:rFonts w:ascii="Times New Roman" w:hAnsi="Times New Roman"/>
                <w:sz w:val="24"/>
                <w:szCs w:val="24"/>
              </w:rPr>
              <w:t>Học Sinh</w:t>
            </w:r>
          </w:p>
        </w:tc>
      </w:tr>
      <w:tr w:rsidR="00B86E84" w:rsidRPr="00F1565D" w14:paraId="0FFEFF18" w14:textId="77777777" w:rsidTr="00E21BFE">
        <w:tc>
          <w:tcPr>
            <w:tcW w:w="1278" w:type="pct"/>
          </w:tcPr>
          <w:p w14:paraId="4CA845C0"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Mô tả</w:t>
            </w:r>
          </w:p>
        </w:tc>
        <w:tc>
          <w:tcPr>
            <w:tcW w:w="3722" w:type="pct"/>
          </w:tcPr>
          <w:p w14:paraId="6E88C51E" w14:textId="77777777" w:rsidR="00B86E84" w:rsidRPr="00F1565D" w:rsidRDefault="00B86E84" w:rsidP="00E21BFE">
            <w:pPr>
              <w:spacing w:line="276" w:lineRule="auto"/>
              <w:jc w:val="both"/>
              <w:rPr>
                <w:rFonts w:ascii="Times New Roman" w:hAnsi="Times New Roman"/>
                <w:sz w:val="24"/>
                <w:szCs w:val="24"/>
              </w:rPr>
            </w:pPr>
            <w:r w:rsidRPr="00F1565D">
              <w:rPr>
                <w:rFonts w:ascii="Times New Roman" w:hAnsi="Times New Roman"/>
                <w:sz w:val="24"/>
                <w:szCs w:val="24"/>
              </w:rPr>
              <w:t>C</w:t>
            </w:r>
            <w:r w:rsidRPr="00F1565D">
              <w:rPr>
                <w:rFonts w:ascii="Times New Roman" w:hAnsi="Times New Roman"/>
                <w:sz w:val="24"/>
                <w:szCs w:val="24"/>
                <w:lang w:val="vi-VN"/>
              </w:rPr>
              <w:t xml:space="preserve">ho phép </w:t>
            </w:r>
            <w:r w:rsidRPr="00F1565D">
              <w:rPr>
                <w:rFonts w:ascii="Times New Roman" w:hAnsi="Times New Roman"/>
                <w:sz w:val="24"/>
                <w:szCs w:val="24"/>
              </w:rPr>
              <w:t>Actors xem các bài học trong sách giáo khoa</w:t>
            </w:r>
            <w:r>
              <w:rPr>
                <w:rFonts w:ascii="Times New Roman" w:hAnsi="Times New Roman"/>
                <w:sz w:val="24"/>
                <w:szCs w:val="24"/>
              </w:rPr>
              <w:t xml:space="preserve"> Toán 8</w:t>
            </w:r>
            <w:r w:rsidRPr="00F1565D">
              <w:rPr>
                <w:rFonts w:ascii="Times New Roman" w:hAnsi="Times New Roman"/>
                <w:sz w:val="24"/>
                <w:szCs w:val="24"/>
              </w:rPr>
              <w:t xml:space="preserve"> của bộ giáo dục và đào tạo.</w:t>
            </w:r>
          </w:p>
        </w:tc>
      </w:tr>
      <w:tr w:rsidR="00B86E84" w:rsidRPr="00F1565D" w14:paraId="7B7FBE14" w14:textId="77777777" w:rsidTr="00E21BFE">
        <w:tc>
          <w:tcPr>
            <w:tcW w:w="1278" w:type="pct"/>
          </w:tcPr>
          <w:p w14:paraId="448D0479"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Sự kiện bắt đầu</w:t>
            </w:r>
          </w:p>
        </w:tc>
        <w:tc>
          <w:tcPr>
            <w:tcW w:w="3722" w:type="pct"/>
          </w:tcPr>
          <w:p w14:paraId="70F17E1B" w14:textId="77777777" w:rsidR="00B86E84" w:rsidRPr="00F1565D" w:rsidRDefault="00B86E84" w:rsidP="00E21BFE">
            <w:pPr>
              <w:spacing w:line="276" w:lineRule="auto"/>
              <w:jc w:val="both"/>
              <w:rPr>
                <w:rFonts w:ascii="Times New Roman" w:hAnsi="Times New Roman"/>
                <w:sz w:val="24"/>
                <w:szCs w:val="24"/>
              </w:rPr>
            </w:pPr>
            <w:r w:rsidRPr="00F1565D">
              <w:rPr>
                <w:rFonts w:ascii="Times New Roman" w:hAnsi="Times New Roman"/>
                <w:sz w:val="24"/>
                <w:szCs w:val="24"/>
              </w:rPr>
              <w:t>A</w:t>
            </w:r>
            <w:r w:rsidRPr="00F1565D">
              <w:rPr>
                <w:rFonts w:ascii="Times New Roman" w:hAnsi="Times New Roman"/>
                <w:sz w:val="24"/>
                <w:szCs w:val="24"/>
                <w:lang w:val="vi-VN"/>
              </w:rPr>
              <w:t>ctor</w:t>
            </w:r>
            <w:r w:rsidRPr="00F1565D">
              <w:rPr>
                <w:rFonts w:ascii="Times New Roman" w:hAnsi="Times New Roman"/>
                <w:sz w:val="24"/>
                <w:szCs w:val="24"/>
              </w:rPr>
              <w:t>s</w:t>
            </w:r>
            <w:r w:rsidRPr="00F1565D">
              <w:rPr>
                <w:rFonts w:ascii="Times New Roman" w:hAnsi="Times New Roman"/>
                <w:sz w:val="24"/>
                <w:szCs w:val="24"/>
                <w:lang w:val="vi-VN"/>
              </w:rPr>
              <w:t xml:space="preserve"> </w:t>
            </w:r>
            <w:r w:rsidRPr="00F1565D">
              <w:rPr>
                <w:rFonts w:ascii="Times New Roman" w:hAnsi="Times New Roman"/>
                <w:sz w:val="24"/>
                <w:szCs w:val="24"/>
              </w:rPr>
              <w:t>chọn chức năng Học Lý Thuyết</w:t>
            </w:r>
          </w:p>
        </w:tc>
      </w:tr>
      <w:tr w:rsidR="00B86E84" w:rsidRPr="00F1565D" w14:paraId="5935A18F" w14:textId="77777777" w:rsidTr="00E21BFE">
        <w:tc>
          <w:tcPr>
            <w:tcW w:w="1278" w:type="pct"/>
          </w:tcPr>
          <w:p w14:paraId="6EABF13C"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Điều kiện tiên quyết</w:t>
            </w:r>
          </w:p>
        </w:tc>
        <w:tc>
          <w:tcPr>
            <w:tcW w:w="3722" w:type="pct"/>
          </w:tcPr>
          <w:p w14:paraId="55528142" w14:textId="77777777" w:rsidR="00B86E84" w:rsidRPr="00F1565D" w:rsidRDefault="00B86E84" w:rsidP="00E21BFE">
            <w:pPr>
              <w:spacing w:line="276" w:lineRule="auto"/>
              <w:jc w:val="both"/>
              <w:rPr>
                <w:rFonts w:ascii="Times New Roman" w:hAnsi="Times New Roman"/>
                <w:sz w:val="24"/>
                <w:szCs w:val="24"/>
              </w:rPr>
            </w:pPr>
            <w:r w:rsidRPr="00F1565D">
              <w:rPr>
                <w:rFonts w:ascii="Times New Roman" w:hAnsi="Times New Roman"/>
                <w:sz w:val="24"/>
                <w:szCs w:val="24"/>
              </w:rPr>
              <w:t>Người dùng cần đăng nhập thành công với vai trò Học Sinh</w:t>
            </w:r>
          </w:p>
        </w:tc>
      </w:tr>
      <w:tr w:rsidR="00B86E84" w:rsidRPr="00F1565D" w14:paraId="0443BC03" w14:textId="77777777" w:rsidTr="00E21BFE">
        <w:tc>
          <w:tcPr>
            <w:tcW w:w="1278" w:type="pct"/>
          </w:tcPr>
          <w:p w14:paraId="7983C9F5"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Post-Conditions</w:t>
            </w:r>
          </w:p>
        </w:tc>
        <w:tc>
          <w:tcPr>
            <w:tcW w:w="3722" w:type="pct"/>
          </w:tcPr>
          <w:p w14:paraId="4FE7A221" w14:textId="77777777" w:rsidR="00B86E84" w:rsidRPr="00F1565D" w:rsidRDefault="00B86E84" w:rsidP="009200C5">
            <w:pPr>
              <w:pStyle w:val="ListParagraph"/>
              <w:numPr>
                <w:ilvl w:val="2"/>
                <w:numId w:val="7"/>
              </w:numPr>
              <w:spacing w:after="0"/>
              <w:ind w:left="252" w:hanging="252"/>
              <w:jc w:val="both"/>
              <w:rPr>
                <w:rFonts w:ascii="Times New Roman" w:hAnsi="Times New Roman" w:cs="Times New Roman"/>
                <w:sz w:val="24"/>
                <w:szCs w:val="24"/>
              </w:rPr>
            </w:pPr>
            <w:r w:rsidRPr="00F1565D">
              <w:rPr>
                <w:rFonts w:ascii="Times New Roman" w:hAnsi="Times New Roman" w:cs="Times New Roman"/>
                <w:sz w:val="24"/>
              </w:rPr>
              <w:t>Chương trình đánh dấu những bài đã học.</w:t>
            </w:r>
          </w:p>
        </w:tc>
      </w:tr>
      <w:tr w:rsidR="00B86E84" w:rsidRPr="009C50BA" w14:paraId="3E198694" w14:textId="77777777" w:rsidTr="00E21BFE">
        <w:tc>
          <w:tcPr>
            <w:tcW w:w="1278" w:type="pct"/>
          </w:tcPr>
          <w:p w14:paraId="35906168"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Dòng sự kiện chính</w:t>
            </w:r>
          </w:p>
        </w:tc>
        <w:tc>
          <w:tcPr>
            <w:tcW w:w="3722" w:type="pct"/>
          </w:tcPr>
          <w:p w14:paraId="7EF5B3F6" w14:textId="77777777" w:rsidR="00B86E84" w:rsidRPr="00F1565D" w:rsidRDefault="00B86E84" w:rsidP="009200C5">
            <w:pPr>
              <w:pStyle w:val="ListParagraph"/>
              <w:numPr>
                <w:ilvl w:val="0"/>
                <w:numId w:val="24"/>
              </w:numPr>
              <w:spacing w:before="240"/>
              <w:ind w:left="432"/>
              <w:jc w:val="both"/>
              <w:rPr>
                <w:rFonts w:ascii="Times New Roman" w:hAnsi="Times New Roman" w:cs="Times New Roman"/>
                <w:sz w:val="24"/>
                <w:szCs w:val="24"/>
              </w:rPr>
            </w:pPr>
            <w:r w:rsidRPr="00F1565D">
              <w:rPr>
                <w:rFonts w:ascii="Times New Roman" w:hAnsi="Times New Roman" w:cs="Times New Roman"/>
                <w:sz w:val="24"/>
                <w:szCs w:val="24"/>
              </w:rPr>
              <w:t>Hệ thống hiển thị danh sách các bài học trong chương trình.</w:t>
            </w:r>
          </w:p>
          <w:p w14:paraId="3305D4C3" w14:textId="77777777" w:rsidR="00B86E84" w:rsidRPr="00F1565D" w:rsidRDefault="00B86E84" w:rsidP="009200C5">
            <w:pPr>
              <w:pStyle w:val="ListParagraph"/>
              <w:numPr>
                <w:ilvl w:val="0"/>
                <w:numId w:val="24"/>
              </w:numPr>
              <w:spacing w:before="240"/>
              <w:ind w:left="432"/>
              <w:jc w:val="both"/>
              <w:rPr>
                <w:rFonts w:ascii="Times New Roman" w:hAnsi="Times New Roman" w:cs="Times New Roman"/>
                <w:sz w:val="24"/>
                <w:szCs w:val="24"/>
              </w:rPr>
            </w:pPr>
            <w:r w:rsidRPr="00E543A9">
              <w:rPr>
                <w:rFonts w:ascii="Times New Roman" w:hAnsi="Times New Roman" w:cs="Times New Roman"/>
                <w:sz w:val="24"/>
                <w:szCs w:val="24"/>
              </w:rPr>
              <w:t>Người dùng chọn bài học.</w:t>
            </w:r>
          </w:p>
          <w:p w14:paraId="01C00201" w14:textId="77777777" w:rsidR="00B86E84" w:rsidRPr="00F1565D" w:rsidRDefault="00B86E84" w:rsidP="009200C5">
            <w:pPr>
              <w:pStyle w:val="ListParagraph"/>
              <w:numPr>
                <w:ilvl w:val="0"/>
                <w:numId w:val="24"/>
              </w:numPr>
              <w:spacing w:before="240"/>
              <w:ind w:left="432"/>
              <w:jc w:val="both"/>
              <w:rPr>
                <w:rFonts w:ascii="Times New Roman" w:hAnsi="Times New Roman" w:cs="Times New Roman"/>
                <w:sz w:val="24"/>
                <w:szCs w:val="24"/>
              </w:rPr>
            </w:pPr>
            <w:r w:rsidRPr="00E543A9">
              <w:rPr>
                <w:rFonts w:ascii="Times New Roman" w:hAnsi="Times New Roman" w:cs="Times New Roman"/>
                <w:sz w:val="24"/>
                <w:szCs w:val="24"/>
              </w:rPr>
              <w:t>Hệ thống hiển thị nội dung bài học.</w:t>
            </w:r>
          </w:p>
        </w:tc>
      </w:tr>
      <w:tr w:rsidR="00B86E84" w:rsidRPr="00F1565D" w14:paraId="32111B48" w14:textId="77777777" w:rsidTr="00E21BFE">
        <w:tc>
          <w:tcPr>
            <w:tcW w:w="1278" w:type="pct"/>
          </w:tcPr>
          <w:p w14:paraId="744CA7AB"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Dòng sự kiện phụ</w:t>
            </w:r>
          </w:p>
        </w:tc>
        <w:tc>
          <w:tcPr>
            <w:tcW w:w="3722" w:type="pct"/>
          </w:tcPr>
          <w:p w14:paraId="3BC93C0A" w14:textId="77777777" w:rsidR="00B86E84" w:rsidRPr="00F1565D" w:rsidRDefault="00B86E84" w:rsidP="00E21BFE">
            <w:pPr>
              <w:spacing w:line="276" w:lineRule="auto"/>
              <w:ind w:left="360" w:firstLine="360"/>
              <w:jc w:val="both"/>
              <w:rPr>
                <w:rFonts w:ascii="Times New Roman" w:hAnsi="Times New Roman"/>
                <w:sz w:val="24"/>
                <w:szCs w:val="24"/>
              </w:rPr>
            </w:pPr>
          </w:p>
        </w:tc>
      </w:tr>
      <w:tr w:rsidR="00B86E84" w:rsidRPr="00F1565D" w14:paraId="03F9E364" w14:textId="77777777" w:rsidTr="00E21BFE">
        <w:tc>
          <w:tcPr>
            <w:tcW w:w="1278" w:type="pct"/>
          </w:tcPr>
          <w:p w14:paraId="55507637"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Yêu cầu đặc biệt</w:t>
            </w:r>
          </w:p>
        </w:tc>
        <w:tc>
          <w:tcPr>
            <w:tcW w:w="3722" w:type="pct"/>
          </w:tcPr>
          <w:p w14:paraId="0AD40CC0" w14:textId="77777777" w:rsidR="00B86E84" w:rsidRPr="00F1565D" w:rsidRDefault="00B86E84" w:rsidP="009200C5">
            <w:pPr>
              <w:pStyle w:val="ListParagraph"/>
              <w:numPr>
                <w:ilvl w:val="0"/>
                <w:numId w:val="20"/>
              </w:numPr>
              <w:spacing w:after="0"/>
              <w:ind w:left="432"/>
              <w:jc w:val="both"/>
              <w:rPr>
                <w:rFonts w:ascii="Times New Roman" w:hAnsi="Times New Roman" w:cs="Times New Roman"/>
                <w:sz w:val="24"/>
                <w:szCs w:val="24"/>
              </w:rPr>
            </w:pPr>
            <w:r w:rsidRPr="00F1565D">
              <w:rPr>
                <w:rFonts w:ascii="Times New Roman" w:hAnsi="Times New Roman" w:cs="Times New Roman"/>
                <w:sz w:val="24"/>
                <w:szCs w:val="24"/>
              </w:rPr>
              <w:t xml:space="preserve">Cho phép chuyển đổi giữa các </w:t>
            </w:r>
            <w:r w:rsidRPr="009B41A1">
              <w:rPr>
                <w:rFonts w:ascii="Times New Roman" w:hAnsi="Times New Roman" w:cs="Times New Roman"/>
                <w:sz w:val="24"/>
                <w:szCs w:val="24"/>
              </w:rPr>
              <w:t>bài học liên tiếp nhanh chóng</w:t>
            </w:r>
            <w:r w:rsidRPr="00F1565D">
              <w:rPr>
                <w:rFonts w:ascii="Times New Roman" w:hAnsi="Times New Roman" w:cs="Times New Roman"/>
                <w:sz w:val="24"/>
                <w:szCs w:val="24"/>
              </w:rPr>
              <w:t>.</w:t>
            </w:r>
          </w:p>
        </w:tc>
      </w:tr>
      <w:tr w:rsidR="00B86E84" w:rsidRPr="00F1565D" w14:paraId="7EC8EC0D" w14:textId="77777777" w:rsidTr="00E21BFE">
        <w:tc>
          <w:tcPr>
            <w:tcW w:w="1278" w:type="pct"/>
          </w:tcPr>
          <w:p w14:paraId="24952B4D"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Điểm mở rộng</w:t>
            </w:r>
          </w:p>
        </w:tc>
        <w:tc>
          <w:tcPr>
            <w:tcW w:w="3722" w:type="pct"/>
          </w:tcPr>
          <w:p w14:paraId="09AAF6C0" w14:textId="77777777" w:rsidR="00B86E84" w:rsidRPr="00F1565D" w:rsidRDefault="00B86E84" w:rsidP="00E21BFE">
            <w:pPr>
              <w:spacing w:line="276" w:lineRule="auto"/>
              <w:jc w:val="both"/>
              <w:rPr>
                <w:rFonts w:ascii="Times New Roman" w:hAnsi="Times New Roman"/>
                <w:sz w:val="24"/>
                <w:szCs w:val="24"/>
              </w:rPr>
            </w:pPr>
          </w:p>
        </w:tc>
      </w:tr>
    </w:tbl>
    <w:p w14:paraId="7D14B9C9" w14:textId="77777777" w:rsidR="00B86E84" w:rsidRPr="005B0FA0" w:rsidRDefault="00B86E84" w:rsidP="00B86E84"/>
    <w:p w14:paraId="1F285905" w14:textId="77777777" w:rsidR="00B86E84" w:rsidRDefault="00B86E84" w:rsidP="00B86E84">
      <w:pPr>
        <w:pStyle w:val="Heading3"/>
        <w:rPr>
          <w:rFonts w:cs="Arial"/>
          <w:szCs w:val="22"/>
        </w:rPr>
      </w:pPr>
      <w:bookmarkStart w:id="812" w:name="_Toc259438011"/>
      <w:bookmarkStart w:id="813" w:name="_Toc261981573"/>
      <w:r w:rsidRPr="002274E1">
        <w:rPr>
          <w:rFonts w:ascii="Arial" w:hAnsi="Arial" w:cs="Arial"/>
          <w:szCs w:val="22"/>
          <w:lang w:val="vi-VN"/>
        </w:rPr>
        <w:t>UC-</w:t>
      </w:r>
      <w:r>
        <w:rPr>
          <w:rFonts w:ascii="Arial" w:hAnsi="Arial" w:cs="Arial"/>
          <w:szCs w:val="22"/>
        </w:rPr>
        <w:t>20</w:t>
      </w:r>
      <w:r w:rsidRPr="002274E1">
        <w:rPr>
          <w:rFonts w:ascii="Arial" w:hAnsi="Arial" w:cs="Arial"/>
          <w:szCs w:val="22"/>
        </w:rPr>
        <w:t>:</w:t>
      </w:r>
      <w:bookmarkEnd w:id="812"/>
      <w:r w:rsidRPr="002274E1">
        <w:rPr>
          <w:rFonts w:ascii="Arial" w:hAnsi="Arial" w:cs="Arial"/>
          <w:szCs w:val="22"/>
        </w:rPr>
        <w:t xml:space="preserve"> </w:t>
      </w:r>
      <w:r>
        <w:rPr>
          <w:rFonts w:ascii="Arial" w:hAnsi="Arial" w:cs="Arial"/>
          <w:szCs w:val="22"/>
        </w:rPr>
        <w:t>Làm Bài Tập</w:t>
      </w:r>
      <w:bookmarkEnd w:id="813"/>
      <w:r>
        <w:rPr>
          <w:rFonts w:ascii="Arial" w:hAnsi="Arial" w:cs="Arial"/>
          <w:szCs w:val="22"/>
        </w:rPr>
        <w:br/>
      </w:r>
    </w:p>
    <w:tbl>
      <w:tblPr>
        <w:tblStyle w:val="TableGrid"/>
        <w:tblW w:w="5000" w:type="pct"/>
        <w:tblLook w:val="04A0" w:firstRow="1" w:lastRow="0" w:firstColumn="1" w:lastColumn="0" w:noHBand="0" w:noVBand="1"/>
      </w:tblPr>
      <w:tblGrid>
        <w:gridCol w:w="2668"/>
        <w:gridCol w:w="7772"/>
      </w:tblGrid>
      <w:tr w:rsidR="00B86E84" w:rsidRPr="00F1565D" w14:paraId="4C18DF95" w14:textId="77777777" w:rsidTr="00E21BFE">
        <w:tc>
          <w:tcPr>
            <w:tcW w:w="1278" w:type="pct"/>
          </w:tcPr>
          <w:p w14:paraId="69EBD82D"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Mã số Use-Case</w:t>
            </w:r>
          </w:p>
        </w:tc>
        <w:tc>
          <w:tcPr>
            <w:tcW w:w="3722" w:type="pct"/>
          </w:tcPr>
          <w:p w14:paraId="17D11B81" w14:textId="77777777" w:rsidR="00B86E84" w:rsidRPr="00F1565D" w:rsidRDefault="00B86E84" w:rsidP="00E21BFE">
            <w:pPr>
              <w:spacing w:line="276" w:lineRule="auto"/>
              <w:jc w:val="both"/>
              <w:rPr>
                <w:rFonts w:ascii="Times New Roman" w:hAnsi="Times New Roman"/>
                <w:b/>
                <w:sz w:val="24"/>
                <w:szCs w:val="24"/>
              </w:rPr>
            </w:pPr>
            <w:r w:rsidRPr="00F1565D">
              <w:rPr>
                <w:rFonts w:ascii="Times New Roman" w:hAnsi="Times New Roman"/>
                <w:b/>
                <w:sz w:val="24"/>
                <w:szCs w:val="24"/>
              </w:rPr>
              <w:t>UC-20</w:t>
            </w:r>
          </w:p>
        </w:tc>
      </w:tr>
      <w:tr w:rsidR="00B86E84" w:rsidRPr="00F1565D" w14:paraId="3664DEAE" w14:textId="77777777" w:rsidTr="00E21BFE">
        <w:tc>
          <w:tcPr>
            <w:tcW w:w="1278" w:type="pct"/>
          </w:tcPr>
          <w:p w14:paraId="7146280C"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Tên Use-Case</w:t>
            </w:r>
          </w:p>
        </w:tc>
        <w:tc>
          <w:tcPr>
            <w:tcW w:w="3722" w:type="pct"/>
          </w:tcPr>
          <w:p w14:paraId="2B7B5B28" w14:textId="77777777" w:rsidR="00B86E84" w:rsidRPr="00F1565D" w:rsidRDefault="00B86E84" w:rsidP="00E21BFE">
            <w:pPr>
              <w:spacing w:line="276" w:lineRule="auto"/>
              <w:jc w:val="both"/>
              <w:rPr>
                <w:rFonts w:ascii="Times New Roman" w:hAnsi="Times New Roman"/>
                <w:b/>
                <w:sz w:val="24"/>
                <w:szCs w:val="24"/>
              </w:rPr>
            </w:pPr>
            <w:r w:rsidRPr="00F1565D">
              <w:rPr>
                <w:rFonts w:ascii="Times New Roman" w:hAnsi="Times New Roman"/>
                <w:b/>
                <w:sz w:val="24"/>
                <w:szCs w:val="24"/>
              </w:rPr>
              <w:t>Làm Bài Tập</w:t>
            </w:r>
          </w:p>
        </w:tc>
      </w:tr>
      <w:tr w:rsidR="00B86E84" w:rsidRPr="00F1565D" w14:paraId="63A0A0EF" w14:textId="77777777" w:rsidTr="00E21BFE">
        <w:tc>
          <w:tcPr>
            <w:tcW w:w="1278" w:type="pct"/>
          </w:tcPr>
          <w:p w14:paraId="56BF882F"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Actors</w:t>
            </w:r>
          </w:p>
        </w:tc>
        <w:tc>
          <w:tcPr>
            <w:tcW w:w="3722" w:type="pct"/>
          </w:tcPr>
          <w:p w14:paraId="0CD85E26" w14:textId="77777777" w:rsidR="00B86E84" w:rsidRPr="00F1565D" w:rsidRDefault="00B86E84" w:rsidP="00E21BFE">
            <w:pPr>
              <w:spacing w:line="276" w:lineRule="auto"/>
              <w:jc w:val="both"/>
              <w:rPr>
                <w:rFonts w:ascii="Times New Roman" w:hAnsi="Times New Roman"/>
                <w:sz w:val="24"/>
                <w:szCs w:val="24"/>
              </w:rPr>
            </w:pPr>
            <w:r w:rsidRPr="00F1565D">
              <w:rPr>
                <w:rFonts w:ascii="Times New Roman" w:hAnsi="Times New Roman"/>
                <w:sz w:val="24"/>
                <w:szCs w:val="24"/>
              </w:rPr>
              <w:t>Học Sinh</w:t>
            </w:r>
          </w:p>
        </w:tc>
      </w:tr>
      <w:tr w:rsidR="00B86E84" w:rsidRPr="00F1565D" w14:paraId="1A9EBE9C" w14:textId="77777777" w:rsidTr="00E21BFE">
        <w:tc>
          <w:tcPr>
            <w:tcW w:w="1278" w:type="pct"/>
          </w:tcPr>
          <w:p w14:paraId="244AD574"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Mô tả</w:t>
            </w:r>
          </w:p>
        </w:tc>
        <w:tc>
          <w:tcPr>
            <w:tcW w:w="3722" w:type="pct"/>
          </w:tcPr>
          <w:p w14:paraId="65EB9ACE" w14:textId="77777777" w:rsidR="00B86E84" w:rsidRPr="00F1565D" w:rsidRDefault="00B86E84" w:rsidP="00E21BFE">
            <w:pPr>
              <w:spacing w:line="276" w:lineRule="auto"/>
              <w:jc w:val="both"/>
              <w:rPr>
                <w:rFonts w:ascii="Times New Roman" w:hAnsi="Times New Roman"/>
                <w:sz w:val="24"/>
                <w:szCs w:val="24"/>
              </w:rPr>
            </w:pPr>
            <w:r w:rsidRPr="00F1565D">
              <w:rPr>
                <w:rFonts w:ascii="Times New Roman" w:hAnsi="Times New Roman"/>
                <w:sz w:val="24"/>
                <w:szCs w:val="24"/>
              </w:rPr>
              <w:t>C</w:t>
            </w:r>
            <w:r w:rsidRPr="00F1565D">
              <w:rPr>
                <w:rFonts w:ascii="Times New Roman" w:hAnsi="Times New Roman"/>
                <w:sz w:val="24"/>
                <w:szCs w:val="24"/>
                <w:lang w:val="vi-VN"/>
              </w:rPr>
              <w:t xml:space="preserve">ho phép </w:t>
            </w:r>
            <w:r w:rsidRPr="00F1565D">
              <w:rPr>
                <w:rFonts w:ascii="Times New Roman" w:hAnsi="Times New Roman"/>
                <w:sz w:val="24"/>
                <w:szCs w:val="24"/>
              </w:rPr>
              <w:t>Actors làm các bài tập đã có trong hệ thống</w:t>
            </w:r>
          </w:p>
        </w:tc>
      </w:tr>
      <w:tr w:rsidR="00B86E84" w:rsidRPr="00F1565D" w14:paraId="06800EEB" w14:textId="77777777" w:rsidTr="00E21BFE">
        <w:tc>
          <w:tcPr>
            <w:tcW w:w="1278" w:type="pct"/>
          </w:tcPr>
          <w:p w14:paraId="57031E1E"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Sự kiện bắt đầu</w:t>
            </w:r>
          </w:p>
        </w:tc>
        <w:tc>
          <w:tcPr>
            <w:tcW w:w="3722" w:type="pct"/>
          </w:tcPr>
          <w:p w14:paraId="2DA74EA0" w14:textId="77777777" w:rsidR="00B86E84" w:rsidRPr="00F1565D" w:rsidRDefault="00B86E84" w:rsidP="00E21BFE">
            <w:pPr>
              <w:spacing w:line="276" w:lineRule="auto"/>
              <w:jc w:val="both"/>
              <w:rPr>
                <w:rFonts w:ascii="Times New Roman" w:hAnsi="Times New Roman"/>
                <w:sz w:val="24"/>
                <w:szCs w:val="24"/>
              </w:rPr>
            </w:pPr>
            <w:r w:rsidRPr="00F1565D">
              <w:rPr>
                <w:rFonts w:ascii="Times New Roman" w:hAnsi="Times New Roman"/>
                <w:sz w:val="24"/>
                <w:szCs w:val="24"/>
              </w:rPr>
              <w:t>A</w:t>
            </w:r>
            <w:r w:rsidRPr="00F1565D">
              <w:rPr>
                <w:rFonts w:ascii="Times New Roman" w:hAnsi="Times New Roman"/>
                <w:sz w:val="24"/>
                <w:szCs w:val="24"/>
                <w:lang w:val="vi-VN"/>
              </w:rPr>
              <w:t>ctor</w:t>
            </w:r>
            <w:r w:rsidRPr="00F1565D">
              <w:rPr>
                <w:rFonts w:ascii="Times New Roman" w:hAnsi="Times New Roman"/>
                <w:sz w:val="24"/>
                <w:szCs w:val="24"/>
              </w:rPr>
              <w:t>s</w:t>
            </w:r>
            <w:r w:rsidRPr="00F1565D">
              <w:rPr>
                <w:rFonts w:ascii="Times New Roman" w:hAnsi="Times New Roman"/>
                <w:sz w:val="24"/>
                <w:szCs w:val="24"/>
                <w:lang w:val="vi-VN"/>
              </w:rPr>
              <w:t xml:space="preserve"> chọn chức năng </w:t>
            </w:r>
            <w:r w:rsidRPr="00F1565D">
              <w:rPr>
                <w:rFonts w:ascii="Times New Roman" w:hAnsi="Times New Roman"/>
                <w:sz w:val="24"/>
                <w:szCs w:val="24"/>
              </w:rPr>
              <w:t>Bài Làm Tập</w:t>
            </w:r>
          </w:p>
        </w:tc>
      </w:tr>
      <w:tr w:rsidR="00B86E84" w:rsidRPr="00F1565D" w14:paraId="1B6EEC3A" w14:textId="77777777" w:rsidTr="00E21BFE">
        <w:tc>
          <w:tcPr>
            <w:tcW w:w="1278" w:type="pct"/>
          </w:tcPr>
          <w:p w14:paraId="79C90916"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Điều kiện tiên quyết</w:t>
            </w:r>
          </w:p>
        </w:tc>
        <w:tc>
          <w:tcPr>
            <w:tcW w:w="3722" w:type="pct"/>
          </w:tcPr>
          <w:p w14:paraId="306E8848" w14:textId="77777777" w:rsidR="00B86E84" w:rsidRPr="00F1565D" w:rsidRDefault="00B86E84" w:rsidP="00E21BFE">
            <w:pPr>
              <w:spacing w:line="276" w:lineRule="auto"/>
              <w:jc w:val="both"/>
              <w:rPr>
                <w:rFonts w:ascii="Times New Roman" w:hAnsi="Times New Roman"/>
                <w:sz w:val="24"/>
                <w:szCs w:val="24"/>
              </w:rPr>
            </w:pPr>
            <w:r w:rsidRPr="00F1565D">
              <w:rPr>
                <w:rFonts w:ascii="Times New Roman" w:hAnsi="Times New Roman"/>
                <w:sz w:val="24"/>
                <w:szCs w:val="24"/>
              </w:rPr>
              <w:t>Người dùng cần đăng nhập thành công với vai trò Học Sinh</w:t>
            </w:r>
          </w:p>
        </w:tc>
      </w:tr>
      <w:tr w:rsidR="00B86E84" w:rsidRPr="00F1565D" w14:paraId="017FD99D" w14:textId="77777777" w:rsidTr="00E21BFE">
        <w:tc>
          <w:tcPr>
            <w:tcW w:w="1278" w:type="pct"/>
          </w:tcPr>
          <w:p w14:paraId="09693E25"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Post-Conditions</w:t>
            </w:r>
          </w:p>
        </w:tc>
        <w:tc>
          <w:tcPr>
            <w:tcW w:w="3722" w:type="pct"/>
          </w:tcPr>
          <w:p w14:paraId="2581D973" w14:textId="77777777" w:rsidR="00B86E84" w:rsidRPr="00F1565D" w:rsidRDefault="00B86E84" w:rsidP="009200C5">
            <w:pPr>
              <w:pStyle w:val="ListParagraph"/>
              <w:numPr>
                <w:ilvl w:val="2"/>
                <w:numId w:val="7"/>
              </w:numPr>
              <w:spacing w:after="0"/>
              <w:ind w:left="252" w:hanging="252"/>
              <w:jc w:val="both"/>
              <w:rPr>
                <w:rFonts w:ascii="Times New Roman" w:hAnsi="Times New Roman" w:cs="Times New Roman"/>
                <w:sz w:val="24"/>
                <w:szCs w:val="24"/>
              </w:rPr>
            </w:pPr>
            <w:r w:rsidRPr="00F1565D">
              <w:rPr>
                <w:rFonts w:ascii="Times New Roman" w:hAnsi="Times New Roman" w:cs="Times New Roman"/>
                <w:sz w:val="24"/>
                <w:szCs w:val="24"/>
              </w:rPr>
              <w:t>Hệ thống lưu lại bài làm của Actors vào cơ sở dữ liệu</w:t>
            </w:r>
          </w:p>
        </w:tc>
      </w:tr>
      <w:tr w:rsidR="00B86E84" w:rsidRPr="009C50BA" w14:paraId="52A26782" w14:textId="77777777" w:rsidTr="00E21BFE">
        <w:tc>
          <w:tcPr>
            <w:tcW w:w="1278" w:type="pct"/>
          </w:tcPr>
          <w:p w14:paraId="20CBFE6E"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Dòng sự kiện chính</w:t>
            </w:r>
          </w:p>
        </w:tc>
        <w:tc>
          <w:tcPr>
            <w:tcW w:w="3722" w:type="pct"/>
          </w:tcPr>
          <w:p w14:paraId="4CEC83C0" w14:textId="77777777" w:rsidR="00B86E84" w:rsidRPr="00B86E84" w:rsidRDefault="00B86E84" w:rsidP="009200C5">
            <w:pPr>
              <w:pStyle w:val="ListParagraph"/>
              <w:numPr>
                <w:ilvl w:val="0"/>
                <w:numId w:val="38"/>
              </w:numPr>
              <w:spacing w:before="120" w:after="120"/>
              <w:ind w:left="392"/>
              <w:jc w:val="both"/>
              <w:rPr>
                <w:rFonts w:ascii="Times New Roman" w:hAnsi="Times New Roman"/>
                <w:sz w:val="24"/>
                <w:szCs w:val="24"/>
              </w:rPr>
            </w:pPr>
            <w:r w:rsidRPr="00B86E84">
              <w:rPr>
                <w:rFonts w:ascii="Times New Roman" w:hAnsi="Times New Roman"/>
                <w:sz w:val="24"/>
                <w:szCs w:val="24"/>
              </w:rPr>
              <w:t>Hệ thống hiển thị danh sách các chương.</w:t>
            </w:r>
          </w:p>
          <w:p w14:paraId="28872E29" w14:textId="77777777" w:rsidR="00B86E84" w:rsidRPr="00B86E84" w:rsidRDefault="00B86E84" w:rsidP="009200C5">
            <w:pPr>
              <w:pStyle w:val="ListParagraph"/>
              <w:numPr>
                <w:ilvl w:val="0"/>
                <w:numId w:val="38"/>
              </w:numPr>
              <w:spacing w:before="120" w:after="120"/>
              <w:ind w:left="392"/>
              <w:jc w:val="both"/>
              <w:rPr>
                <w:rFonts w:ascii="Times New Roman" w:hAnsi="Times New Roman"/>
                <w:sz w:val="24"/>
                <w:szCs w:val="24"/>
              </w:rPr>
            </w:pPr>
            <w:r w:rsidRPr="00B86E84">
              <w:rPr>
                <w:rFonts w:ascii="Times New Roman" w:hAnsi="Times New Roman"/>
                <w:sz w:val="24"/>
                <w:szCs w:val="24"/>
              </w:rPr>
              <w:t>Người dùng chọn một chương.</w:t>
            </w:r>
          </w:p>
          <w:p w14:paraId="6502AF1D" w14:textId="77777777" w:rsidR="00B86E84" w:rsidRPr="00B86E84" w:rsidRDefault="00B86E84" w:rsidP="009200C5">
            <w:pPr>
              <w:pStyle w:val="ListParagraph"/>
              <w:numPr>
                <w:ilvl w:val="0"/>
                <w:numId w:val="38"/>
              </w:numPr>
              <w:spacing w:before="120" w:after="120"/>
              <w:ind w:left="392"/>
              <w:jc w:val="both"/>
              <w:rPr>
                <w:rFonts w:ascii="Times New Roman" w:hAnsi="Times New Roman"/>
                <w:sz w:val="24"/>
                <w:szCs w:val="24"/>
              </w:rPr>
            </w:pPr>
            <w:r w:rsidRPr="00B86E84">
              <w:rPr>
                <w:rFonts w:ascii="Times New Roman" w:hAnsi="Times New Roman"/>
                <w:sz w:val="24"/>
                <w:szCs w:val="24"/>
              </w:rPr>
              <w:t>Hệ thống hiển thị danh sách các bài tập thuộc chương đã chọn.</w:t>
            </w:r>
          </w:p>
          <w:p w14:paraId="3304CBAB" w14:textId="77777777" w:rsidR="00B86E84" w:rsidRPr="00B86E84" w:rsidRDefault="00B86E84" w:rsidP="009200C5">
            <w:pPr>
              <w:pStyle w:val="ListParagraph"/>
              <w:numPr>
                <w:ilvl w:val="0"/>
                <w:numId w:val="38"/>
              </w:numPr>
              <w:spacing w:before="120" w:after="120"/>
              <w:ind w:left="392"/>
              <w:jc w:val="both"/>
              <w:rPr>
                <w:rFonts w:ascii="Times New Roman" w:hAnsi="Times New Roman"/>
                <w:sz w:val="24"/>
                <w:szCs w:val="24"/>
              </w:rPr>
            </w:pPr>
            <w:r w:rsidRPr="00B86E84">
              <w:rPr>
                <w:rFonts w:ascii="Times New Roman" w:hAnsi="Times New Roman"/>
                <w:sz w:val="24"/>
                <w:szCs w:val="24"/>
              </w:rPr>
              <w:t>Người dùng làm lần lượt các bài tập.</w:t>
            </w:r>
          </w:p>
          <w:p w14:paraId="5A063AAF" w14:textId="77777777" w:rsidR="00B86E84" w:rsidRPr="00B86E84" w:rsidRDefault="00B86E84" w:rsidP="009200C5">
            <w:pPr>
              <w:pStyle w:val="ListParagraph"/>
              <w:numPr>
                <w:ilvl w:val="0"/>
                <w:numId w:val="38"/>
              </w:numPr>
              <w:spacing w:before="120" w:after="120"/>
              <w:ind w:left="392"/>
              <w:jc w:val="both"/>
              <w:rPr>
                <w:rFonts w:ascii="Times New Roman" w:hAnsi="Times New Roman"/>
                <w:sz w:val="24"/>
                <w:szCs w:val="24"/>
              </w:rPr>
            </w:pPr>
            <w:r w:rsidRPr="00B86E84">
              <w:rPr>
                <w:rFonts w:ascii="Times New Roman" w:hAnsi="Times New Roman"/>
                <w:sz w:val="24"/>
                <w:szCs w:val="24"/>
              </w:rPr>
              <w:t>Người dùng chọn Hoàn Tất.</w:t>
            </w:r>
          </w:p>
          <w:p w14:paraId="3C062411" w14:textId="77777777" w:rsidR="00B86E84" w:rsidRPr="00B86E84" w:rsidRDefault="00B86E84" w:rsidP="009200C5">
            <w:pPr>
              <w:pStyle w:val="ListParagraph"/>
              <w:numPr>
                <w:ilvl w:val="0"/>
                <w:numId w:val="38"/>
              </w:numPr>
              <w:spacing w:before="120" w:after="120"/>
              <w:ind w:left="392"/>
              <w:jc w:val="both"/>
              <w:rPr>
                <w:rFonts w:ascii="Times New Roman" w:hAnsi="Times New Roman"/>
                <w:sz w:val="24"/>
                <w:szCs w:val="24"/>
              </w:rPr>
            </w:pPr>
            <w:r w:rsidRPr="00B86E84">
              <w:rPr>
                <w:rFonts w:ascii="Times New Roman" w:hAnsi="Times New Roman"/>
                <w:sz w:val="24"/>
                <w:szCs w:val="24"/>
              </w:rPr>
              <w:t>Hệ thống lưu lại bài làm của Actors và chấm điểm.</w:t>
            </w:r>
          </w:p>
        </w:tc>
      </w:tr>
      <w:tr w:rsidR="00B86E84" w:rsidRPr="00F1565D" w14:paraId="75575B98" w14:textId="77777777" w:rsidTr="00E21BFE">
        <w:tc>
          <w:tcPr>
            <w:tcW w:w="1278" w:type="pct"/>
          </w:tcPr>
          <w:p w14:paraId="3B69BD12"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Dòng sự kiện phụ</w:t>
            </w:r>
          </w:p>
        </w:tc>
        <w:tc>
          <w:tcPr>
            <w:tcW w:w="3722" w:type="pct"/>
          </w:tcPr>
          <w:p w14:paraId="62872305" w14:textId="77777777" w:rsidR="00B86E84" w:rsidRPr="00F1565D" w:rsidRDefault="00B86E84" w:rsidP="00E21BFE">
            <w:pPr>
              <w:spacing w:line="276" w:lineRule="auto"/>
              <w:ind w:left="360" w:firstLine="360"/>
              <w:jc w:val="both"/>
              <w:rPr>
                <w:rFonts w:ascii="Times New Roman" w:hAnsi="Times New Roman"/>
                <w:sz w:val="24"/>
                <w:szCs w:val="24"/>
              </w:rPr>
            </w:pPr>
          </w:p>
        </w:tc>
      </w:tr>
      <w:tr w:rsidR="00B86E84" w:rsidRPr="009C50BA" w14:paraId="62EF28E0" w14:textId="77777777" w:rsidTr="00E21BFE">
        <w:tc>
          <w:tcPr>
            <w:tcW w:w="1278" w:type="pct"/>
          </w:tcPr>
          <w:p w14:paraId="3361BBD3"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lastRenderedPageBreak/>
              <w:t>Yêu cầu đặc biệt</w:t>
            </w:r>
          </w:p>
        </w:tc>
        <w:tc>
          <w:tcPr>
            <w:tcW w:w="3722" w:type="pct"/>
          </w:tcPr>
          <w:p w14:paraId="476F4CD1" w14:textId="77777777" w:rsidR="00B86E84" w:rsidRPr="00F1565D" w:rsidRDefault="00B86E84" w:rsidP="009200C5">
            <w:pPr>
              <w:pStyle w:val="ListParagraph"/>
              <w:numPr>
                <w:ilvl w:val="0"/>
                <w:numId w:val="20"/>
              </w:numPr>
              <w:spacing w:after="0"/>
              <w:ind w:left="432"/>
              <w:jc w:val="both"/>
              <w:rPr>
                <w:rFonts w:ascii="Times New Roman" w:hAnsi="Times New Roman" w:cs="Times New Roman"/>
                <w:sz w:val="24"/>
                <w:szCs w:val="24"/>
              </w:rPr>
            </w:pPr>
            <w:r w:rsidRPr="009B41A1">
              <w:rPr>
                <w:rFonts w:ascii="Times New Roman" w:hAnsi="Times New Roman" w:cs="Times New Roman"/>
                <w:sz w:val="24"/>
                <w:szCs w:val="24"/>
              </w:rPr>
              <w:t>Người dùng có thể bỏ qua bài tập hiện tại, chuyển sang bài tập kế.</w:t>
            </w:r>
          </w:p>
          <w:p w14:paraId="13E2CC7D" w14:textId="77777777" w:rsidR="00B86E84" w:rsidRPr="00F1565D" w:rsidRDefault="00B86E84" w:rsidP="009200C5">
            <w:pPr>
              <w:pStyle w:val="ListParagraph"/>
              <w:numPr>
                <w:ilvl w:val="0"/>
                <w:numId w:val="20"/>
              </w:numPr>
              <w:spacing w:after="0"/>
              <w:ind w:left="432"/>
              <w:jc w:val="both"/>
              <w:rPr>
                <w:rFonts w:ascii="Times New Roman" w:hAnsi="Times New Roman" w:cs="Times New Roman"/>
                <w:sz w:val="24"/>
                <w:szCs w:val="24"/>
              </w:rPr>
            </w:pPr>
            <w:r w:rsidRPr="009B41A1">
              <w:rPr>
                <w:rFonts w:ascii="Times New Roman" w:hAnsi="Times New Roman" w:cs="Times New Roman"/>
                <w:sz w:val="24"/>
                <w:szCs w:val="24"/>
              </w:rPr>
              <w:t>Sau khi hoàn tất, hệ thống hỏi Actors xem có muốn xem kết quả không. Nếu có đưa Actors đến trang Xem Bài Làm.</w:t>
            </w:r>
          </w:p>
          <w:p w14:paraId="7ECB93B9" w14:textId="77777777" w:rsidR="00B86E84" w:rsidRPr="00F1565D" w:rsidRDefault="00B86E84" w:rsidP="009200C5">
            <w:pPr>
              <w:pStyle w:val="ListParagraph"/>
              <w:numPr>
                <w:ilvl w:val="0"/>
                <w:numId w:val="20"/>
              </w:numPr>
              <w:spacing w:after="0"/>
              <w:ind w:left="432"/>
              <w:jc w:val="both"/>
              <w:rPr>
                <w:rFonts w:ascii="Times New Roman" w:hAnsi="Times New Roman" w:cs="Times New Roman"/>
                <w:sz w:val="24"/>
                <w:szCs w:val="24"/>
              </w:rPr>
            </w:pPr>
            <w:r w:rsidRPr="009B41A1">
              <w:rPr>
                <w:rFonts w:ascii="Times New Roman" w:hAnsi="Times New Roman" w:cs="Times New Roman"/>
                <w:sz w:val="24"/>
                <w:szCs w:val="24"/>
              </w:rPr>
              <w:t>Cung cấp công cụ nhập biểu thức toán học.</w:t>
            </w:r>
          </w:p>
        </w:tc>
      </w:tr>
      <w:tr w:rsidR="00B86E84" w:rsidRPr="00F1565D" w14:paraId="2D654C91" w14:textId="77777777" w:rsidTr="00E21BFE">
        <w:tc>
          <w:tcPr>
            <w:tcW w:w="1278" w:type="pct"/>
          </w:tcPr>
          <w:p w14:paraId="0BFFFF35"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Điểm mở rộng</w:t>
            </w:r>
          </w:p>
        </w:tc>
        <w:tc>
          <w:tcPr>
            <w:tcW w:w="3722" w:type="pct"/>
          </w:tcPr>
          <w:p w14:paraId="76EE41F5" w14:textId="77777777" w:rsidR="00B86E84" w:rsidRPr="00F1565D" w:rsidRDefault="00B86E84" w:rsidP="00E21BFE">
            <w:pPr>
              <w:spacing w:line="276" w:lineRule="auto"/>
              <w:jc w:val="both"/>
              <w:rPr>
                <w:rFonts w:ascii="Times New Roman" w:hAnsi="Times New Roman"/>
                <w:sz w:val="24"/>
                <w:szCs w:val="24"/>
              </w:rPr>
            </w:pPr>
          </w:p>
        </w:tc>
      </w:tr>
    </w:tbl>
    <w:p w14:paraId="22371432" w14:textId="77777777" w:rsidR="00B86E84" w:rsidRPr="0070693C" w:rsidRDefault="00B86E84" w:rsidP="00B86E84"/>
    <w:p w14:paraId="360E7A83" w14:textId="77777777" w:rsidR="00B86E84" w:rsidRDefault="00B86E84" w:rsidP="00B86E84">
      <w:pPr>
        <w:pStyle w:val="Heading3"/>
        <w:rPr>
          <w:rFonts w:ascii="Arial" w:hAnsi="Arial" w:cs="Arial"/>
          <w:szCs w:val="22"/>
        </w:rPr>
      </w:pPr>
      <w:bookmarkStart w:id="814" w:name="_Toc259438012"/>
      <w:bookmarkStart w:id="815" w:name="_Toc261981574"/>
      <w:r w:rsidRPr="002274E1">
        <w:rPr>
          <w:rFonts w:ascii="Arial" w:hAnsi="Arial" w:cs="Arial"/>
          <w:szCs w:val="22"/>
          <w:lang w:val="vi-VN"/>
        </w:rPr>
        <w:t>UC-</w:t>
      </w:r>
      <w:r>
        <w:rPr>
          <w:rFonts w:ascii="Arial" w:hAnsi="Arial" w:cs="Arial"/>
          <w:szCs w:val="22"/>
        </w:rPr>
        <w:t>21</w:t>
      </w:r>
      <w:r w:rsidRPr="002274E1">
        <w:rPr>
          <w:rFonts w:ascii="Arial" w:hAnsi="Arial" w:cs="Arial"/>
          <w:szCs w:val="22"/>
        </w:rPr>
        <w:t>:</w:t>
      </w:r>
      <w:bookmarkEnd w:id="814"/>
      <w:r w:rsidRPr="002274E1">
        <w:rPr>
          <w:rFonts w:ascii="Arial" w:hAnsi="Arial" w:cs="Arial"/>
          <w:szCs w:val="22"/>
        </w:rPr>
        <w:t xml:space="preserve"> </w:t>
      </w:r>
      <w:r>
        <w:rPr>
          <w:rFonts w:ascii="Arial" w:hAnsi="Arial" w:cs="Arial"/>
          <w:szCs w:val="22"/>
        </w:rPr>
        <w:t>Làm Trắc Nghiệm</w:t>
      </w:r>
      <w:bookmarkEnd w:id="815"/>
    </w:p>
    <w:p w14:paraId="647EBDD8" w14:textId="77777777" w:rsidR="00B86E84" w:rsidRPr="008A7CD3" w:rsidRDefault="00B86E84" w:rsidP="00B86E84"/>
    <w:tbl>
      <w:tblPr>
        <w:tblStyle w:val="TableGrid"/>
        <w:tblW w:w="5000" w:type="pct"/>
        <w:tblLook w:val="04A0" w:firstRow="1" w:lastRow="0" w:firstColumn="1" w:lastColumn="0" w:noHBand="0" w:noVBand="1"/>
      </w:tblPr>
      <w:tblGrid>
        <w:gridCol w:w="2668"/>
        <w:gridCol w:w="7772"/>
      </w:tblGrid>
      <w:tr w:rsidR="00B86E84" w:rsidRPr="00F1565D" w14:paraId="28CE04A6" w14:textId="77777777" w:rsidTr="00E21BFE">
        <w:tc>
          <w:tcPr>
            <w:tcW w:w="1278" w:type="pct"/>
          </w:tcPr>
          <w:p w14:paraId="6D45E188"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Mã số Use-Case</w:t>
            </w:r>
          </w:p>
        </w:tc>
        <w:tc>
          <w:tcPr>
            <w:tcW w:w="3722" w:type="pct"/>
          </w:tcPr>
          <w:p w14:paraId="2CEA04FC" w14:textId="77777777" w:rsidR="00B86E84" w:rsidRPr="00F1565D" w:rsidRDefault="00B86E84" w:rsidP="00E21BFE">
            <w:pPr>
              <w:spacing w:line="276" w:lineRule="auto"/>
              <w:jc w:val="both"/>
              <w:rPr>
                <w:rFonts w:ascii="Times New Roman" w:hAnsi="Times New Roman"/>
                <w:b/>
                <w:sz w:val="24"/>
                <w:szCs w:val="24"/>
              </w:rPr>
            </w:pPr>
            <w:r w:rsidRPr="00F1565D">
              <w:rPr>
                <w:rFonts w:ascii="Times New Roman" w:hAnsi="Times New Roman"/>
                <w:b/>
                <w:sz w:val="24"/>
                <w:szCs w:val="24"/>
              </w:rPr>
              <w:t>UC-21</w:t>
            </w:r>
          </w:p>
        </w:tc>
      </w:tr>
      <w:tr w:rsidR="00B86E84" w:rsidRPr="00F1565D" w14:paraId="67B4A810" w14:textId="77777777" w:rsidTr="00E21BFE">
        <w:tc>
          <w:tcPr>
            <w:tcW w:w="1278" w:type="pct"/>
          </w:tcPr>
          <w:p w14:paraId="02952AA0"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Tên Use-Case</w:t>
            </w:r>
          </w:p>
        </w:tc>
        <w:tc>
          <w:tcPr>
            <w:tcW w:w="3722" w:type="pct"/>
          </w:tcPr>
          <w:p w14:paraId="2F90F931" w14:textId="77777777" w:rsidR="00B86E84" w:rsidRPr="00F1565D" w:rsidRDefault="00B86E84" w:rsidP="00E21BFE">
            <w:pPr>
              <w:spacing w:line="276" w:lineRule="auto"/>
              <w:jc w:val="both"/>
              <w:rPr>
                <w:rFonts w:ascii="Times New Roman" w:hAnsi="Times New Roman"/>
                <w:b/>
                <w:sz w:val="24"/>
                <w:szCs w:val="24"/>
              </w:rPr>
            </w:pPr>
            <w:r w:rsidRPr="00F1565D">
              <w:rPr>
                <w:rFonts w:ascii="Times New Roman" w:hAnsi="Times New Roman"/>
                <w:b/>
                <w:sz w:val="24"/>
                <w:szCs w:val="24"/>
              </w:rPr>
              <w:t>Làm Trắc Nghiệm</w:t>
            </w:r>
          </w:p>
        </w:tc>
      </w:tr>
      <w:tr w:rsidR="00B86E84" w:rsidRPr="00F1565D" w14:paraId="052B8D18" w14:textId="77777777" w:rsidTr="00E21BFE">
        <w:tc>
          <w:tcPr>
            <w:tcW w:w="1278" w:type="pct"/>
          </w:tcPr>
          <w:p w14:paraId="18A067CC"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Actors</w:t>
            </w:r>
          </w:p>
        </w:tc>
        <w:tc>
          <w:tcPr>
            <w:tcW w:w="3722" w:type="pct"/>
          </w:tcPr>
          <w:p w14:paraId="5CBACBDC" w14:textId="77777777" w:rsidR="00B86E84" w:rsidRPr="00F1565D" w:rsidRDefault="00B86E84" w:rsidP="00E21BFE">
            <w:pPr>
              <w:spacing w:line="276" w:lineRule="auto"/>
              <w:jc w:val="both"/>
              <w:rPr>
                <w:rFonts w:ascii="Times New Roman" w:hAnsi="Times New Roman"/>
                <w:sz w:val="24"/>
                <w:szCs w:val="24"/>
              </w:rPr>
            </w:pPr>
            <w:r w:rsidRPr="00F1565D">
              <w:rPr>
                <w:rFonts w:ascii="Times New Roman" w:hAnsi="Times New Roman"/>
                <w:sz w:val="24"/>
                <w:szCs w:val="24"/>
              </w:rPr>
              <w:t>Học Sinh</w:t>
            </w:r>
          </w:p>
        </w:tc>
      </w:tr>
      <w:tr w:rsidR="00B86E84" w:rsidRPr="00F1565D" w14:paraId="4C3D0D79" w14:textId="77777777" w:rsidTr="00E21BFE">
        <w:tc>
          <w:tcPr>
            <w:tcW w:w="1278" w:type="pct"/>
          </w:tcPr>
          <w:p w14:paraId="72D080D9"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Mô tả</w:t>
            </w:r>
          </w:p>
        </w:tc>
        <w:tc>
          <w:tcPr>
            <w:tcW w:w="3722" w:type="pct"/>
          </w:tcPr>
          <w:p w14:paraId="43EBE856" w14:textId="77777777" w:rsidR="00B86E84" w:rsidRPr="00F1565D" w:rsidRDefault="00B86E84" w:rsidP="00E21BFE">
            <w:pPr>
              <w:spacing w:line="276" w:lineRule="auto"/>
              <w:jc w:val="both"/>
              <w:rPr>
                <w:rFonts w:ascii="Times New Roman" w:hAnsi="Times New Roman"/>
                <w:sz w:val="24"/>
                <w:szCs w:val="24"/>
              </w:rPr>
            </w:pPr>
            <w:r w:rsidRPr="00F1565D">
              <w:rPr>
                <w:rFonts w:ascii="Times New Roman" w:hAnsi="Times New Roman"/>
                <w:sz w:val="24"/>
                <w:szCs w:val="24"/>
              </w:rPr>
              <w:t>C</w:t>
            </w:r>
            <w:r w:rsidRPr="00F1565D">
              <w:rPr>
                <w:rFonts w:ascii="Times New Roman" w:hAnsi="Times New Roman"/>
                <w:sz w:val="24"/>
                <w:szCs w:val="24"/>
                <w:lang w:val="vi-VN"/>
              </w:rPr>
              <w:t xml:space="preserve">ho phép </w:t>
            </w:r>
            <w:r w:rsidRPr="00F1565D">
              <w:rPr>
                <w:rFonts w:ascii="Times New Roman" w:hAnsi="Times New Roman"/>
                <w:sz w:val="24"/>
                <w:szCs w:val="24"/>
              </w:rPr>
              <w:t>Actors làm bài theo hình thức trắc nghiệm.</w:t>
            </w:r>
          </w:p>
        </w:tc>
      </w:tr>
      <w:tr w:rsidR="00B86E84" w:rsidRPr="00F1565D" w14:paraId="1D08D3B9" w14:textId="77777777" w:rsidTr="00E21BFE">
        <w:tc>
          <w:tcPr>
            <w:tcW w:w="1278" w:type="pct"/>
          </w:tcPr>
          <w:p w14:paraId="5D3AB9D1"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Sự kiện bắt đầu</w:t>
            </w:r>
          </w:p>
        </w:tc>
        <w:tc>
          <w:tcPr>
            <w:tcW w:w="3722" w:type="pct"/>
          </w:tcPr>
          <w:p w14:paraId="30F75F1E" w14:textId="77777777" w:rsidR="00B86E84" w:rsidRPr="00F1565D" w:rsidRDefault="00B86E84" w:rsidP="00E21BFE">
            <w:pPr>
              <w:spacing w:line="276" w:lineRule="auto"/>
              <w:jc w:val="both"/>
              <w:rPr>
                <w:rFonts w:ascii="Times New Roman" w:hAnsi="Times New Roman"/>
                <w:sz w:val="24"/>
                <w:szCs w:val="24"/>
              </w:rPr>
            </w:pPr>
            <w:r w:rsidRPr="00F1565D">
              <w:rPr>
                <w:rFonts w:ascii="Times New Roman" w:hAnsi="Times New Roman"/>
                <w:sz w:val="24"/>
                <w:szCs w:val="24"/>
              </w:rPr>
              <w:t>A</w:t>
            </w:r>
            <w:r w:rsidRPr="00F1565D">
              <w:rPr>
                <w:rFonts w:ascii="Times New Roman" w:hAnsi="Times New Roman"/>
                <w:sz w:val="24"/>
                <w:szCs w:val="24"/>
                <w:lang w:val="vi-VN"/>
              </w:rPr>
              <w:t>ctor</w:t>
            </w:r>
            <w:r w:rsidRPr="00F1565D">
              <w:rPr>
                <w:rFonts w:ascii="Times New Roman" w:hAnsi="Times New Roman"/>
                <w:sz w:val="24"/>
                <w:szCs w:val="24"/>
              </w:rPr>
              <w:t>s</w:t>
            </w:r>
            <w:r w:rsidRPr="00F1565D">
              <w:rPr>
                <w:rFonts w:ascii="Times New Roman" w:hAnsi="Times New Roman"/>
                <w:sz w:val="24"/>
                <w:szCs w:val="24"/>
                <w:lang w:val="vi-VN"/>
              </w:rPr>
              <w:t xml:space="preserve"> chọn chức năng </w:t>
            </w:r>
            <w:r w:rsidRPr="00F1565D">
              <w:rPr>
                <w:rFonts w:ascii="Times New Roman" w:hAnsi="Times New Roman"/>
                <w:sz w:val="24"/>
                <w:szCs w:val="24"/>
              </w:rPr>
              <w:t>Làm Trắc Nghiệm</w:t>
            </w:r>
          </w:p>
        </w:tc>
      </w:tr>
      <w:tr w:rsidR="00B86E84" w:rsidRPr="00F1565D" w14:paraId="6AE6A898" w14:textId="77777777" w:rsidTr="00E21BFE">
        <w:tc>
          <w:tcPr>
            <w:tcW w:w="1278" w:type="pct"/>
          </w:tcPr>
          <w:p w14:paraId="76AF212B"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Điều kiện tiên quyết</w:t>
            </w:r>
          </w:p>
        </w:tc>
        <w:tc>
          <w:tcPr>
            <w:tcW w:w="3722" w:type="pct"/>
          </w:tcPr>
          <w:p w14:paraId="37985AF8" w14:textId="77777777" w:rsidR="00B86E84" w:rsidRPr="00F1565D" w:rsidRDefault="00B86E84" w:rsidP="00E21BFE">
            <w:pPr>
              <w:spacing w:line="276" w:lineRule="auto"/>
              <w:jc w:val="both"/>
              <w:rPr>
                <w:rFonts w:ascii="Times New Roman" w:hAnsi="Times New Roman"/>
                <w:sz w:val="24"/>
                <w:szCs w:val="24"/>
              </w:rPr>
            </w:pPr>
            <w:r w:rsidRPr="00F1565D">
              <w:rPr>
                <w:rFonts w:ascii="Times New Roman" w:hAnsi="Times New Roman"/>
                <w:sz w:val="24"/>
                <w:szCs w:val="24"/>
              </w:rPr>
              <w:t>Người dùng cần đăng nhập thành công với vai trò Học Sinh</w:t>
            </w:r>
          </w:p>
        </w:tc>
      </w:tr>
      <w:tr w:rsidR="00B86E84" w:rsidRPr="009C50BA" w14:paraId="3B6C4023" w14:textId="77777777" w:rsidTr="00E21BFE">
        <w:tc>
          <w:tcPr>
            <w:tcW w:w="1278" w:type="pct"/>
          </w:tcPr>
          <w:p w14:paraId="2DDEBA84"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Post-Conditions</w:t>
            </w:r>
          </w:p>
        </w:tc>
        <w:tc>
          <w:tcPr>
            <w:tcW w:w="3722" w:type="pct"/>
          </w:tcPr>
          <w:p w14:paraId="54A637FD" w14:textId="77777777" w:rsidR="00B86E84" w:rsidRPr="00F1565D" w:rsidRDefault="00B86E84" w:rsidP="009200C5">
            <w:pPr>
              <w:pStyle w:val="ListParagraph"/>
              <w:numPr>
                <w:ilvl w:val="2"/>
                <w:numId w:val="7"/>
              </w:numPr>
              <w:spacing w:after="0"/>
              <w:ind w:left="252" w:hanging="252"/>
              <w:jc w:val="both"/>
              <w:rPr>
                <w:rFonts w:ascii="Times New Roman" w:hAnsi="Times New Roman" w:cs="Times New Roman"/>
                <w:sz w:val="24"/>
                <w:szCs w:val="24"/>
              </w:rPr>
            </w:pPr>
            <w:r w:rsidRPr="00F1565D">
              <w:rPr>
                <w:rFonts w:ascii="Times New Roman" w:hAnsi="Times New Roman" w:cs="Times New Roman"/>
                <w:sz w:val="24"/>
                <w:szCs w:val="24"/>
              </w:rPr>
              <w:t>Chương trình đánh dấu những bài đã làm.</w:t>
            </w:r>
          </w:p>
          <w:p w14:paraId="07BEBD2E" w14:textId="77777777" w:rsidR="00B86E84" w:rsidRPr="00F1565D" w:rsidRDefault="00B86E84" w:rsidP="009200C5">
            <w:pPr>
              <w:pStyle w:val="ListParagraph"/>
              <w:numPr>
                <w:ilvl w:val="2"/>
                <w:numId w:val="7"/>
              </w:numPr>
              <w:spacing w:after="0"/>
              <w:ind w:left="252" w:hanging="252"/>
              <w:jc w:val="both"/>
              <w:rPr>
                <w:rFonts w:ascii="Times New Roman" w:hAnsi="Times New Roman" w:cs="Times New Roman"/>
                <w:sz w:val="24"/>
                <w:szCs w:val="24"/>
              </w:rPr>
            </w:pPr>
            <w:r w:rsidRPr="00F1565D">
              <w:rPr>
                <w:rFonts w:ascii="Times New Roman" w:hAnsi="Times New Roman" w:cs="Times New Roman"/>
                <w:sz w:val="24"/>
                <w:szCs w:val="24"/>
              </w:rPr>
              <w:t>Hệ thống lưu lại điểm cho mỗi bài.</w:t>
            </w:r>
          </w:p>
        </w:tc>
      </w:tr>
      <w:tr w:rsidR="00B86E84" w:rsidRPr="009C50BA" w14:paraId="48BBB271" w14:textId="77777777" w:rsidTr="00E21BFE">
        <w:tc>
          <w:tcPr>
            <w:tcW w:w="1278" w:type="pct"/>
          </w:tcPr>
          <w:p w14:paraId="42E561EC"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Dòng sự kiện chính</w:t>
            </w:r>
          </w:p>
        </w:tc>
        <w:tc>
          <w:tcPr>
            <w:tcW w:w="3722" w:type="pct"/>
          </w:tcPr>
          <w:p w14:paraId="74EA6117" w14:textId="77777777" w:rsidR="00B86E84" w:rsidRPr="00F1565D" w:rsidRDefault="00B86E84" w:rsidP="009200C5">
            <w:pPr>
              <w:pStyle w:val="ListParagraph"/>
              <w:numPr>
                <w:ilvl w:val="0"/>
                <w:numId w:val="25"/>
              </w:numPr>
              <w:spacing w:before="240"/>
              <w:ind w:left="432"/>
              <w:jc w:val="both"/>
              <w:rPr>
                <w:rFonts w:ascii="Times New Roman" w:hAnsi="Times New Roman" w:cs="Times New Roman"/>
                <w:sz w:val="24"/>
                <w:szCs w:val="24"/>
              </w:rPr>
            </w:pPr>
            <w:r w:rsidRPr="00F1565D">
              <w:rPr>
                <w:rFonts w:ascii="Times New Roman" w:hAnsi="Times New Roman" w:cs="Times New Roman"/>
                <w:sz w:val="24"/>
                <w:szCs w:val="24"/>
              </w:rPr>
              <w:t>Hệ thống hiển thị danh sách các chương trong chương trình.</w:t>
            </w:r>
          </w:p>
          <w:p w14:paraId="5E9B9EB3" w14:textId="77777777" w:rsidR="00B86E84" w:rsidRPr="00F1565D" w:rsidRDefault="00B86E84" w:rsidP="009200C5">
            <w:pPr>
              <w:pStyle w:val="ListParagraph"/>
              <w:numPr>
                <w:ilvl w:val="0"/>
                <w:numId w:val="25"/>
              </w:numPr>
              <w:spacing w:before="240"/>
              <w:ind w:left="432"/>
              <w:jc w:val="both"/>
              <w:rPr>
                <w:rFonts w:ascii="Times New Roman" w:hAnsi="Times New Roman" w:cs="Times New Roman"/>
                <w:sz w:val="24"/>
                <w:szCs w:val="24"/>
              </w:rPr>
            </w:pPr>
            <w:r w:rsidRPr="00F1565D">
              <w:rPr>
                <w:rFonts w:ascii="Times New Roman" w:hAnsi="Times New Roman" w:cs="Times New Roman"/>
                <w:sz w:val="24"/>
                <w:szCs w:val="24"/>
              </w:rPr>
              <w:t>Người dùng chọn chương cần làm.</w:t>
            </w:r>
          </w:p>
          <w:p w14:paraId="13240FB9" w14:textId="77777777" w:rsidR="00B86E84" w:rsidRPr="00F1565D" w:rsidRDefault="00B86E84" w:rsidP="009200C5">
            <w:pPr>
              <w:pStyle w:val="ListParagraph"/>
              <w:numPr>
                <w:ilvl w:val="0"/>
                <w:numId w:val="25"/>
              </w:numPr>
              <w:spacing w:before="240"/>
              <w:ind w:left="432"/>
              <w:jc w:val="both"/>
              <w:rPr>
                <w:rFonts w:ascii="Times New Roman" w:hAnsi="Times New Roman" w:cs="Times New Roman"/>
                <w:sz w:val="24"/>
                <w:szCs w:val="24"/>
              </w:rPr>
            </w:pPr>
            <w:r w:rsidRPr="00F1565D">
              <w:rPr>
                <w:rFonts w:ascii="Times New Roman" w:hAnsi="Times New Roman" w:cs="Times New Roman"/>
                <w:sz w:val="24"/>
                <w:szCs w:val="24"/>
              </w:rPr>
              <w:t>Hệ thống hiển thị danh sách các bài tập trắc nghiệm trong chương đó.</w:t>
            </w:r>
          </w:p>
          <w:p w14:paraId="697BE5C0" w14:textId="77777777" w:rsidR="00B86E84" w:rsidRPr="00F1565D" w:rsidRDefault="00B86E84" w:rsidP="009200C5">
            <w:pPr>
              <w:pStyle w:val="ListParagraph"/>
              <w:numPr>
                <w:ilvl w:val="0"/>
                <w:numId w:val="25"/>
              </w:numPr>
              <w:spacing w:before="240"/>
              <w:ind w:left="432"/>
              <w:jc w:val="both"/>
              <w:rPr>
                <w:rFonts w:ascii="Times New Roman" w:hAnsi="Times New Roman" w:cs="Times New Roman"/>
                <w:sz w:val="24"/>
                <w:szCs w:val="24"/>
              </w:rPr>
            </w:pPr>
            <w:r w:rsidRPr="00F1565D">
              <w:rPr>
                <w:rFonts w:ascii="Times New Roman" w:hAnsi="Times New Roman" w:cs="Times New Roman"/>
                <w:sz w:val="24"/>
                <w:szCs w:val="24"/>
              </w:rPr>
              <w:t>Người dùng chọn đáp án.</w:t>
            </w:r>
          </w:p>
          <w:p w14:paraId="5129E3C5" w14:textId="77777777" w:rsidR="00B86E84" w:rsidRPr="00F1565D" w:rsidRDefault="00B86E84" w:rsidP="009200C5">
            <w:pPr>
              <w:pStyle w:val="ListParagraph"/>
              <w:numPr>
                <w:ilvl w:val="0"/>
                <w:numId w:val="25"/>
              </w:numPr>
              <w:spacing w:before="240"/>
              <w:ind w:left="432"/>
              <w:jc w:val="both"/>
              <w:rPr>
                <w:rFonts w:ascii="Times New Roman" w:hAnsi="Times New Roman" w:cs="Times New Roman"/>
                <w:sz w:val="24"/>
                <w:szCs w:val="24"/>
              </w:rPr>
            </w:pPr>
            <w:r w:rsidRPr="00F1565D">
              <w:rPr>
                <w:rFonts w:ascii="Times New Roman" w:hAnsi="Times New Roman" w:cs="Times New Roman"/>
                <w:sz w:val="24"/>
                <w:szCs w:val="24"/>
              </w:rPr>
              <w:t>Người dùng chọn Hoàn Tất.</w:t>
            </w:r>
          </w:p>
          <w:p w14:paraId="4F13E16B" w14:textId="77777777" w:rsidR="00B86E84" w:rsidRPr="00F1565D" w:rsidRDefault="00B86E84" w:rsidP="009200C5">
            <w:pPr>
              <w:pStyle w:val="ListParagraph"/>
              <w:numPr>
                <w:ilvl w:val="0"/>
                <w:numId w:val="25"/>
              </w:numPr>
              <w:spacing w:before="240"/>
              <w:ind w:left="432"/>
              <w:jc w:val="both"/>
              <w:rPr>
                <w:rFonts w:ascii="Times New Roman" w:hAnsi="Times New Roman" w:cs="Times New Roman"/>
                <w:sz w:val="24"/>
                <w:szCs w:val="24"/>
              </w:rPr>
            </w:pPr>
            <w:r w:rsidRPr="00F1565D">
              <w:rPr>
                <w:rFonts w:ascii="Times New Roman" w:hAnsi="Times New Roman" w:cs="Times New Roman"/>
                <w:sz w:val="24"/>
                <w:szCs w:val="24"/>
              </w:rPr>
              <w:t>Hệ thống kiểm tra đáp án của Actors, chấm điểm và lưu lại.</w:t>
            </w:r>
          </w:p>
        </w:tc>
      </w:tr>
      <w:tr w:rsidR="00B86E84" w:rsidRPr="00F1565D" w14:paraId="3A25DCD9" w14:textId="77777777" w:rsidTr="00E21BFE">
        <w:tc>
          <w:tcPr>
            <w:tcW w:w="1278" w:type="pct"/>
          </w:tcPr>
          <w:p w14:paraId="63B97A75"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Dòng sự kiện phụ</w:t>
            </w:r>
          </w:p>
        </w:tc>
        <w:tc>
          <w:tcPr>
            <w:tcW w:w="3722" w:type="pct"/>
          </w:tcPr>
          <w:p w14:paraId="5D9BB970" w14:textId="77777777" w:rsidR="00B86E84" w:rsidRPr="00F1565D" w:rsidRDefault="00B86E84" w:rsidP="00E21BFE">
            <w:pPr>
              <w:spacing w:line="276" w:lineRule="auto"/>
              <w:ind w:left="360" w:firstLine="360"/>
              <w:jc w:val="both"/>
              <w:rPr>
                <w:rFonts w:ascii="Times New Roman" w:hAnsi="Times New Roman"/>
                <w:sz w:val="24"/>
                <w:szCs w:val="24"/>
              </w:rPr>
            </w:pPr>
          </w:p>
        </w:tc>
      </w:tr>
      <w:tr w:rsidR="00B86E84" w:rsidRPr="00F1565D" w14:paraId="05EC5031" w14:textId="77777777" w:rsidTr="00E21BFE">
        <w:tc>
          <w:tcPr>
            <w:tcW w:w="1278" w:type="pct"/>
          </w:tcPr>
          <w:p w14:paraId="59963E88"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Yêu cầu đặc biệt</w:t>
            </w:r>
          </w:p>
        </w:tc>
        <w:tc>
          <w:tcPr>
            <w:tcW w:w="3722" w:type="pct"/>
          </w:tcPr>
          <w:p w14:paraId="73E9CF1B" w14:textId="77777777" w:rsidR="00B86E84" w:rsidRPr="00F1565D" w:rsidRDefault="00B86E84" w:rsidP="009200C5">
            <w:pPr>
              <w:pStyle w:val="ListParagraph"/>
              <w:numPr>
                <w:ilvl w:val="0"/>
                <w:numId w:val="20"/>
              </w:numPr>
              <w:spacing w:after="0"/>
              <w:ind w:left="432"/>
              <w:jc w:val="both"/>
              <w:rPr>
                <w:rFonts w:ascii="Times New Roman" w:hAnsi="Times New Roman" w:cs="Times New Roman"/>
                <w:sz w:val="24"/>
                <w:szCs w:val="24"/>
              </w:rPr>
            </w:pPr>
            <w:r w:rsidRPr="009B41A1">
              <w:rPr>
                <w:rFonts w:ascii="Times New Roman" w:hAnsi="Times New Roman" w:cs="Times New Roman"/>
                <w:sz w:val="24"/>
                <w:szCs w:val="24"/>
              </w:rPr>
              <w:t>Người dùng có thể bỏ qua bài tập hiện tại, chuyển sang bài tập kế.</w:t>
            </w:r>
          </w:p>
          <w:p w14:paraId="6BBB27A2" w14:textId="77777777" w:rsidR="00B86E84" w:rsidRPr="00F1565D" w:rsidRDefault="00B86E84" w:rsidP="009200C5">
            <w:pPr>
              <w:pStyle w:val="ListParagraph"/>
              <w:numPr>
                <w:ilvl w:val="0"/>
                <w:numId w:val="20"/>
              </w:numPr>
              <w:spacing w:after="0"/>
              <w:ind w:left="432"/>
              <w:jc w:val="both"/>
              <w:rPr>
                <w:rFonts w:ascii="Times New Roman" w:hAnsi="Times New Roman" w:cs="Times New Roman"/>
                <w:sz w:val="24"/>
                <w:szCs w:val="24"/>
              </w:rPr>
            </w:pPr>
            <w:r w:rsidRPr="009B41A1">
              <w:rPr>
                <w:rFonts w:ascii="Times New Roman" w:hAnsi="Times New Roman" w:cs="Times New Roman"/>
                <w:sz w:val="24"/>
                <w:szCs w:val="24"/>
              </w:rPr>
              <w:t>Sau khi hoàn tất, hệ thống hỏi Actors xem có muốn xem kết quả không. Nếu có đưa Actors đến trang Xem Bài Làm.</w:t>
            </w:r>
          </w:p>
        </w:tc>
      </w:tr>
      <w:tr w:rsidR="00B86E84" w:rsidRPr="00F1565D" w14:paraId="71F9341C" w14:textId="77777777" w:rsidTr="00E21BFE">
        <w:tc>
          <w:tcPr>
            <w:tcW w:w="1278" w:type="pct"/>
          </w:tcPr>
          <w:p w14:paraId="55CD0F49"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Điểm mở rộng</w:t>
            </w:r>
          </w:p>
        </w:tc>
        <w:tc>
          <w:tcPr>
            <w:tcW w:w="3722" w:type="pct"/>
          </w:tcPr>
          <w:p w14:paraId="36D05928" w14:textId="77777777" w:rsidR="00B86E84" w:rsidRPr="00F1565D" w:rsidRDefault="00B86E84" w:rsidP="00E21BFE">
            <w:pPr>
              <w:spacing w:line="276" w:lineRule="auto"/>
              <w:jc w:val="both"/>
              <w:rPr>
                <w:rFonts w:ascii="Times New Roman" w:hAnsi="Times New Roman"/>
                <w:sz w:val="24"/>
                <w:szCs w:val="24"/>
              </w:rPr>
            </w:pPr>
          </w:p>
        </w:tc>
      </w:tr>
    </w:tbl>
    <w:p w14:paraId="00511B8C" w14:textId="77777777" w:rsidR="00B86E84" w:rsidRDefault="00B86E84" w:rsidP="00B86E84"/>
    <w:p w14:paraId="429A89A0" w14:textId="77777777" w:rsidR="00B86E84" w:rsidRPr="00F12796" w:rsidRDefault="00B86E84" w:rsidP="00B86E84">
      <w:pPr>
        <w:pStyle w:val="Heading3"/>
        <w:rPr>
          <w:rFonts w:ascii="Arial" w:hAnsi="Arial" w:cs="Arial"/>
          <w:szCs w:val="22"/>
          <w:lang w:val="vi-VN"/>
        </w:rPr>
      </w:pPr>
      <w:bookmarkStart w:id="816" w:name="_Toc261981575"/>
      <w:r w:rsidRPr="00F12796">
        <w:rPr>
          <w:rFonts w:ascii="Arial" w:hAnsi="Arial" w:cs="Arial"/>
          <w:szCs w:val="22"/>
          <w:lang w:val="vi-VN"/>
        </w:rPr>
        <w:t>UC-22 : Làm Bài Kiểm</w:t>
      </w:r>
      <w:bookmarkEnd w:id="816"/>
    </w:p>
    <w:p w14:paraId="3D9E88B5" w14:textId="77777777" w:rsidR="00B86E84" w:rsidRDefault="00B86E84" w:rsidP="00B86E84">
      <w:pPr>
        <w:rPr>
          <w:b/>
        </w:rPr>
      </w:pPr>
    </w:p>
    <w:tbl>
      <w:tblPr>
        <w:tblStyle w:val="TableGrid"/>
        <w:tblW w:w="5000" w:type="pct"/>
        <w:tblLook w:val="04A0" w:firstRow="1" w:lastRow="0" w:firstColumn="1" w:lastColumn="0" w:noHBand="0" w:noVBand="1"/>
      </w:tblPr>
      <w:tblGrid>
        <w:gridCol w:w="2668"/>
        <w:gridCol w:w="7772"/>
      </w:tblGrid>
      <w:tr w:rsidR="00B86E84" w:rsidRPr="00F1565D" w14:paraId="027B9F6F" w14:textId="77777777" w:rsidTr="00E21BFE">
        <w:tc>
          <w:tcPr>
            <w:tcW w:w="1278" w:type="pct"/>
          </w:tcPr>
          <w:p w14:paraId="05EF57DB"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Mã số Use-Case</w:t>
            </w:r>
          </w:p>
        </w:tc>
        <w:tc>
          <w:tcPr>
            <w:tcW w:w="3722" w:type="pct"/>
          </w:tcPr>
          <w:p w14:paraId="4A0A26B4" w14:textId="77777777" w:rsidR="00B86E84" w:rsidRPr="00F1565D" w:rsidRDefault="00B86E84" w:rsidP="00E21BFE">
            <w:pPr>
              <w:spacing w:line="276" w:lineRule="auto"/>
              <w:jc w:val="both"/>
              <w:rPr>
                <w:rFonts w:ascii="Times New Roman" w:hAnsi="Times New Roman"/>
                <w:b/>
                <w:sz w:val="24"/>
                <w:szCs w:val="24"/>
              </w:rPr>
            </w:pPr>
            <w:r w:rsidRPr="00F1565D">
              <w:rPr>
                <w:rFonts w:ascii="Times New Roman" w:hAnsi="Times New Roman"/>
                <w:b/>
                <w:sz w:val="24"/>
                <w:szCs w:val="24"/>
              </w:rPr>
              <w:t>UC-22</w:t>
            </w:r>
          </w:p>
        </w:tc>
      </w:tr>
      <w:tr w:rsidR="00B86E84" w:rsidRPr="00F1565D" w14:paraId="51070BE3" w14:textId="77777777" w:rsidTr="00E21BFE">
        <w:tc>
          <w:tcPr>
            <w:tcW w:w="1278" w:type="pct"/>
          </w:tcPr>
          <w:p w14:paraId="5BA02935"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Tên Use-Case</w:t>
            </w:r>
          </w:p>
        </w:tc>
        <w:tc>
          <w:tcPr>
            <w:tcW w:w="3722" w:type="pct"/>
          </w:tcPr>
          <w:p w14:paraId="2A59C5D3" w14:textId="77777777" w:rsidR="00B86E84" w:rsidRPr="00F1565D" w:rsidRDefault="00B86E84" w:rsidP="00E21BFE">
            <w:pPr>
              <w:spacing w:line="276" w:lineRule="auto"/>
              <w:jc w:val="both"/>
              <w:rPr>
                <w:rFonts w:ascii="Times New Roman" w:hAnsi="Times New Roman"/>
                <w:b/>
                <w:sz w:val="24"/>
                <w:szCs w:val="24"/>
              </w:rPr>
            </w:pPr>
            <w:r w:rsidRPr="00F1565D">
              <w:rPr>
                <w:rFonts w:ascii="Times New Roman" w:hAnsi="Times New Roman"/>
                <w:b/>
                <w:sz w:val="24"/>
                <w:szCs w:val="24"/>
              </w:rPr>
              <w:t>Làm Bài Kiểm</w:t>
            </w:r>
          </w:p>
        </w:tc>
      </w:tr>
      <w:tr w:rsidR="00B86E84" w:rsidRPr="00F1565D" w14:paraId="0F1EE18E" w14:textId="77777777" w:rsidTr="00E21BFE">
        <w:tc>
          <w:tcPr>
            <w:tcW w:w="1278" w:type="pct"/>
          </w:tcPr>
          <w:p w14:paraId="165FF44F"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Actors</w:t>
            </w:r>
          </w:p>
        </w:tc>
        <w:tc>
          <w:tcPr>
            <w:tcW w:w="3722" w:type="pct"/>
          </w:tcPr>
          <w:p w14:paraId="7A2C434D" w14:textId="77777777" w:rsidR="00B86E84" w:rsidRPr="00F1565D" w:rsidRDefault="00B86E84" w:rsidP="00E21BFE">
            <w:pPr>
              <w:spacing w:line="276" w:lineRule="auto"/>
              <w:jc w:val="both"/>
              <w:rPr>
                <w:rFonts w:ascii="Times New Roman" w:hAnsi="Times New Roman"/>
                <w:sz w:val="24"/>
                <w:szCs w:val="24"/>
              </w:rPr>
            </w:pPr>
            <w:r w:rsidRPr="00F1565D">
              <w:rPr>
                <w:rFonts w:ascii="Times New Roman" w:hAnsi="Times New Roman"/>
                <w:sz w:val="24"/>
                <w:szCs w:val="24"/>
              </w:rPr>
              <w:t>Học Sinh</w:t>
            </w:r>
          </w:p>
        </w:tc>
      </w:tr>
      <w:tr w:rsidR="00B86E84" w:rsidRPr="00F1565D" w14:paraId="06475A7F" w14:textId="77777777" w:rsidTr="00E21BFE">
        <w:tc>
          <w:tcPr>
            <w:tcW w:w="1278" w:type="pct"/>
          </w:tcPr>
          <w:p w14:paraId="2EBFAC60"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Mô tả</w:t>
            </w:r>
          </w:p>
        </w:tc>
        <w:tc>
          <w:tcPr>
            <w:tcW w:w="3722" w:type="pct"/>
          </w:tcPr>
          <w:p w14:paraId="0A44A3AA" w14:textId="77777777" w:rsidR="00B86E84" w:rsidRPr="00F1565D" w:rsidRDefault="00B86E84" w:rsidP="00E21BFE">
            <w:pPr>
              <w:spacing w:line="276" w:lineRule="auto"/>
              <w:jc w:val="both"/>
              <w:rPr>
                <w:rFonts w:ascii="Times New Roman" w:hAnsi="Times New Roman"/>
                <w:sz w:val="24"/>
                <w:szCs w:val="24"/>
              </w:rPr>
            </w:pPr>
            <w:r w:rsidRPr="00F1565D">
              <w:rPr>
                <w:rFonts w:ascii="Times New Roman" w:hAnsi="Times New Roman"/>
                <w:sz w:val="24"/>
                <w:szCs w:val="24"/>
              </w:rPr>
              <w:t>C</w:t>
            </w:r>
            <w:r w:rsidRPr="00F1565D">
              <w:rPr>
                <w:rFonts w:ascii="Times New Roman" w:hAnsi="Times New Roman"/>
                <w:sz w:val="24"/>
                <w:szCs w:val="24"/>
                <w:lang w:val="vi-VN"/>
              </w:rPr>
              <w:t xml:space="preserve">ho phép </w:t>
            </w:r>
            <w:r w:rsidRPr="00F1565D">
              <w:rPr>
                <w:rFonts w:ascii="Times New Roman" w:hAnsi="Times New Roman"/>
                <w:sz w:val="24"/>
                <w:szCs w:val="24"/>
              </w:rPr>
              <w:t>Actors làm những bài tập cho trước trong một khoảng thời gian quy định. Bài làm được chuyển về máy chủ ngay khi hết giờ.</w:t>
            </w:r>
          </w:p>
        </w:tc>
      </w:tr>
      <w:tr w:rsidR="00B86E84" w:rsidRPr="00F1565D" w14:paraId="7C94567C" w14:textId="77777777" w:rsidTr="00E21BFE">
        <w:tc>
          <w:tcPr>
            <w:tcW w:w="1278" w:type="pct"/>
          </w:tcPr>
          <w:p w14:paraId="7A677447"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Sự kiện bắt đầu</w:t>
            </w:r>
          </w:p>
        </w:tc>
        <w:tc>
          <w:tcPr>
            <w:tcW w:w="3722" w:type="pct"/>
          </w:tcPr>
          <w:p w14:paraId="6DE4C632" w14:textId="77777777" w:rsidR="00B86E84" w:rsidRPr="00F1565D" w:rsidRDefault="00B86E84" w:rsidP="00E21BFE">
            <w:pPr>
              <w:spacing w:line="276" w:lineRule="auto"/>
              <w:jc w:val="both"/>
              <w:rPr>
                <w:rFonts w:ascii="Times New Roman" w:hAnsi="Times New Roman"/>
                <w:sz w:val="24"/>
                <w:szCs w:val="24"/>
              </w:rPr>
            </w:pPr>
            <w:r w:rsidRPr="00F1565D">
              <w:rPr>
                <w:rFonts w:ascii="Times New Roman" w:hAnsi="Times New Roman"/>
                <w:sz w:val="24"/>
                <w:szCs w:val="24"/>
              </w:rPr>
              <w:t>A</w:t>
            </w:r>
            <w:r w:rsidRPr="00F1565D">
              <w:rPr>
                <w:rFonts w:ascii="Times New Roman" w:hAnsi="Times New Roman"/>
                <w:sz w:val="24"/>
                <w:szCs w:val="24"/>
                <w:lang w:val="vi-VN"/>
              </w:rPr>
              <w:t>ctor</w:t>
            </w:r>
            <w:r w:rsidRPr="00F1565D">
              <w:rPr>
                <w:rFonts w:ascii="Times New Roman" w:hAnsi="Times New Roman"/>
                <w:sz w:val="24"/>
                <w:szCs w:val="24"/>
              </w:rPr>
              <w:t>s</w:t>
            </w:r>
            <w:r w:rsidRPr="00F1565D">
              <w:rPr>
                <w:rFonts w:ascii="Times New Roman" w:hAnsi="Times New Roman"/>
                <w:sz w:val="24"/>
                <w:szCs w:val="24"/>
                <w:lang w:val="vi-VN"/>
              </w:rPr>
              <w:t xml:space="preserve"> chọn chức năng </w:t>
            </w:r>
            <w:r w:rsidRPr="00F1565D">
              <w:rPr>
                <w:rFonts w:ascii="Times New Roman" w:hAnsi="Times New Roman"/>
                <w:sz w:val="24"/>
                <w:szCs w:val="24"/>
              </w:rPr>
              <w:t>Làm Bài Kiểm Tra</w:t>
            </w:r>
          </w:p>
        </w:tc>
      </w:tr>
      <w:tr w:rsidR="00B86E84" w:rsidRPr="00F1565D" w14:paraId="1E7497FE" w14:textId="77777777" w:rsidTr="00E21BFE">
        <w:tc>
          <w:tcPr>
            <w:tcW w:w="1278" w:type="pct"/>
          </w:tcPr>
          <w:p w14:paraId="61C6C9A8"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Điều kiện tiên quyết</w:t>
            </w:r>
          </w:p>
        </w:tc>
        <w:tc>
          <w:tcPr>
            <w:tcW w:w="3722" w:type="pct"/>
          </w:tcPr>
          <w:p w14:paraId="2233208D" w14:textId="77777777" w:rsidR="00B86E84" w:rsidRPr="00F1565D" w:rsidRDefault="00B86E84" w:rsidP="00E21BFE">
            <w:pPr>
              <w:spacing w:line="276" w:lineRule="auto"/>
              <w:jc w:val="both"/>
              <w:rPr>
                <w:rFonts w:ascii="Times New Roman" w:hAnsi="Times New Roman"/>
                <w:sz w:val="24"/>
                <w:szCs w:val="24"/>
              </w:rPr>
            </w:pPr>
            <w:r w:rsidRPr="00F1565D">
              <w:rPr>
                <w:rFonts w:ascii="Times New Roman" w:hAnsi="Times New Roman"/>
                <w:sz w:val="24"/>
                <w:szCs w:val="24"/>
              </w:rPr>
              <w:t>Đăng nhập thành công với vai trò Học Sinh.</w:t>
            </w:r>
          </w:p>
        </w:tc>
      </w:tr>
      <w:tr w:rsidR="00B86E84" w:rsidRPr="00F1565D" w14:paraId="0E8FEA9A" w14:textId="77777777" w:rsidTr="00E21BFE">
        <w:tc>
          <w:tcPr>
            <w:tcW w:w="1278" w:type="pct"/>
          </w:tcPr>
          <w:p w14:paraId="79F7ABC9"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Post-Conditions</w:t>
            </w:r>
          </w:p>
        </w:tc>
        <w:tc>
          <w:tcPr>
            <w:tcW w:w="3722" w:type="pct"/>
          </w:tcPr>
          <w:p w14:paraId="2D8626EC" w14:textId="77777777" w:rsidR="00B86E84" w:rsidRPr="00F1565D" w:rsidRDefault="00B86E84" w:rsidP="009200C5">
            <w:pPr>
              <w:pStyle w:val="ListParagraph"/>
              <w:numPr>
                <w:ilvl w:val="2"/>
                <w:numId w:val="7"/>
              </w:numPr>
              <w:spacing w:after="0"/>
              <w:ind w:left="252" w:hanging="252"/>
              <w:jc w:val="both"/>
              <w:rPr>
                <w:rFonts w:ascii="Times New Roman" w:hAnsi="Times New Roman" w:cs="Times New Roman"/>
                <w:sz w:val="24"/>
                <w:szCs w:val="24"/>
              </w:rPr>
            </w:pPr>
            <w:r w:rsidRPr="00F1565D">
              <w:rPr>
                <w:rFonts w:ascii="Times New Roman" w:hAnsi="Times New Roman" w:cs="Times New Roman"/>
                <w:sz w:val="24"/>
                <w:szCs w:val="24"/>
              </w:rPr>
              <w:t>Hệ thống lưu bài làm lại vào tài khoản.</w:t>
            </w:r>
          </w:p>
        </w:tc>
      </w:tr>
      <w:tr w:rsidR="00B86E84" w:rsidRPr="009C50BA" w14:paraId="32343D0A" w14:textId="77777777" w:rsidTr="00E21BFE">
        <w:tc>
          <w:tcPr>
            <w:tcW w:w="1278" w:type="pct"/>
          </w:tcPr>
          <w:p w14:paraId="4227D8A2"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Dòng sự kiện chính</w:t>
            </w:r>
          </w:p>
        </w:tc>
        <w:tc>
          <w:tcPr>
            <w:tcW w:w="3722" w:type="pct"/>
          </w:tcPr>
          <w:p w14:paraId="0DAE8BA8" w14:textId="77777777" w:rsidR="00B86E84" w:rsidRPr="00F1565D" w:rsidRDefault="00B86E84" w:rsidP="009200C5">
            <w:pPr>
              <w:pStyle w:val="ListParagraph"/>
              <w:numPr>
                <w:ilvl w:val="0"/>
                <w:numId w:val="31"/>
              </w:numPr>
              <w:spacing w:before="120" w:after="120"/>
              <w:ind w:left="432"/>
              <w:jc w:val="both"/>
              <w:rPr>
                <w:rFonts w:ascii="Times New Roman" w:hAnsi="Times New Roman" w:cs="Times New Roman"/>
                <w:sz w:val="24"/>
                <w:szCs w:val="24"/>
              </w:rPr>
            </w:pPr>
            <w:r w:rsidRPr="00F1565D">
              <w:rPr>
                <w:rFonts w:ascii="Times New Roman" w:hAnsi="Times New Roman" w:cs="Times New Roman"/>
                <w:sz w:val="24"/>
                <w:szCs w:val="24"/>
              </w:rPr>
              <w:t>Hệ thống đợi tín hiệu từ máy chủ.</w:t>
            </w:r>
          </w:p>
          <w:p w14:paraId="7C306679" w14:textId="77777777" w:rsidR="00B86E84" w:rsidRPr="00F1565D" w:rsidRDefault="00B86E84" w:rsidP="009200C5">
            <w:pPr>
              <w:pStyle w:val="ListParagraph"/>
              <w:numPr>
                <w:ilvl w:val="0"/>
                <w:numId w:val="31"/>
              </w:numPr>
              <w:spacing w:before="120" w:after="120"/>
              <w:ind w:left="432"/>
              <w:jc w:val="both"/>
              <w:rPr>
                <w:rFonts w:ascii="Times New Roman" w:hAnsi="Times New Roman" w:cs="Times New Roman"/>
                <w:sz w:val="24"/>
                <w:szCs w:val="24"/>
              </w:rPr>
            </w:pPr>
            <w:r w:rsidRPr="00F1565D">
              <w:rPr>
                <w:rFonts w:ascii="Times New Roman" w:hAnsi="Times New Roman" w:cs="Times New Roman"/>
                <w:sz w:val="24"/>
                <w:szCs w:val="24"/>
              </w:rPr>
              <w:t>Hệ thống hiển thị nội dung bài kiểm cùng thời gian làm bài còn lại.</w:t>
            </w:r>
          </w:p>
          <w:p w14:paraId="67D823DE" w14:textId="77777777" w:rsidR="00B86E84" w:rsidRPr="00F1565D" w:rsidRDefault="00B86E84" w:rsidP="009200C5">
            <w:pPr>
              <w:pStyle w:val="ListParagraph"/>
              <w:numPr>
                <w:ilvl w:val="0"/>
                <w:numId w:val="31"/>
              </w:numPr>
              <w:spacing w:before="120" w:after="120"/>
              <w:ind w:left="432"/>
              <w:jc w:val="both"/>
              <w:rPr>
                <w:rFonts w:ascii="Times New Roman" w:hAnsi="Times New Roman" w:cs="Times New Roman"/>
                <w:sz w:val="24"/>
                <w:szCs w:val="24"/>
              </w:rPr>
            </w:pPr>
            <w:r w:rsidRPr="00F1565D">
              <w:rPr>
                <w:rFonts w:ascii="Times New Roman" w:hAnsi="Times New Roman" w:cs="Times New Roman"/>
                <w:sz w:val="24"/>
                <w:szCs w:val="24"/>
              </w:rPr>
              <w:t>Người dùng làm bài kiểm.</w:t>
            </w:r>
          </w:p>
          <w:p w14:paraId="69E4FBD9" w14:textId="77777777" w:rsidR="00B86E84" w:rsidRPr="00F1565D" w:rsidRDefault="00B86E84" w:rsidP="009200C5">
            <w:pPr>
              <w:pStyle w:val="ListParagraph"/>
              <w:numPr>
                <w:ilvl w:val="0"/>
                <w:numId w:val="31"/>
              </w:numPr>
              <w:spacing w:before="120" w:after="120"/>
              <w:ind w:left="432"/>
              <w:jc w:val="both"/>
              <w:rPr>
                <w:rFonts w:ascii="Times New Roman" w:hAnsi="Times New Roman" w:cs="Times New Roman"/>
                <w:sz w:val="24"/>
                <w:szCs w:val="24"/>
              </w:rPr>
            </w:pPr>
            <w:r w:rsidRPr="00F1565D">
              <w:rPr>
                <w:rFonts w:ascii="Times New Roman" w:hAnsi="Times New Roman" w:cs="Times New Roman"/>
                <w:sz w:val="24"/>
                <w:szCs w:val="24"/>
              </w:rPr>
              <w:lastRenderedPageBreak/>
              <w:t>Hệ thống chờ tín hiệu hết giờ từ máy chủ.</w:t>
            </w:r>
          </w:p>
          <w:p w14:paraId="109EABDF" w14:textId="77777777" w:rsidR="00B86E84" w:rsidRPr="00F1565D" w:rsidRDefault="00B86E84" w:rsidP="009200C5">
            <w:pPr>
              <w:pStyle w:val="ListParagraph"/>
              <w:numPr>
                <w:ilvl w:val="0"/>
                <w:numId w:val="31"/>
              </w:numPr>
              <w:spacing w:before="120" w:after="120"/>
              <w:ind w:left="432"/>
              <w:jc w:val="both"/>
              <w:rPr>
                <w:rFonts w:ascii="Times New Roman" w:hAnsi="Times New Roman" w:cs="Times New Roman"/>
                <w:sz w:val="24"/>
                <w:szCs w:val="24"/>
              </w:rPr>
            </w:pPr>
            <w:r w:rsidRPr="00F1565D">
              <w:rPr>
                <w:rFonts w:ascii="Times New Roman" w:hAnsi="Times New Roman" w:cs="Times New Roman"/>
                <w:sz w:val="24"/>
                <w:szCs w:val="24"/>
              </w:rPr>
              <w:t>Hệ thống lưu bài làm lại theo tập tin định nghĩa sẵn và gửi về phía server.</w:t>
            </w:r>
          </w:p>
        </w:tc>
      </w:tr>
      <w:tr w:rsidR="00B86E84" w:rsidRPr="00F1565D" w14:paraId="2012C089" w14:textId="77777777" w:rsidTr="00E21BFE">
        <w:tc>
          <w:tcPr>
            <w:tcW w:w="1278" w:type="pct"/>
          </w:tcPr>
          <w:p w14:paraId="191676DC"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lastRenderedPageBreak/>
              <w:t>Dòng sự kiện phụ</w:t>
            </w:r>
          </w:p>
        </w:tc>
        <w:tc>
          <w:tcPr>
            <w:tcW w:w="3722" w:type="pct"/>
          </w:tcPr>
          <w:p w14:paraId="0DDAA1AE" w14:textId="77777777" w:rsidR="00B86E84" w:rsidRPr="00F1565D" w:rsidRDefault="00B86E84" w:rsidP="00E21BFE">
            <w:pPr>
              <w:spacing w:line="276" w:lineRule="auto"/>
              <w:jc w:val="both"/>
              <w:rPr>
                <w:rFonts w:ascii="Times New Roman" w:hAnsi="Times New Roman"/>
                <w:sz w:val="24"/>
                <w:szCs w:val="24"/>
              </w:rPr>
            </w:pPr>
            <w:r>
              <w:rPr>
                <w:rFonts w:ascii="Times New Roman" w:hAnsi="Times New Roman"/>
                <w:sz w:val="24"/>
                <w:szCs w:val="24"/>
              </w:rPr>
              <w:t xml:space="preserve">1. </w:t>
            </w:r>
            <w:r w:rsidRPr="00F1565D">
              <w:rPr>
                <w:rFonts w:ascii="Times New Roman" w:hAnsi="Times New Roman"/>
                <w:sz w:val="24"/>
                <w:szCs w:val="24"/>
              </w:rPr>
              <w:t>Người dùng chọn Thoát</w:t>
            </w:r>
          </w:p>
          <w:p w14:paraId="177935D4" w14:textId="77777777" w:rsidR="00B86E84" w:rsidRPr="009B41A1" w:rsidRDefault="00B86E84" w:rsidP="009200C5">
            <w:pPr>
              <w:pStyle w:val="ListParagraph"/>
              <w:numPr>
                <w:ilvl w:val="0"/>
                <w:numId w:val="37"/>
              </w:numPr>
              <w:spacing w:after="0"/>
              <w:jc w:val="both"/>
              <w:rPr>
                <w:rFonts w:ascii="Times New Roman" w:hAnsi="Times New Roman"/>
                <w:sz w:val="24"/>
                <w:szCs w:val="24"/>
              </w:rPr>
            </w:pPr>
            <w:r w:rsidRPr="009B41A1">
              <w:rPr>
                <w:rFonts w:ascii="Times New Roman" w:hAnsi="Times New Roman"/>
                <w:sz w:val="24"/>
                <w:szCs w:val="24"/>
              </w:rPr>
              <w:t>Use Case kết thúc.</w:t>
            </w:r>
          </w:p>
        </w:tc>
      </w:tr>
      <w:tr w:rsidR="00B86E84" w:rsidRPr="009C50BA" w14:paraId="060E8541" w14:textId="77777777" w:rsidTr="00E21BFE">
        <w:tc>
          <w:tcPr>
            <w:tcW w:w="1278" w:type="pct"/>
          </w:tcPr>
          <w:p w14:paraId="0A711C4B"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Yêu cầu đặc biệt</w:t>
            </w:r>
          </w:p>
        </w:tc>
        <w:tc>
          <w:tcPr>
            <w:tcW w:w="3722" w:type="pct"/>
          </w:tcPr>
          <w:p w14:paraId="30571887" w14:textId="77777777" w:rsidR="00B86E84" w:rsidRPr="00F1565D" w:rsidRDefault="00B86E84" w:rsidP="009200C5">
            <w:pPr>
              <w:pStyle w:val="ListParagraph"/>
              <w:numPr>
                <w:ilvl w:val="0"/>
                <w:numId w:val="20"/>
              </w:numPr>
              <w:spacing w:after="0"/>
              <w:ind w:left="432"/>
              <w:jc w:val="both"/>
              <w:rPr>
                <w:rFonts w:ascii="Times New Roman" w:hAnsi="Times New Roman" w:cs="Times New Roman"/>
                <w:sz w:val="24"/>
                <w:szCs w:val="24"/>
              </w:rPr>
            </w:pPr>
            <w:r w:rsidRPr="00F1565D">
              <w:rPr>
                <w:rFonts w:ascii="Times New Roman" w:hAnsi="Times New Roman" w:cs="Times New Roman"/>
                <w:sz w:val="24"/>
                <w:szCs w:val="24"/>
              </w:rPr>
              <w:t>Khi đang làm bài kiểm tra, hệ thống không cho phép tắt chương trình hoặc chuyển sang cửa sổ, tính năng khác.</w:t>
            </w:r>
          </w:p>
          <w:p w14:paraId="1854BE20" w14:textId="77777777" w:rsidR="00B86E84" w:rsidRPr="00F1565D" w:rsidRDefault="00B86E84" w:rsidP="009200C5">
            <w:pPr>
              <w:pStyle w:val="ListParagraph"/>
              <w:numPr>
                <w:ilvl w:val="0"/>
                <w:numId w:val="20"/>
              </w:numPr>
              <w:spacing w:after="0"/>
              <w:ind w:left="432"/>
              <w:jc w:val="both"/>
              <w:rPr>
                <w:rFonts w:ascii="Times New Roman" w:hAnsi="Times New Roman" w:cs="Times New Roman"/>
                <w:sz w:val="24"/>
                <w:szCs w:val="24"/>
              </w:rPr>
            </w:pPr>
            <w:r w:rsidRPr="00F1565D">
              <w:rPr>
                <w:rFonts w:ascii="Times New Roman" w:hAnsi="Times New Roman" w:cs="Times New Roman"/>
                <w:sz w:val="24"/>
                <w:szCs w:val="24"/>
              </w:rPr>
              <w:t>Kết nối đến máy chủ phải ổn định.</w:t>
            </w:r>
          </w:p>
        </w:tc>
      </w:tr>
      <w:tr w:rsidR="00B86E84" w:rsidRPr="00F1565D" w14:paraId="3F78C597" w14:textId="77777777" w:rsidTr="00E21BFE">
        <w:tc>
          <w:tcPr>
            <w:tcW w:w="1278" w:type="pct"/>
          </w:tcPr>
          <w:p w14:paraId="761AC7DB"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Điểm mở rộng</w:t>
            </w:r>
          </w:p>
        </w:tc>
        <w:tc>
          <w:tcPr>
            <w:tcW w:w="3722" w:type="pct"/>
          </w:tcPr>
          <w:p w14:paraId="7C721411" w14:textId="77777777" w:rsidR="00B86E84" w:rsidRPr="00F1565D" w:rsidRDefault="00B86E84" w:rsidP="00E21BFE">
            <w:pPr>
              <w:spacing w:line="276" w:lineRule="auto"/>
              <w:jc w:val="both"/>
              <w:rPr>
                <w:rFonts w:ascii="Times New Roman" w:hAnsi="Times New Roman"/>
                <w:sz w:val="24"/>
                <w:szCs w:val="24"/>
              </w:rPr>
            </w:pPr>
          </w:p>
        </w:tc>
      </w:tr>
    </w:tbl>
    <w:p w14:paraId="1740FD9C" w14:textId="77777777" w:rsidR="00B86E84" w:rsidRDefault="00B86E84" w:rsidP="00B86E84">
      <w:pPr>
        <w:rPr>
          <w:b/>
        </w:rPr>
      </w:pPr>
    </w:p>
    <w:p w14:paraId="334E15A6" w14:textId="77777777" w:rsidR="00B86E84" w:rsidRPr="00F12796" w:rsidRDefault="00B86E84" w:rsidP="00B86E84">
      <w:pPr>
        <w:pStyle w:val="Heading3"/>
        <w:rPr>
          <w:rFonts w:ascii="Arial" w:hAnsi="Arial" w:cs="Arial"/>
          <w:szCs w:val="22"/>
          <w:lang w:val="vi-VN"/>
        </w:rPr>
      </w:pPr>
      <w:bookmarkStart w:id="817" w:name="_Toc261981576"/>
      <w:r w:rsidRPr="00F12796">
        <w:rPr>
          <w:rFonts w:ascii="Arial" w:hAnsi="Arial" w:cs="Arial"/>
          <w:szCs w:val="22"/>
          <w:lang w:val="vi-VN"/>
        </w:rPr>
        <w:t>UC-23 : Soạn Bài Kiểm</w:t>
      </w:r>
      <w:bookmarkEnd w:id="817"/>
    </w:p>
    <w:p w14:paraId="55A16230" w14:textId="77777777" w:rsidR="00B86E84" w:rsidRDefault="00B86E84" w:rsidP="00B86E84">
      <w:pPr>
        <w:rPr>
          <w:b/>
        </w:rPr>
      </w:pPr>
    </w:p>
    <w:tbl>
      <w:tblPr>
        <w:tblStyle w:val="TableGrid"/>
        <w:tblW w:w="5000" w:type="pct"/>
        <w:tblLook w:val="04A0" w:firstRow="1" w:lastRow="0" w:firstColumn="1" w:lastColumn="0" w:noHBand="0" w:noVBand="1"/>
      </w:tblPr>
      <w:tblGrid>
        <w:gridCol w:w="2668"/>
        <w:gridCol w:w="7772"/>
      </w:tblGrid>
      <w:tr w:rsidR="00B86E84" w:rsidRPr="00F1565D" w14:paraId="230D5E63" w14:textId="77777777" w:rsidTr="00E21BFE">
        <w:tc>
          <w:tcPr>
            <w:tcW w:w="1278" w:type="pct"/>
          </w:tcPr>
          <w:p w14:paraId="2B409FF5"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Mã số Use-Case</w:t>
            </w:r>
          </w:p>
        </w:tc>
        <w:tc>
          <w:tcPr>
            <w:tcW w:w="3722" w:type="pct"/>
          </w:tcPr>
          <w:p w14:paraId="69454FA5" w14:textId="77777777" w:rsidR="00B86E84" w:rsidRPr="00F1565D" w:rsidRDefault="00B86E84" w:rsidP="00E21BFE">
            <w:pPr>
              <w:spacing w:line="276" w:lineRule="auto"/>
              <w:jc w:val="both"/>
              <w:rPr>
                <w:rFonts w:ascii="Times New Roman" w:hAnsi="Times New Roman"/>
                <w:b/>
                <w:sz w:val="24"/>
                <w:szCs w:val="24"/>
              </w:rPr>
            </w:pPr>
            <w:r w:rsidRPr="00F1565D">
              <w:rPr>
                <w:rFonts w:ascii="Times New Roman" w:hAnsi="Times New Roman"/>
                <w:b/>
                <w:sz w:val="24"/>
                <w:szCs w:val="24"/>
              </w:rPr>
              <w:t>UC-23</w:t>
            </w:r>
          </w:p>
        </w:tc>
      </w:tr>
      <w:tr w:rsidR="00B86E84" w:rsidRPr="00F1565D" w14:paraId="2A7A8D61" w14:textId="77777777" w:rsidTr="00E21BFE">
        <w:tc>
          <w:tcPr>
            <w:tcW w:w="1278" w:type="pct"/>
          </w:tcPr>
          <w:p w14:paraId="52EAAF97"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Tên Use-Case</w:t>
            </w:r>
          </w:p>
        </w:tc>
        <w:tc>
          <w:tcPr>
            <w:tcW w:w="3722" w:type="pct"/>
          </w:tcPr>
          <w:p w14:paraId="105F1378" w14:textId="77777777" w:rsidR="00B86E84" w:rsidRPr="00F1565D" w:rsidRDefault="00B86E84" w:rsidP="00E21BFE">
            <w:pPr>
              <w:spacing w:line="276" w:lineRule="auto"/>
              <w:jc w:val="both"/>
              <w:rPr>
                <w:rFonts w:ascii="Times New Roman" w:hAnsi="Times New Roman"/>
                <w:b/>
                <w:sz w:val="24"/>
                <w:szCs w:val="24"/>
              </w:rPr>
            </w:pPr>
            <w:r w:rsidRPr="00F1565D">
              <w:rPr>
                <w:rFonts w:ascii="Times New Roman" w:hAnsi="Times New Roman"/>
                <w:b/>
                <w:sz w:val="24"/>
                <w:szCs w:val="24"/>
              </w:rPr>
              <w:t>Soạn Bài Kiểm</w:t>
            </w:r>
          </w:p>
        </w:tc>
      </w:tr>
      <w:tr w:rsidR="00B86E84" w:rsidRPr="00F1565D" w14:paraId="7A11E26D" w14:textId="77777777" w:rsidTr="00E21BFE">
        <w:tc>
          <w:tcPr>
            <w:tcW w:w="1278" w:type="pct"/>
          </w:tcPr>
          <w:p w14:paraId="3A8E9137"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Actors</w:t>
            </w:r>
          </w:p>
        </w:tc>
        <w:tc>
          <w:tcPr>
            <w:tcW w:w="3722" w:type="pct"/>
          </w:tcPr>
          <w:p w14:paraId="0A65AFB1" w14:textId="77777777" w:rsidR="00B86E84" w:rsidRPr="00F1565D" w:rsidRDefault="00B86E84" w:rsidP="00E21BFE">
            <w:pPr>
              <w:spacing w:line="276" w:lineRule="auto"/>
              <w:jc w:val="both"/>
              <w:rPr>
                <w:rFonts w:ascii="Times New Roman" w:hAnsi="Times New Roman"/>
                <w:sz w:val="24"/>
                <w:szCs w:val="24"/>
              </w:rPr>
            </w:pPr>
            <w:r w:rsidRPr="00F1565D">
              <w:rPr>
                <w:rFonts w:ascii="Times New Roman" w:hAnsi="Times New Roman"/>
                <w:sz w:val="24"/>
                <w:szCs w:val="24"/>
              </w:rPr>
              <w:t>Giáo Viên</w:t>
            </w:r>
          </w:p>
        </w:tc>
      </w:tr>
      <w:tr w:rsidR="00B86E84" w:rsidRPr="00F1565D" w14:paraId="75B01DF4" w14:textId="77777777" w:rsidTr="00E21BFE">
        <w:tc>
          <w:tcPr>
            <w:tcW w:w="1278" w:type="pct"/>
          </w:tcPr>
          <w:p w14:paraId="1B287A98"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Mô tả</w:t>
            </w:r>
          </w:p>
        </w:tc>
        <w:tc>
          <w:tcPr>
            <w:tcW w:w="3722" w:type="pct"/>
          </w:tcPr>
          <w:p w14:paraId="7AF3CA98" w14:textId="77777777" w:rsidR="00B86E84" w:rsidRPr="00F1565D" w:rsidRDefault="00B86E84" w:rsidP="00E21BFE">
            <w:pPr>
              <w:spacing w:line="276" w:lineRule="auto"/>
              <w:jc w:val="both"/>
              <w:rPr>
                <w:rFonts w:ascii="Times New Roman" w:hAnsi="Times New Roman"/>
                <w:sz w:val="24"/>
                <w:szCs w:val="24"/>
              </w:rPr>
            </w:pPr>
            <w:r w:rsidRPr="00F1565D">
              <w:rPr>
                <w:rFonts w:ascii="Times New Roman" w:hAnsi="Times New Roman"/>
                <w:sz w:val="24"/>
                <w:szCs w:val="24"/>
              </w:rPr>
              <w:t>C</w:t>
            </w:r>
            <w:r w:rsidRPr="00F1565D">
              <w:rPr>
                <w:rFonts w:ascii="Times New Roman" w:hAnsi="Times New Roman"/>
                <w:sz w:val="24"/>
                <w:szCs w:val="24"/>
                <w:lang w:val="vi-VN"/>
              </w:rPr>
              <w:t xml:space="preserve">ho phép </w:t>
            </w:r>
            <w:r w:rsidRPr="00F1565D">
              <w:rPr>
                <w:rFonts w:ascii="Times New Roman" w:hAnsi="Times New Roman"/>
                <w:sz w:val="24"/>
                <w:szCs w:val="24"/>
              </w:rPr>
              <w:t>Actors biên soạn bài kiểm.</w:t>
            </w:r>
          </w:p>
        </w:tc>
      </w:tr>
      <w:tr w:rsidR="00B86E84" w:rsidRPr="00F1565D" w14:paraId="7E655B8E" w14:textId="77777777" w:rsidTr="00E21BFE">
        <w:tc>
          <w:tcPr>
            <w:tcW w:w="1278" w:type="pct"/>
          </w:tcPr>
          <w:p w14:paraId="007A19B3"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Sự kiện bắt đầu</w:t>
            </w:r>
          </w:p>
        </w:tc>
        <w:tc>
          <w:tcPr>
            <w:tcW w:w="3722" w:type="pct"/>
          </w:tcPr>
          <w:p w14:paraId="67388579" w14:textId="77777777" w:rsidR="00B86E84" w:rsidRPr="00F1565D" w:rsidRDefault="00B86E84" w:rsidP="00E21BFE">
            <w:pPr>
              <w:spacing w:line="276" w:lineRule="auto"/>
              <w:jc w:val="both"/>
              <w:rPr>
                <w:rFonts w:ascii="Times New Roman" w:hAnsi="Times New Roman"/>
                <w:sz w:val="24"/>
                <w:szCs w:val="24"/>
              </w:rPr>
            </w:pPr>
            <w:r w:rsidRPr="00F1565D">
              <w:rPr>
                <w:rFonts w:ascii="Times New Roman" w:hAnsi="Times New Roman"/>
                <w:sz w:val="24"/>
                <w:szCs w:val="24"/>
              </w:rPr>
              <w:t>A</w:t>
            </w:r>
            <w:r w:rsidRPr="00F1565D">
              <w:rPr>
                <w:rFonts w:ascii="Times New Roman" w:hAnsi="Times New Roman"/>
                <w:sz w:val="24"/>
                <w:szCs w:val="24"/>
                <w:lang w:val="vi-VN"/>
              </w:rPr>
              <w:t>ctor</w:t>
            </w:r>
            <w:r w:rsidRPr="00F1565D">
              <w:rPr>
                <w:rFonts w:ascii="Times New Roman" w:hAnsi="Times New Roman"/>
                <w:sz w:val="24"/>
                <w:szCs w:val="24"/>
              </w:rPr>
              <w:t>s</w:t>
            </w:r>
            <w:r w:rsidRPr="00F1565D">
              <w:rPr>
                <w:rFonts w:ascii="Times New Roman" w:hAnsi="Times New Roman"/>
                <w:sz w:val="24"/>
                <w:szCs w:val="24"/>
                <w:lang w:val="vi-VN"/>
              </w:rPr>
              <w:t xml:space="preserve"> chọn chức năng </w:t>
            </w:r>
            <w:r w:rsidRPr="00F1565D">
              <w:rPr>
                <w:rFonts w:ascii="Times New Roman" w:hAnsi="Times New Roman"/>
                <w:sz w:val="24"/>
                <w:szCs w:val="24"/>
              </w:rPr>
              <w:t>Soạn Bài Kiểm Tra</w:t>
            </w:r>
          </w:p>
        </w:tc>
      </w:tr>
      <w:tr w:rsidR="00B86E84" w:rsidRPr="00F1565D" w14:paraId="401A1CCD" w14:textId="77777777" w:rsidTr="00E21BFE">
        <w:tc>
          <w:tcPr>
            <w:tcW w:w="1278" w:type="pct"/>
          </w:tcPr>
          <w:p w14:paraId="117651C5"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Điều kiện tiên quyết</w:t>
            </w:r>
          </w:p>
        </w:tc>
        <w:tc>
          <w:tcPr>
            <w:tcW w:w="3722" w:type="pct"/>
          </w:tcPr>
          <w:p w14:paraId="032BBDB9" w14:textId="77777777" w:rsidR="00B86E84" w:rsidRPr="00F1565D" w:rsidRDefault="00B86E84" w:rsidP="00E21BFE">
            <w:pPr>
              <w:spacing w:line="276" w:lineRule="auto"/>
              <w:jc w:val="both"/>
              <w:rPr>
                <w:rFonts w:ascii="Times New Roman" w:hAnsi="Times New Roman"/>
                <w:sz w:val="24"/>
                <w:szCs w:val="24"/>
              </w:rPr>
            </w:pPr>
            <w:r w:rsidRPr="00F1565D">
              <w:rPr>
                <w:rFonts w:ascii="Times New Roman" w:hAnsi="Times New Roman"/>
                <w:sz w:val="24"/>
                <w:szCs w:val="24"/>
              </w:rPr>
              <w:t>Đăng nhập thành công với vai trò Giáo Viên.</w:t>
            </w:r>
          </w:p>
        </w:tc>
      </w:tr>
      <w:tr w:rsidR="00B86E84" w:rsidRPr="00F1565D" w14:paraId="47A19B94" w14:textId="77777777" w:rsidTr="00E21BFE">
        <w:tc>
          <w:tcPr>
            <w:tcW w:w="1278" w:type="pct"/>
          </w:tcPr>
          <w:p w14:paraId="44CFBFF6"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Post-Conditions</w:t>
            </w:r>
          </w:p>
        </w:tc>
        <w:tc>
          <w:tcPr>
            <w:tcW w:w="3722" w:type="pct"/>
          </w:tcPr>
          <w:p w14:paraId="710428E4" w14:textId="77777777" w:rsidR="00B86E84" w:rsidRPr="00F1565D" w:rsidRDefault="00B86E84" w:rsidP="009200C5">
            <w:pPr>
              <w:pStyle w:val="ListParagraph"/>
              <w:numPr>
                <w:ilvl w:val="2"/>
                <w:numId w:val="7"/>
              </w:numPr>
              <w:spacing w:after="0"/>
              <w:ind w:left="252" w:hanging="252"/>
              <w:jc w:val="both"/>
              <w:rPr>
                <w:rFonts w:ascii="Times New Roman" w:hAnsi="Times New Roman" w:cs="Times New Roman"/>
                <w:sz w:val="24"/>
                <w:szCs w:val="24"/>
              </w:rPr>
            </w:pPr>
            <w:r w:rsidRPr="00F1565D">
              <w:rPr>
                <w:rFonts w:ascii="Times New Roman" w:hAnsi="Times New Roman" w:cs="Times New Roman"/>
                <w:sz w:val="24"/>
                <w:szCs w:val="24"/>
              </w:rPr>
              <w:t>Hệ thống lưu bài kiểm lại vào cơ sở dữ liệu.</w:t>
            </w:r>
          </w:p>
        </w:tc>
      </w:tr>
      <w:tr w:rsidR="00B86E84" w:rsidRPr="009C50BA" w14:paraId="2648E822" w14:textId="77777777" w:rsidTr="00E21BFE">
        <w:tc>
          <w:tcPr>
            <w:tcW w:w="1278" w:type="pct"/>
          </w:tcPr>
          <w:p w14:paraId="1DDA540F"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Dòng sự kiện chính</w:t>
            </w:r>
          </w:p>
        </w:tc>
        <w:tc>
          <w:tcPr>
            <w:tcW w:w="3722" w:type="pct"/>
          </w:tcPr>
          <w:p w14:paraId="5BD78E60" w14:textId="77777777" w:rsidR="00B86E84" w:rsidRPr="00F1565D" w:rsidRDefault="00B86E84" w:rsidP="009200C5">
            <w:pPr>
              <w:pStyle w:val="ListParagraph"/>
              <w:numPr>
                <w:ilvl w:val="0"/>
                <w:numId w:val="32"/>
              </w:numPr>
              <w:spacing w:before="120" w:after="120"/>
              <w:ind w:left="432"/>
              <w:jc w:val="both"/>
              <w:rPr>
                <w:rFonts w:ascii="Times New Roman" w:hAnsi="Times New Roman" w:cs="Times New Roman"/>
                <w:sz w:val="24"/>
                <w:szCs w:val="24"/>
              </w:rPr>
            </w:pPr>
            <w:r w:rsidRPr="00F1565D">
              <w:rPr>
                <w:rFonts w:ascii="Times New Roman" w:hAnsi="Times New Roman" w:cs="Times New Roman"/>
                <w:sz w:val="24"/>
                <w:szCs w:val="24"/>
              </w:rPr>
              <w:t>Hệ thống hiển thị màn hình thiết kế gồm các loại bài tập mẫu, các công cụ thiết kế.</w:t>
            </w:r>
          </w:p>
          <w:p w14:paraId="777DEB4A" w14:textId="77777777" w:rsidR="00B86E84" w:rsidRPr="00F1565D" w:rsidRDefault="00B86E84" w:rsidP="009200C5">
            <w:pPr>
              <w:pStyle w:val="ListParagraph"/>
              <w:numPr>
                <w:ilvl w:val="0"/>
                <w:numId w:val="32"/>
              </w:numPr>
              <w:spacing w:before="120" w:after="120"/>
              <w:ind w:left="432"/>
              <w:jc w:val="both"/>
              <w:rPr>
                <w:rFonts w:ascii="Times New Roman" w:hAnsi="Times New Roman" w:cs="Times New Roman"/>
                <w:sz w:val="24"/>
                <w:szCs w:val="24"/>
              </w:rPr>
            </w:pPr>
            <w:r w:rsidRPr="00F1565D">
              <w:rPr>
                <w:rFonts w:ascii="Times New Roman" w:hAnsi="Times New Roman" w:cs="Times New Roman"/>
                <w:sz w:val="24"/>
                <w:szCs w:val="24"/>
              </w:rPr>
              <w:t>Người dùng chọn loại bài tập và kéo thả từ thanh công cụ vào màn hình thiết kế.</w:t>
            </w:r>
          </w:p>
          <w:p w14:paraId="34B85DBC" w14:textId="77777777" w:rsidR="00B86E84" w:rsidRPr="00F1565D" w:rsidRDefault="00B86E84" w:rsidP="009200C5">
            <w:pPr>
              <w:pStyle w:val="ListParagraph"/>
              <w:numPr>
                <w:ilvl w:val="0"/>
                <w:numId w:val="32"/>
              </w:numPr>
              <w:spacing w:before="120" w:after="120"/>
              <w:ind w:left="432"/>
              <w:jc w:val="both"/>
              <w:rPr>
                <w:rFonts w:ascii="Times New Roman" w:hAnsi="Times New Roman" w:cs="Times New Roman"/>
                <w:sz w:val="24"/>
                <w:szCs w:val="24"/>
              </w:rPr>
            </w:pPr>
            <w:r w:rsidRPr="00F1565D">
              <w:rPr>
                <w:rFonts w:ascii="Times New Roman" w:hAnsi="Times New Roman" w:cs="Times New Roman"/>
                <w:sz w:val="24"/>
                <w:szCs w:val="24"/>
              </w:rPr>
              <w:t>Người dùng chọn Lưu.</w:t>
            </w:r>
          </w:p>
          <w:p w14:paraId="1FF0C5B2" w14:textId="77777777" w:rsidR="00B86E84" w:rsidRPr="00F1565D" w:rsidRDefault="00B86E84" w:rsidP="009200C5">
            <w:pPr>
              <w:pStyle w:val="ListParagraph"/>
              <w:numPr>
                <w:ilvl w:val="0"/>
                <w:numId w:val="32"/>
              </w:numPr>
              <w:spacing w:before="120" w:after="120"/>
              <w:ind w:left="432"/>
              <w:jc w:val="both"/>
              <w:rPr>
                <w:rFonts w:ascii="Times New Roman" w:hAnsi="Times New Roman" w:cs="Times New Roman"/>
                <w:sz w:val="24"/>
                <w:szCs w:val="24"/>
              </w:rPr>
            </w:pPr>
            <w:r w:rsidRPr="00F1565D">
              <w:rPr>
                <w:rFonts w:ascii="Times New Roman" w:hAnsi="Times New Roman" w:cs="Times New Roman"/>
                <w:sz w:val="24"/>
                <w:szCs w:val="24"/>
              </w:rPr>
              <w:t>Người dùng nhập Tên Bài Kiểm, Thời Gian Tối Đa.</w:t>
            </w:r>
          </w:p>
          <w:p w14:paraId="72DD13AE" w14:textId="77777777" w:rsidR="00B86E84" w:rsidRPr="00E543A9" w:rsidRDefault="00B86E84" w:rsidP="009200C5">
            <w:pPr>
              <w:pStyle w:val="ListParagraph"/>
              <w:numPr>
                <w:ilvl w:val="0"/>
                <w:numId w:val="32"/>
              </w:numPr>
              <w:spacing w:before="120" w:after="120"/>
              <w:ind w:left="432"/>
              <w:jc w:val="both"/>
              <w:rPr>
                <w:rFonts w:ascii="Times New Roman" w:hAnsi="Times New Roman" w:cs="Times New Roman"/>
                <w:sz w:val="24"/>
                <w:szCs w:val="24"/>
              </w:rPr>
            </w:pPr>
            <w:r w:rsidRPr="00F1565D">
              <w:rPr>
                <w:rFonts w:ascii="Times New Roman" w:hAnsi="Times New Roman" w:cs="Times New Roman"/>
                <w:sz w:val="24"/>
                <w:szCs w:val="24"/>
              </w:rPr>
              <w:t>Hệ thống lưu bài kiểm lại.</w:t>
            </w:r>
          </w:p>
        </w:tc>
      </w:tr>
      <w:tr w:rsidR="00B86E84" w:rsidRPr="00F1565D" w14:paraId="0A06B357" w14:textId="77777777" w:rsidTr="00E21BFE">
        <w:tc>
          <w:tcPr>
            <w:tcW w:w="1278" w:type="pct"/>
          </w:tcPr>
          <w:p w14:paraId="55FE25CF"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Dòng sự kiện phụ</w:t>
            </w:r>
          </w:p>
        </w:tc>
        <w:tc>
          <w:tcPr>
            <w:tcW w:w="3722" w:type="pct"/>
          </w:tcPr>
          <w:p w14:paraId="11FD5EA7" w14:textId="77777777" w:rsidR="00B86E84" w:rsidRPr="00F1565D" w:rsidRDefault="00B86E84" w:rsidP="00E21BFE">
            <w:pPr>
              <w:spacing w:line="276" w:lineRule="auto"/>
              <w:jc w:val="both"/>
              <w:rPr>
                <w:rFonts w:ascii="Times New Roman" w:hAnsi="Times New Roman"/>
                <w:sz w:val="24"/>
                <w:szCs w:val="24"/>
              </w:rPr>
            </w:pPr>
            <w:r w:rsidRPr="00F1565D">
              <w:rPr>
                <w:rFonts w:ascii="Times New Roman" w:hAnsi="Times New Roman"/>
                <w:sz w:val="24"/>
                <w:szCs w:val="24"/>
              </w:rPr>
              <w:t>Người dùng chọn Thoát</w:t>
            </w:r>
          </w:p>
          <w:p w14:paraId="4024E816" w14:textId="77777777" w:rsidR="00B86E84" w:rsidRPr="00F1565D" w:rsidRDefault="00B86E84" w:rsidP="009200C5">
            <w:pPr>
              <w:pStyle w:val="ListParagraph"/>
              <w:numPr>
                <w:ilvl w:val="0"/>
                <w:numId w:val="20"/>
              </w:numPr>
              <w:jc w:val="both"/>
              <w:rPr>
                <w:rFonts w:ascii="Times New Roman" w:hAnsi="Times New Roman" w:cs="Times New Roman"/>
                <w:sz w:val="24"/>
                <w:szCs w:val="24"/>
              </w:rPr>
            </w:pPr>
            <w:r w:rsidRPr="00F1565D">
              <w:rPr>
                <w:rFonts w:ascii="Times New Roman" w:hAnsi="Times New Roman" w:cs="Times New Roman"/>
                <w:sz w:val="24"/>
                <w:szCs w:val="24"/>
                <w:lang w:val="en-US"/>
              </w:rPr>
              <w:t>Hệ thống yêu cầu xác nhận có lưu lại bài kiểm hay không?</w:t>
            </w:r>
          </w:p>
          <w:p w14:paraId="62E86F67" w14:textId="77777777" w:rsidR="00B86E84" w:rsidRPr="00F1565D" w:rsidRDefault="00B86E84" w:rsidP="009200C5">
            <w:pPr>
              <w:pStyle w:val="ListParagraph"/>
              <w:numPr>
                <w:ilvl w:val="0"/>
                <w:numId w:val="20"/>
              </w:numPr>
              <w:spacing w:after="0"/>
              <w:jc w:val="both"/>
              <w:rPr>
                <w:rFonts w:ascii="Times New Roman" w:hAnsi="Times New Roman" w:cs="Times New Roman"/>
                <w:sz w:val="24"/>
                <w:szCs w:val="24"/>
              </w:rPr>
            </w:pPr>
            <w:r w:rsidRPr="00F1565D">
              <w:rPr>
                <w:rFonts w:ascii="Times New Roman" w:hAnsi="Times New Roman" w:cs="Times New Roman"/>
                <w:sz w:val="24"/>
                <w:szCs w:val="24"/>
                <w:lang w:val="en-US"/>
              </w:rPr>
              <w:t>Use Case kết thúc.</w:t>
            </w:r>
          </w:p>
        </w:tc>
      </w:tr>
      <w:tr w:rsidR="00B86E84" w:rsidRPr="009C50BA" w14:paraId="4B5B8C3B" w14:textId="77777777" w:rsidTr="00E21BFE">
        <w:tc>
          <w:tcPr>
            <w:tcW w:w="1278" w:type="pct"/>
          </w:tcPr>
          <w:p w14:paraId="3E1AB9D1"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Yêu cầu đặc biệt</w:t>
            </w:r>
          </w:p>
        </w:tc>
        <w:tc>
          <w:tcPr>
            <w:tcW w:w="3722" w:type="pct"/>
          </w:tcPr>
          <w:p w14:paraId="22575D05" w14:textId="77777777" w:rsidR="00B86E84" w:rsidRPr="00F1565D" w:rsidRDefault="00B86E84" w:rsidP="009200C5">
            <w:pPr>
              <w:pStyle w:val="ListParagraph"/>
              <w:numPr>
                <w:ilvl w:val="0"/>
                <w:numId w:val="20"/>
              </w:numPr>
              <w:spacing w:after="0"/>
              <w:ind w:left="432"/>
              <w:jc w:val="both"/>
              <w:rPr>
                <w:rFonts w:ascii="Times New Roman" w:hAnsi="Times New Roman" w:cs="Times New Roman"/>
                <w:sz w:val="24"/>
                <w:szCs w:val="24"/>
              </w:rPr>
            </w:pPr>
            <w:r w:rsidRPr="00F1565D">
              <w:rPr>
                <w:rFonts w:ascii="Times New Roman" w:hAnsi="Times New Roman" w:cs="Times New Roman"/>
                <w:sz w:val="24"/>
                <w:szCs w:val="24"/>
              </w:rPr>
              <w:t>Hệ thống tự động hiển thị bài kiểm mẫu chứa đầy đủ các thành phần để Actors nhanh chóng làm quen môi trường thiết kế.</w:t>
            </w:r>
          </w:p>
          <w:p w14:paraId="0C985758" w14:textId="77777777" w:rsidR="00B86E84" w:rsidRPr="00F1565D" w:rsidRDefault="00B86E84" w:rsidP="009200C5">
            <w:pPr>
              <w:pStyle w:val="ListParagraph"/>
              <w:numPr>
                <w:ilvl w:val="0"/>
                <w:numId w:val="20"/>
              </w:numPr>
              <w:spacing w:after="0"/>
              <w:ind w:left="432"/>
              <w:jc w:val="both"/>
              <w:rPr>
                <w:rFonts w:ascii="Times New Roman" w:hAnsi="Times New Roman" w:cs="Times New Roman"/>
                <w:sz w:val="24"/>
                <w:szCs w:val="24"/>
              </w:rPr>
            </w:pPr>
            <w:r w:rsidRPr="00F1565D">
              <w:rPr>
                <w:rFonts w:ascii="Times New Roman" w:hAnsi="Times New Roman" w:cs="Times New Roman"/>
                <w:sz w:val="24"/>
                <w:szCs w:val="24"/>
              </w:rPr>
              <w:t>Cung cấp công cụ nhập biểu thức toán học</w:t>
            </w:r>
          </w:p>
        </w:tc>
      </w:tr>
      <w:tr w:rsidR="00B86E84" w:rsidRPr="00F1565D" w14:paraId="388F6923" w14:textId="77777777" w:rsidTr="00E21BFE">
        <w:tc>
          <w:tcPr>
            <w:tcW w:w="1278" w:type="pct"/>
          </w:tcPr>
          <w:p w14:paraId="121F954B"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Điểm mở rộng</w:t>
            </w:r>
          </w:p>
        </w:tc>
        <w:tc>
          <w:tcPr>
            <w:tcW w:w="3722" w:type="pct"/>
          </w:tcPr>
          <w:p w14:paraId="60AF1A43" w14:textId="77777777" w:rsidR="00B86E84" w:rsidRPr="00F1565D" w:rsidRDefault="00B86E84" w:rsidP="00E21BFE">
            <w:pPr>
              <w:spacing w:line="276" w:lineRule="auto"/>
              <w:jc w:val="both"/>
              <w:rPr>
                <w:rFonts w:ascii="Times New Roman" w:hAnsi="Times New Roman"/>
                <w:sz w:val="24"/>
                <w:szCs w:val="24"/>
              </w:rPr>
            </w:pPr>
          </w:p>
        </w:tc>
      </w:tr>
    </w:tbl>
    <w:p w14:paraId="70C133A9" w14:textId="77777777" w:rsidR="00B86E84" w:rsidRDefault="00B86E84" w:rsidP="00B86E84">
      <w:pPr>
        <w:rPr>
          <w:b/>
        </w:rPr>
      </w:pPr>
    </w:p>
    <w:p w14:paraId="3EE7D354" w14:textId="77777777" w:rsidR="00B86E84" w:rsidRPr="00F12796" w:rsidRDefault="00B86E84" w:rsidP="00B86E84">
      <w:pPr>
        <w:pStyle w:val="Heading3"/>
        <w:rPr>
          <w:rFonts w:ascii="Arial" w:hAnsi="Arial" w:cs="Arial"/>
          <w:szCs w:val="22"/>
          <w:lang w:val="vi-VN"/>
        </w:rPr>
      </w:pPr>
      <w:bookmarkStart w:id="818" w:name="_Toc261981577"/>
      <w:r w:rsidRPr="00F12796">
        <w:rPr>
          <w:rFonts w:ascii="Arial" w:hAnsi="Arial" w:cs="Arial"/>
          <w:szCs w:val="22"/>
          <w:lang w:val="vi-VN"/>
        </w:rPr>
        <w:t>UC-24 : Chấm Điểm</w:t>
      </w:r>
      <w:bookmarkEnd w:id="818"/>
    </w:p>
    <w:p w14:paraId="5EA31DCC" w14:textId="77777777" w:rsidR="00B86E84" w:rsidRDefault="00B86E84" w:rsidP="00B86E84">
      <w:pPr>
        <w:rPr>
          <w:b/>
        </w:rPr>
      </w:pPr>
    </w:p>
    <w:tbl>
      <w:tblPr>
        <w:tblStyle w:val="TableGrid"/>
        <w:tblW w:w="5000" w:type="pct"/>
        <w:tblLook w:val="04A0" w:firstRow="1" w:lastRow="0" w:firstColumn="1" w:lastColumn="0" w:noHBand="0" w:noVBand="1"/>
      </w:tblPr>
      <w:tblGrid>
        <w:gridCol w:w="2668"/>
        <w:gridCol w:w="7772"/>
      </w:tblGrid>
      <w:tr w:rsidR="00B86E84" w:rsidRPr="00F1565D" w14:paraId="393FB9D1" w14:textId="77777777" w:rsidTr="00E21BFE">
        <w:tc>
          <w:tcPr>
            <w:tcW w:w="1278" w:type="pct"/>
          </w:tcPr>
          <w:p w14:paraId="32BB049C"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Mã số Use-Case</w:t>
            </w:r>
          </w:p>
        </w:tc>
        <w:tc>
          <w:tcPr>
            <w:tcW w:w="3722" w:type="pct"/>
          </w:tcPr>
          <w:p w14:paraId="4BACA4EB" w14:textId="77777777" w:rsidR="00B86E84" w:rsidRPr="00F1565D" w:rsidRDefault="00B86E84" w:rsidP="00E21BFE">
            <w:pPr>
              <w:spacing w:line="276" w:lineRule="auto"/>
              <w:jc w:val="both"/>
              <w:rPr>
                <w:rFonts w:ascii="Times New Roman" w:hAnsi="Times New Roman"/>
                <w:b/>
                <w:sz w:val="24"/>
                <w:szCs w:val="24"/>
              </w:rPr>
            </w:pPr>
            <w:r w:rsidRPr="00F1565D">
              <w:rPr>
                <w:rFonts w:ascii="Times New Roman" w:hAnsi="Times New Roman"/>
                <w:b/>
                <w:sz w:val="24"/>
                <w:szCs w:val="24"/>
              </w:rPr>
              <w:t>UC-24</w:t>
            </w:r>
          </w:p>
        </w:tc>
      </w:tr>
      <w:tr w:rsidR="00B86E84" w:rsidRPr="00F1565D" w14:paraId="6BF9CD6A" w14:textId="77777777" w:rsidTr="00E21BFE">
        <w:tc>
          <w:tcPr>
            <w:tcW w:w="1278" w:type="pct"/>
          </w:tcPr>
          <w:p w14:paraId="5CC856B9"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Tên Use-Case</w:t>
            </w:r>
          </w:p>
        </w:tc>
        <w:tc>
          <w:tcPr>
            <w:tcW w:w="3722" w:type="pct"/>
          </w:tcPr>
          <w:p w14:paraId="0CB3E235" w14:textId="77777777" w:rsidR="00B86E84" w:rsidRPr="00F1565D" w:rsidRDefault="00B86E84" w:rsidP="00E21BFE">
            <w:pPr>
              <w:spacing w:line="276" w:lineRule="auto"/>
              <w:jc w:val="both"/>
              <w:rPr>
                <w:rFonts w:ascii="Times New Roman" w:hAnsi="Times New Roman"/>
                <w:b/>
                <w:sz w:val="24"/>
                <w:szCs w:val="24"/>
              </w:rPr>
            </w:pPr>
            <w:r w:rsidRPr="00F1565D">
              <w:rPr>
                <w:rFonts w:ascii="Times New Roman" w:hAnsi="Times New Roman"/>
                <w:b/>
                <w:sz w:val="24"/>
                <w:szCs w:val="24"/>
              </w:rPr>
              <w:t>Chấm Điểm</w:t>
            </w:r>
          </w:p>
        </w:tc>
      </w:tr>
      <w:tr w:rsidR="00B86E84" w:rsidRPr="00F1565D" w14:paraId="0D9E7500" w14:textId="77777777" w:rsidTr="00E21BFE">
        <w:tc>
          <w:tcPr>
            <w:tcW w:w="1278" w:type="pct"/>
          </w:tcPr>
          <w:p w14:paraId="694A4441"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Actors</w:t>
            </w:r>
          </w:p>
        </w:tc>
        <w:tc>
          <w:tcPr>
            <w:tcW w:w="3722" w:type="pct"/>
          </w:tcPr>
          <w:p w14:paraId="61296F44" w14:textId="77777777" w:rsidR="00B86E84" w:rsidRPr="00F1565D" w:rsidRDefault="00B86E84" w:rsidP="00E21BFE">
            <w:pPr>
              <w:spacing w:line="276" w:lineRule="auto"/>
              <w:jc w:val="both"/>
              <w:rPr>
                <w:rFonts w:ascii="Times New Roman" w:hAnsi="Times New Roman"/>
                <w:sz w:val="24"/>
                <w:szCs w:val="24"/>
              </w:rPr>
            </w:pPr>
            <w:r w:rsidRPr="00F1565D">
              <w:rPr>
                <w:rFonts w:ascii="Times New Roman" w:hAnsi="Times New Roman"/>
                <w:sz w:val="24"/>
                <w:szCs w:val="24"/>
              </w:rPr>
              <w:t>Giáo Viên</w:t>
            </w:r>
          </w:p>
        </w:tc>
      </w:tr>
      <w:tr w:rsidR="00B86E84" w:rsidRPr="00F1565D" w14:paraId="7938B6C7" w14:textId="77777777" w:rsidTr="00E21BFE">
        <w:tc>
          <w:tcPr>
            <w:tcW w:w="1278" w:type="pct"/>
          </w:tcPr>
          <w:p w14:paraId="12FB26B1"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Mô tả</w:t>
            </w:r>
          </w:p>
        </w:tc>
        <w:tc>
          <w:tcPr>
            <w:tcW w:w="3722" w:type="pct"/>
          </w:tcPr>
          <w:p w14:paraId="480815CA" w14:textId="77777777" w:rsidR="00B86E84" w:rsidRPr="00F1565D" w:rsidRDefault="00B86E84" w:rsidP="00E21BFE">
            <w:pPr>
              <w:spacing w:line="276" w:lineRule="auto"/>
              <w:jc w:val="both"/>
              <w:rPr>
                <w:rFonts w:ascii="Times New Roman" w:hAnsi="Times New Roman"/>
                <w:sz w:val="24"/>
                <w:szCs w:val="24"/>
              </w:rPr>
            </w:pPr>
            <w:r w:rsidRPr="00F1565D">
              <w:rPr>
                <w:rFonts w:ascii="Times New Roman" w:hAnsi="Times New Roman"/>
                <w:sz w:val="24"/>
                <w:szCs w:val="24"/>
              </w:rPr>
              <w:t>C</w:t>
            </w:r>
            <w:r w:rsidRPr="00F1565D">
              <w:rPr>
                <w:rFonts w:ascii="Times New Roman" w:hAnsi="Times New Roman"/>
                <w:sz w:val="24"/>
                <w:szCs w:val="24"/>
                <w:lang w:val="vi-VN"/>
              </w:rPr>
              <w:t xml:space="preserve">ho phép </w:t>
            </w:r>
            <w:r w:rsidRPr="00F1565D">
              <w:rPr>
                <w:rFonts w:ascii="Times New Roman" w:hAnsi="Times New Roman"/>
                <w:sz w:val="24"/>
                <w:szCs w:val="24"/>
              </w:rPr>
              <w:t>Actors chấm điểm các bài làm kiểm tra của Học Sinh.</w:t>
            </w:r>
          </w:p>
        </w:tc>
      </w:tr>
      <w:tr w:rsidR="00B86E84" w:rsidRPr="00F1565D" w14:paraId="05E10B2B" w14:textId="77777777" w:rsidTr="00E21BFE">
        <w:tc>
          <w:tcPr>
            <w:tcW w:w="1278" w:type="pct"/>
          </w:tcPr>
          <w:p w14:paraId="0FC8ECAD"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Sự kiện bắt đầu</w:t>
            </w:r>
          </w:p>
        </w:tc>
        <w:tc>
          <w:tcPr>
            <w:tcW w:w="3722" w:type="pct"/>
          </w:tcPr>
          <w:p w14:paraId="2A2C7068" w14:textId="77777777" w:rsidR="00B86E84" w:rsidRPr="00F1565D" w:rsidRDefault="00B86E84" w:rsidP="00E21BFE">
            <w:pPr>
              <w:spacing w:line="276" w:lineRule="auto"/>
              <w:jc w:val="both"/>
              <w:rPr>
                <w:rFonts w:ascii="Times New Roman" w:hAnsi="Times New Roman"/>
                <w:sz w:val="24"/>
                <w:szCs w:val="24"/>
              </w:rPr>
            </w:pPr>
            <w:r w:rsidRPr="00F1565D">
              <w:rPr>
                <w:rFonts w:ascii="Times New Roman" w:hAnsi="Times New Roman"/>
                <w:sz w:val="24"/>
                <w:szCs w:val="24"/>
              </w:rPr>
              <w:t>A</w:t>
            </w:r>
            <w:r w:rsidRPr="00F1565D">
              <w:rPr>
                <w:rFonts w:ascii="Times New Roman" w:hAnsi="Times New Roman"/>
                <w:sz w:val="24"/>
                <w:szCs w:val="24"/>
                <w:lang w:val="vi-VN"/>
              </w:rPr>
              <w:t>ctor</w:t>
            </w:r>
            <w:r w:rsidRPr="00F1565D">
              <w:rPr>
                <w:rFonts w:ascii="Times New Roman" w:hAnsi="Times New Roman"/>
                <w:sz w:val="24"/>
                <w:szCs w:val="24"/>
              </w:rPr>
              <w:t>s</w:t>
            </w:r>
            <w:r w:rsidRPr="00F1565D">
              <w:rPr>
                <w:rFonts w:ascii="Times New Roman" w:hAnsi="Times New Roman"/>
                <w:sz w:val="24"/>
                <w:szCs w:val="24"/>
                <w:lang w:val="vi-VN"/>
              </w:rPr>
              <w:t xml:space="preserve"> chọn chức năng </w:t>
            </w:r>
            <w:r w:rsidRPr="00F1565D">
              <w:rPr>
                <w:rFonts w:ascii="Times New Roman" w:hAnsi="Times New Roman"/>
                <w:sz w:val="24"/>
                <w:szCs w:val="24"/>
              </w:rPr>
              <w:t>Chấm Điểm</w:t>
            </w:r>
          </w:p>
        </w:tc>
      </w:tr>
      <w:tr w:rsidR="00B86E84" w:rsidRPr="00F1565D" w14:paraId="53F28A59" w14:textId="77777777" w:rsidTr="00E21BFE">
        <w:tc>
          <w:tcPr>
            <w:tcW w:w="1278" w:type="pct"/>
          </w:tcPr>
          <w:p w14:paraId="25762BBE"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Điều kiện tiên quyết</w:t>
            </w:r>
          </w:p>
        </w:tc>
        <w:tc>
          <w:tcPr>
            <w:tcW w:w="3722" w:type="pct"/>
          </w:tcPr>
          <w:p w14:paraId="4178D790" w14:textId="77777777" w:rsidR="00B86E84" w:rsidRPr="00F1565D" w:rsidRDefault="00B86E84" w:rsidP="00E21BFE">
            <w:pPr>
              <w:spacing w:line="276" w:lineRule="auto"/>
              <w:jc w:val="both"/>
              <w:rPr>
                <w:rFonts w:ascii="Times New Roman" w:hAnsi="Times New Roman"/>
                <w:sz w:val="24"/>
                <w:szCs w:val="24"/>
              </w:rPr>
            </w:pPr>
            <w:r w:rsidRPr="00F1565D">
              <w:rPr>
                <w:rFonts w:ascii="Times New Roman" w:hAnsi="Times New Roman"/>
                <w:sz w:val="24"/>
                <w:szCs w:val="24"/>
              </w:rPr>
              <w:t>Đăng nhập thành công với vai trò Giáo Viên.</w:t>
            </w:r>
          </w:p>
        </w:tc>
      </w:tr>
      <w:tr w:rsidR="00B86E84" w:rsidRPr="00F1565D" w14:paraId="08FA649C" w14:textId="77777777" w:rsidTr="00E21BFE">
        <w:tc>
          <w:tcPr>
            <w:tcW w:w="1278" w:type="pct"/>
          </w:tcPr>
          <w:p w14:paraId="1AB26CC6"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lastRenderedPageBreak/>
              <w:t>Post-Conditions</w:t>
            </w:r>
          </w:p>
        </w:tc>
        <w:tc>
          <w:tcPr>
            <w:tcW w:w="3722" w:type="pct"/>
          </w:tcPr>
          <w:p w14:paraId="4A03A5BF" w14:textId="77777777" w:rsidR="00B86E84" w:rsidRPr="00F1565D" w:rsidRDefault="00B86E84" w:rsidP="009200C5">
            <w:pPr>
              <w:pStyle w:val="ListParagraph"/>
              <w:numPr>
                <w:ilvl w:val="2"/>
                <w:numId w:val="7"/>
              </w:numPr>
              <w:spacing w:after="0"/>
              <w:ind w:left="252" w:hanging="252"/>
              <w:jc w:val="both"/>
              <w:rPr>
                <w:rFonts w:ascii="Times New Roman" w:hAnsi="Times New Roman" w:cs="Times New Roman"/>
                <w:sz w:val="24"/>
                <w:szCs w:val="24"/>
              </w:rPr>
            </w:pPr>
            <w:r w:rsidRPr="00F1565D">
              <w:rPr>
                <w:rFonts w:ascii="Times New Roman" w:hAnsi="Times New Roman" w:cs="Times New Roman"/>
                <w:sz w:val="24"/>
                <w:szCs w:val="24"/>
              </w:rPr>
              <w:t>Hệ thống cập nhật điểm của các bài làm kiểm tra vào cơ sở dữ liệu.</w:t>
            </w:r>
          </w:p>
        </w:tc>
      </w:tr>
      <w:tr w:rsidR="00B86E84" w:rsidRPr="009C50BA" w14:paraId="4A92D72A" w14:textId="77777777" w:rsidTr="00E21BFE">
        <w:tc>
          <w:tcPr>
            <w:tcW w:w="1278" w:type="pct"/>
          </w:tcPr>
          <w:p w14:paraId="08F26E72"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Dòng sự kiện chính</w:t>
            </w:r>
          </w:p>
        </w:tc>
        <w:tc>
          <w:tcPr>
            <w:tcW w:w="3722" w:type="pct"/>
          </w:tcPr>
          <w:p w14:paraId="5783C09D" w14:textId="77777777" w:rsidR="00B86E84" w:rsidRPr="00F1565D" w:rsidRDefault="00B86E84" w:rsidP="009200C5">
            <w:pPr>
              <w:pStyle w:val="ListParagraph"/>
              <w:numPr>
                <w:ilvl w:val="0"/>
                <w:numId w:val="33"/>
              </w:numPr>
              <w:spacing w:before="120" w:after="120"/>
              <w:ind w:left="432"/>
              <w:jc w:val="both"/>
              <w:rPr>
                <w:rFonts w:ascii="Times New Roman" w:hAnsi="Times New Roman" w:cs="Times New Roman"/>
                <w:sz w:val="24"/>
                <w:szCs w:val="24"/>
              </w:rPr>
            </w:pPr>
            <w:r w:rsidRPr="00F1565D">
              <w:rPr>
                <w:rFonts w:ascii="Times New Roman" w:hAnsi="Times New Roman" w:cs="Times New Roman"/>
                <w:sz w:val="24"/>
                <w:szCs w:val="24"/>
              </w:rPr>
              <w:t>Hệ thống hiển thị danh sách các bài kiểm đã được thực hiện và số lượng học sinh làm bài kiểm đó, ngày tháng.</w:t>
            </w:r>
          </w:p>
          <w:p w14:paraId="74811F86" w14:textId="77777777" w:rsidR="00B86E84" w:rsidRPr="00F1565D" w:rsidRDefault="00B86E84" w:rsidP="009200C5">
            <w:pPr>
              <w:pStyle w:val="ListParagraph"/>
              <w:numPr>
                <w:ilvl w:val="0"/>
                <w:numId w:val="33"/>
              </w:numPr>
              <w:spacing w:before="120" w:after="120"/>
              <w:ind w:left="432"/>
              <w:jc w:val="both"/>
              <w:rPr>
                <w:rFonts w:ascii="Times New Roman" w:hAnsi="Times New Roman" w:cs="Times New Roman"/>
                <w:sz w:val="24"/>
                <w:szCs w:val="24"/>
              </w:rPr>
            </w:pPr>
            <w:r w:rsidRPr="00F1565D">
              <w:rPr>
                <w:rFonts w:ascii="Times New Roman" w:hAnsi="Times New Roman" w:cs="Times New Roman"/>
                <w:sz w:val="24"/>
                <w:szCs w:val="24"/>
              </w:rPr>
              <w:t>Người dùng chọn bài kiểm tra cần chấm.</w:t>
            </w:r>
          </w:p>
          <w:p w14:paraId="18A34561" w14:textId="77777777" w:rsidR="00B86E84" w:rsidRPr="00F1565D" w:rsidRDefault="00B86E84" w:rsidP="009200C5">
            <w:pPr>
              <w:pStyle w:val="ListParagraph"/>
              <w:numPr>
                <w:ilvl w:val="0"/>
                <w:numId w:val="33"/>
              </w:numPr>
              <w:spacing w:before="120" w:after="120"/>
              <w:ind w:left="432"/>
              <w:jc w:val="both"/>
              <w:rPr>
                <w:rFonts w:ascii="Times New Roman" w:hAnsi="Times New Roman" w:cs="Times New Roman"/>
                <w:sz w:val="24"/>
                <w:szCs w:val="24"/>
              </w:rPr>
            </w:pPr>
            <w:r w:rsidRPr="00F1565D">
              <w:rPr>
                <w:rFonts w:ascii="Times New Roman" w:hAnsi="Times New Roman" w:cs="Times New Roman"/>
                <w:sz w:val="24"/>
                <w:szCs w:val="24"/>
              </w:rPr>
              <w:t>Hệ thống hiển thị danh sách các học sinh đã làm bài kiểm này.</w:t>
            </w:r>
          </w:p>
          <w:p w14:paraId="4AA94AB7" w14:textId="77777777" w:rsidR="00B86E84" w:rsidRPr="00F1565D" w:rsidRDefault="00B86E84" w:rsidP="009200C5">
            <w:pPr>
              <w:pStyle w:val="ListParagraph"/>
              <w:numPr>
                <w:ilvl w:val="0"/>
                <w:numId w:val="33"/>
              </w:numPr>
              <w:spacing w:before="120" w:after="120"/>
              <w:ind w:left="432"/>
              <w:jc w:val="both"/>
              <w:rPr>
                <w:rFonts w:ascii="Times New Roman" w:hAnsi="Times New Roman" w:cs="Times New Roman"/>
                <w:sz w:val="24"/>
                <w:szCs w:val="24"/>
              </w:rPr>
            </w:pPr>
            <w:r w:rsidRPr="00F1565D">
              <w:rPr>
                <w:rFonts w:ascii="Times New Roman" w:hAnsi="Times New Roman" w:cs="Times New Roman"/>
                <w:sz w:val="24"/>
                <w:szCs w:val="24"/>
              </w:rPr>
              <w:t>Người dùng chọn một học sinh trong danh sách trên.</w:t>
            </w:r>
          </w:p>
          <w:p w14:paraId="5BA43C53" w14:textId="77777777" w:rsidR="00B86E84" w:rsidRPr="00F1565D" w:rsidRDefault="00B86E84" w:rsidP="009200C5">
            <w:pPr>
              <w:pStyle w:val="ListParagraph"/>
              <w:numPr>
                <w:ilvl w:val="0"/>
                <w:numId w:val="33"/>
              </w:numPr>
              <w:spacing w:before="120" w:after="120"/>
              <w:ind w:left="432"/>
              <w:jc w:val="both"/>
              <w:rPr>
                <w:rFonts w:ascii="Times New Roman" w:hAnsi="Times New Roman" w:cs="Times New Roman"/>
                <w:sz w:val="24"/>
                <w:szCs w:val="24"/>
              </w:rPr>
            </w:pPr>
            <w:r w:rsidRPr="00F1565D">
              <w:rPr>
                <w:rFonts w:ascii="Times New Roman" w:hAnsi="Times New Roman" w:cs="Times New Roman"/>
                <w:sz w:val="24"/>
                <w:szCs w:val="24"/>
              </w:rPr>
              <w:t>Hệ thống hiển thị bài làm của học sinh</w:t>
            </w:r>
            <w:r w:rsidRPr="00E543A9">
              <w:rPr>
                <w:rFonts w:ascii="Times New Roman" w:hAnsi="Times New Roman" w:cs="Times New Roman"/>
                <w:sz w:val="24"/>
                <w:szCs w:val="24"/>
              </w:rPr>
              <w:t xml:space="preserve"> (Use Case UC-30 : Xem Bài Làm)</w:t>
            </w:r>
            <w:r w:rsidRPr="00F1565D">
              <w:rPr>
                <w:rFonts w:ascii="Times New Roman" w:hAnsi="Times New Roman" w:cs="Times New Roman"/>
                <w:sz w:val="24"/>
                <w:szCs w:val="24"/>
              </w:rPr>
              <w:t>.</w:t>
            </w:r>
          </w:p>
          <w:p w14:paraId="46AB20EE" w14:textId="77777777" w:rsidR="00B86E84" w:rsidRPr="00F1565D" w:rsidRDefault="00B86E84" w:rsidP="009200C5">
            <w:pPr>
              <w:pStyle w:val="ListParagraph"/>
              <w:numPr>
                <w:ilvl w:val="0"/>
                <w:numId w:val="33"/>
              </w:numPr>
              <w:spacing w:before="120" w:after="120"/>
              <w:ind w:left="432"/>
              <w:jc w:val="both"/>
              <w:rPr>
                <w:rFonts w:ascii="Times New Roman" w:hAnsi="Times New Roman" w:cs="Times New Roman"/>
                <w:sz w:val="24"/>
                <w:szCs w:val="24"/>
              </w:rPr>
            </w:pPr>
            <w:r w:rsidRPr="00F1565D">
              <w:rPr>
                <w:rFonts w:ascii="Times New Roman" w:hAnsi="Times New Roman" w:cs="Times New Roman"/>
                <w:sz w:val="24"/>
                <w:szCs w:val="24"/>
              </w:rPr>
              <w:t>Người dùng chấm điểm cho các bài tập trả lời bằng văn bản.</w:t>
            </w:r>
          </w:p>
          <w:p w14:paraId="2E1B3011" w14:textId="77777777" w:rsidR="00B86E84" w:rsidRPr="00F1565D" w:rsidRDefault="00B86E84" w:rsidP="009200C5">
            <w:pPr>
              <w:pStyle w:val="ListParagraph"/>
              <w:numPr>
                <w:ilvl w:val="0"/>
                <w:numId w:val="33"/>
              </w:numPr>
              <w:spacing w:before="120" w:after="120"/>
              <w:ind w:left="432"/>
              <w:jc w:val="both"/>
              <w:rPr>
                <w:rFonts w:ascii="Times New Roman" w:hAnsi="Times New Roman" w:cs="Times New Roman"/>
                <w:sz w:val="24"/>
                <w:szCs w:val="24"/>
              </w:rPr>
            </w:pPr>
            <w:r w:rsidRPr="00F1565D">
              <w:rPr>
                <w:rFonts w:ascii="Times New Roman" w:hAnsi="Times New Roman" w:cs="Times New Roman"/>
                <w:sz w:val="24"/>
                <w:szCs w:val="24"/>
              </w:rPr>
              <w:t>Người dùng chọn Hoàn Tất.</w:t>
            </w:r>
          </w:p>
          <w:p w14:paraId="640FBB57" w14:textId="77777777" w:rsidR="00B86E84" w:rsidRPr="00E543A9" w:rsidRDefault="00B86E84" w:rsidP="009200C5">
            <w:pPr>
              <w:pStyle w:val="ListParagraph"/>
              <w:numPr>
                <w:ilvl w:val="0"/>
                <w:numId w:val="33"/>
              </w:numPr>
              <w:spacing w:before="120" w:after="120"/>
              <w:ind w:left="432"/>
              <w:jc w:val="both"/>
              <w:rPr>
                <w:rFonts w:ascii="Times New Roman" w:hAnsi="Times New Roman" w:cs="Times New Roman"/>
                <w:sz w:val="24"/>
                <w:szCs w:val="24"/>
              </w:rPr>
            </w:pPr>
            <w:r w:rsidRPr="00F1565D">
              <w:rPr>
                <w:rFonts w:ascii="Times New Roman" w:hAnsi="Times New Roman" w:cs="Times New Roman"/>
                <w:sz w:val="24"/>
                <w:szCs w:val="24"/>
              </w:rPr>
              <w:t>Hệ thống cập nhật điểm của Học Sinh vào cơ sở dữ liệu.</w:t>
            </w:r>
          </w:p>
        </w:tc>
      </w:tr>
      <w:tr w:rsidR="00B86E84" w:rsidRPr="00F1565D" w14:paraId="1B32249B" w14:textId="77777777" w:rsidTr="00E21BFE">
        <w:tc>
          <w:tcPr>
            <w:tcW w:w="1278" w:type="pct"/>
          </w:tcPr>
          <w:p w14:paraId="7E5548EF"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Dòng sự kiện phụ</w:t>
            </w:r>
          </w:p>
        </w:tc>
        <w:tc>
          <w:tcPr>
            <w:tcW w:w="3722" w:type="pct"/>
          </w:tcPr>
          <w:p w14:paraId="28DC017F" w14:textId="77777777" w:rsidR="00B86E84" w:rsidRPr="00F1565D" w:rsidRDefault="00B86E84" w:rsidP="00E21BFE">
            <w:pPr>
              <w:spacing w:line="276" w:lineRule="auto"/>
              <w:jc w:val="both"/>
              <w:rPr>
                <w:rFonts w:ascii="Times New Roman" w:hAnsi="Times New Roman"/>
                <w:sz w:val="24"/>
                <w:szCs w:val="24"/>
              </w:rPr>
            </w:pPr>
          </w:p>
        </w:tc>
      </w:tr>
      <w:tr w:rsidR="00B86E84" w:rsidRPr="00F1565D" w14:paraId="367B7F2F" w14:textId="77777777" w:rsidTr="00E21BFE">
        <w:tc>
          <w:tcPr>
            <w:tcW w:w="1278" w:type="pct"/>
          </w:tcPr>
          <w:p w14:paraId="6DB2FC03"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Yêu cầu đặc biệt</w:t>
            </w:r>
          </w:p>
        </w:tc>
        <w:tc>
          <w:tcPr>
            <w:tcW w:w="3722" w:type="pct"/>
          </w:tcPr>
          <w:p w14:paraId="067AF7A7" w14:textId="77777777" w:rsidR="00B86E84" w:rsidRPr="00F1565D" w:rsidRDefault="00B86E84" w:rsidP="009200C5">
            <w:pPr>
              <w:pStyle w:val="ListParagraph"/>
              <w:numPr>
                <w:ilvl w:val="0"/>
                <w:numId w:val="20"/>
              </w:numPr>
              <w:spacing w:after="0"/>
              <w:ind w:left="432"/>
              <w:jc w:val="both"/>
              <w:rPr>
                <w:rFonts w:ascii="Times New Roman" w:hAnsi="Times New Roman" w:cs="Times New Roman"/>
                <w:sz w:val="24"/>
                <w:szCs w:val="24"/>
              </w:rPr>
            </w:pPr>
            <w:r w:rsidRPr="00F1565D">
              <w:rPr>
                <w:rFonts w:ascii="Times New Roman" w:hAnsi="Times New Roman" w:cs="Times New Roman"/>
                <w:sz w:val="24"/>
                <w:szCs w:val="24"/>
              </w:rPr>
              <w:t>Cho phép chuyển từ bài làm kiểm tra giữa các học sinh trong danh sách nhanh chóng.</w:t>
            </w:r>
          </w:p>
        </w:tc>
      </w:tr>
      <w:tr w:rsidR="00B86E84" w:rsidRPr="00F1565D" w14:paraId="5D8C687E" w14:textId="77777777" w:rsidTr="00E21BFE">
        <w:tc>
          <w:tcPr>
            <w:tcW w:w="1278" w:type="pct"/>
          </w:tcPr>
          <w:p w14:paraId="3ACB0CC9"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Điểm mở rộng</w:t>
            </w:r>
          </w:p>
        </w:tc>
        <w:tc>
          <w:tcPr>
            <w:tcW w:w="3722" w:type="pct"/>
          </w:tcPr>
          <w:p w14:paraId="1AB64547" w14:textId="77777777" w:rsidR="00B86E84" w:rsidRPr="00F1565D" w:rsidRDefault="00B86E84" w:rsidP="00E21BFE">
            <w:pPr>
              <w:spacing w:line="276" w:lineRule="auto"/>
              <w:jc w:val="both"/>
              <w:rPr>
                <w:rFonts w:ascii="Times New Roman" w:hAnsi="Times New Roman"/>
                <w:sz w:val="24"/>
                <w:szCs w:val="24"/>
              </w:rPr>
            </w:pPr>
          </w:p>
        </w:tc>
      </w:tr>
    </w:tbl>
    <w:p w14:paraId="6E919059" w14:textId="77777777" w:rsidR="00B86E84" w:rsidRPr="008F1B3D" w:rsidRDefault="00B86E84" w:rsidP="00B86E84">
      <w:pPr>
        <w:rPr>
          <w:b/>
        </w:rPr>
      </w:pPr>
    </w:p>
    <w:p w14:paraId="615B99B8" w14:textId="77777777" w:rsidR="00B86E84" w:rsidRDefault="00B86E84" w:rsidP="00B86E84">
      <w:pPr>
        <w:pStyle w:val="Heading3"/>
        <w:rPr>
          <w:rFonts w:ascii="Arial" w:hAnsi="Arial" w:cs="Arial"/>
          <w:szCs w:val="22"/>
        </w:rPr>
      </w:pPr>
      <w:bookmarkStart w:id="819" w:name="_Toc259438013"/>
      <w:bookmarkStart w:id="820" w:name="_Toc261981578"/>
      <w:r w:rsidRPr="002274E1">
        <w:rPr>
          <w:rFonts w:ascii="Arial" w:hAnsi="Arial" w:cs="Arial"/>
          <w:szCs w:val="22"/>
          <w:lang w:val="vi-VN"/>
        </w:rPr>
        <w:t>UC-</w:t>
      </w:r>
      <w:r>
        <w:rPr>
          <w:rFonts w:ascii="Arial" w:hAnsi="Arial" w:cs="Arial"/>
          <w:szCs w:val="22"/>
        </w:rPr>
        <w:t>30</w:t>
      </w:r>
      <w:r w:rsidRPr="002274E1">
        <w:rPr>
          <w:rFonts w:ascii="Arial" w:hAnsi="Arial" w:cs="Arial"/>
          <w:szCs w:val="22"/>
        </w:rPr>
        <w:t>:</w:t>
      </w:r>
      <w:bookmarkEnd w:id="819"/>
      <w:r w:rsidRPr="002274E1">
        <w:rPr>
          <w:rFonts w:ascii="Arial" w:hAnsi="Arial" w:cs="Arial"/>
          <w:szCs w:val="22"/>
        </w:rPr>
        <w:t xml:space="preserve"> </w:t>
      </w:r>
      <w:r>
        <w:rPr>
          <w:rFonts w:ascii="Arial" w:hAnsi="Arial" w:cs="Arial"/>
          <w:szCs w:val="22"/>
        </w:rPr>
        <w:t xml:space="preserve"> Xem Bài Làm</w:t>
      </w:r>
      <w:bookmarkEnd w:id="820"/>
    </w:p>
    <w:p w14:paraId="12251D8F" w14:textId="77777777" w:rsidR="00B86E84" w:rsidRPr="001E2B03" w:rsidRDefault="00B86E84" w:rsidP="00B86E84"/>
    <w:tbl>
      <w:tblPr>
        <w:tblStyle w:val="TableGrid"/>
        <w:tblW w:w="5000" w:type="pct"/>
        <w:tblLook w:val="04A0" w:firstRow="1" w:lastRow="0" w:firstColumn="1" w:lastColumn="0" w:noHBand="0" w:noVBand="1"/>
      </w:tblPr>
      <w:tblGrid>
        <w:gridCol w:w="2668"/>
        <w:gridCol w:w="7772"/>
      </w:tblGrid>
      <w:tr w:rsidR="00B86E84" w:rsidRPr="00F1565D" w14:paraId="7C588772" w14:textId="77777777" w:rsidTr="00E21BFE">
        <w:tc>
          <w:tcPr>
            <w:tcW w:w="1278" w:type="pct"/>
          </w:tcPr>
          <w:p w14:paraId="34EBB823"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Mã số Use-Case</w:t>
            </w:r>
          </w:p>
        </w:tc>
        <w:tc>
          <w:tcPr>
            <w:tcW w:w="3722" w:type="pct"/>
          </w:tcPr>
          <w:p w14:paraId="5203F19A" w14:textId="77777777" w:rsidR="00B86E84" w:rsidRPr="00F1565D" w:rsidRDefault="00B86E84" w:rsidP="00E21BFE">
            <w:pPr>
              <w:spacing w:line="276" w:lineRule="auto"/>
              <w:jc w:val="both"/>
              <w:rPr>
                <w:rFonts w:ascii="Times New Roman" w:hAnsi="Times New Roman"/>
                <w:b/>
                <w:sz w:val="24"/>
                <w:szCs w:val="24"/>
              </w:rPr>
            </w:pPr>
            <w:r w:rsidRPr="00F1565D">
              <w:rPr>
                <w:rFonts w:ascii="Times New Roman" w:hAnsi="Times New Roman"/>
                <w:b/>
                <w:sz w:val="24"/>
                <w:szCs w:val="24"/>
              </w:rPr>
              <w:t>UC-30</w:t>
            </w:r>
          </w:p>
        </w:tc>
      </w:tr>
      <w:tr w:rsidR="00B86E84" w:rsidRPr="00F1565D" w14:paraId="30E37BBE" w14:textId="77777777" w:rsidTr="00E21BFE">
        <w:tc>
          <w:tcPr>
            <w:tcW w:w="1278" w:type="pct"/>
          </w:tcPr>
          <w:p w14:paraId="6B510CD5"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Tên Use-Case</w:t>
            </w:r>
          </w:p>
        </w:tc>
        <w:tc>
          <w:tcPr>
            <w:tcW w:w="3722" w:type="pct"/>
          </w:tcPr>
          <w:p w14:paraId="1F66414A" w14:textId="77777777" w:rsidR="00B86E84" w:rsidRPr="00F1565D" w:rsidRDefault="00B86E84" w:rsidP="00E21BFE">
            <w:pPr>
              <w:spacing w:line="276" w:lineRule="auto"/>
              <w:jc w:val="both"/>
              <w:rPr>
                <w:rFonts w:ascii="Times New Roman" w:hAnsi="Times New Roman"/>
                <w:b/>
                <w:sz w:val="24"/>
                <w:szCs w:val="24"/>
              </w:rPr>
            </w:pPr>
            <w:r w:rsidRPr="00F1565D">
              <w:rPr>
                <w:rFonts w:ascii="Times New Roman" w:hAnsi="Times New Roman"/>
                <w:b/>
                <w:sz w:val="24"/>
                <w:szCs w:val="24"/>
              </w:rPr>
              <w:t>Xem Bài Làm</w:t>
            </w:r>
          </w:p>
        </w:tc>
      </w:tr>
      <w:tr w:rsidR="00B86E84" w:rsidRPr="00F1565D" w14:paraId="7547578C" w14:textId="77777777" w:rsidTr="00E21BFE">
        <w:tc>
          <w:tcPr>
            <w:tcW w:w="1278" w:type="pct"/>
          </w:tcPr>
          <w:p w14:paraId="220EE2EB"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Actors</w:t>
            </w:r>
          </w:p>
        </w:tc>
        <w:tc>
          <w:tcPr>
            <w:tcW w:w="3722" w:type="pct"/>
          </w:tcPr>
          <w:p w14:paraId="3024225F" w14:textId="77777777" w:rsidR="00B86E84" w:rsidRPr="00F1565D" w:rsidRDefault="00B86E84" w:rsidP="00E21BFE">
            <w:pPr>
              <w:spacing w:line="276" w:lineRule="auto"/>
              <w:jc w:val="both"/>
              <w:rPr>
                <w:rFonts w:ascii="Times New Roman" w:hAnsi="Times New Roman"/>
                <w:sz w:val="24"/>
                <w:szCs w:val="24"/>
              </w:rPr>
            </w:pPr>
            <w:r w:rsidRPr="00F1565D">
              <w:rPr>
                <w:rFonts w:ascii="Times New Roman" w:hAnsi="Times New Roman"/>
                <w:sz w:val="24"/>
                <w:szCs w:val="24"/>
              </w:rPr>
              <w:t>Học Sinh</w:t>
            </w:r>
          </w:p>
        </w:tc>
      </w:tr>
      <w:tr w:rsidR="00B86E84" w:rsidRPr="00F1565D" w14:paraId="7EDDEA1C" w14:textId="77777777" w:rsidTr="00E21BFE">
        <w:tc>
          <w:tcPr>
            <w:tcW w:w="1278" w:type="pct"/>
          </w:tcPr>
          <w:p w14:paraId="4CF6892C"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Mô tả</w:t>
            </w:r>
          </w:p>
        </w:tc>
        <w:tc>
          <w:tcPr>
            <w:tcW w:w="3722" w:type="pct"/>
          </w:tcPr>
          <w:p w14:paraId="28F94BCE" w14:textId="77777777" w:rsidR="00B86E84" w:rsidRPr="00F1565D" w:rsidRDefault="00B86E84" w:rsidP="00E21BFE">
            <w:pPr>
              <w:spacing w:line="276" w:lineRule="auto"/>
              <w:jc w:val="both"/>
              <w:rPr>
                <w:rFonts w:ascii="Times New Roman" w:hAnsi="Times New Roman"/>
                <w:sz w:val="24"/>
                <w:szCs w:val="24"/>
              </w:rPr>
            </w:pPr>
            <w:r w:rsidRPr="00F1565D">
              <w:rPr>
                <w:rFonts w:ascii="Times New Roman" w:hAnsi="Times New Roman"/>
                <w:sz w:val="24"/>
                <w:szCs w:val="24"/>
              </w:rPr>
              <w:t>C</w:t>
            </w:r>
            <w:r w:rsidRPr="00F1565D">
              <w:rPr>
                <w:rFonts w:ascii="Times New Roman" w:hAnsi="Times New Roman"/>
                <w:sz w:val="24"/>
                <w:szCs w:val="24"/>
                <w:lang w:val="vi-VN"/>
              </w:rPr>
              <w:t xml:space="preserve">ho phép </w:t>
            </w:r>
            <w:r w:rsidRPr="00F1565D">
              <w:rPr>
                <w:rFonts w:ascii="Times New Roman" w:hAnsi="Times New Roman"/>
                <w:sz w:val="24"/>
                <w:szCs w:val="24"/>
              </w:rPr>
              <w:t>Actors xem lại các bài tập đã làm.</w:t>
            </w:r>
          </w:p>
        </w:tc>
      </w:tr>
      <w:tr w:rsidR="00B86E84" w:rsidRPr="00F1565D" w14:paraId="24A76527" w14:textId="77777777" w:rsidTr="00E21BFE">
        <w:tc>
          <w:tcPr>
            <w:tcW w:w="1278" w:type="pct"/>
          </w:tcPr>
          <w:p w14:paraId="226B30EE"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Sự kiện bắt đầu</w:t>
            </w:r>
          </w:p>
        </w:tc>
        <w:tc>
          <w:tcPr>
            <w:tcW w:w="3722" w:type="pct"/>
          </w:tcPr>
          <w:p w14:paraId="0540DE93" w14:textId="77777777" w:rsidR="00B86E84" w:rsidRPr="00F1565D" w:rsidRDefault="00B86E84" w:rsidP="00E21BFE">
            <w:pPr>
              <w:spacing w:line="276" w:lineRule="auto"/>
              <w:jc w:val="both"/>
              <w:rPr>
                <w:rFonts w:ascii="Times New Roman" w:hAnsi="Times New Roman"/>
                <w:sz w:val="24"/>
                <w:szCs w:val="24"/>
              </w:rPr>
            </w:pPr>
            <w:r w:rsidRPr="00F1565D">
              <w:rPr>
                <w:rFonts w:ascii="Times New Roman" w:hAnsi="Times New Roman"/>
                <w:sz w:val="24"/>
                <w:szCs w:val="24"/>
              </w:rPr>
              <w:t>A</w:t>
            </w:r>
            <w:r w:rsidRPr="00F1565D">
              <w:rPr>
                <w:rFonts w:ascii="Times New Roman" w:hAnsi="Times New Roman"/>
                <w:sz w:val="24"/>
                <w:szCs w:val="24"/>
                <w:lang w:val="vi-VN"/>
              </w:rPr>
              <w:t>ctor</w:t>
            </w:r>
            <w:r w:rsidRPr="00F1565D">
              <w:rPr>
                <w:rFonts w:ascii="Times New Roman" w:hAnsi="Times New Roman"/>
                <w:sz w:val="24"/>
                <w:szCs w:val="24"/>
              </w:rPr>
              <w:t>s</w:t>
            </w:r>
            <w:r w:rsidRPr="00F1565D">
              <w:rPr>
                <w:rFonts w:ascii="Times New Roman" w:hAnsi="Times New Roman"/>
                <w:sz w:val="24"/>
                <w:szCs w:val="24"/>
                <w:lang w:val="vi-VN"/>
              </w:rPr>
              <w:t xml:space="preserve"> chọn </w:t>
            </w:r>
            <w:r w:rsidRPr="00F1565D">
              <w:rPr>
                <w:rFonts w:ascii="Times New Roman" w:hAnsi="Times New Roman"/>
                <w:sz w:val="24"/>
                <w:szCs w:val="24"/>
              </w:rPr>
              <w:t>một bài tập đã làm qua.</w:t>
            </w:r>
          </w:p>
        </w:tc>
      </w:tr>
      <w:tr w:rsidR="00B86E84" w:rsidRPr="00F1565D" w14:paraId="7292C38D" w14:textId="77777777" w:rsidTr="00E21BFE">
        <w:tc>
          <w:tcPr>
            <w:tcW w:w="1278" w:type="pct"/>
          </w:tcPr>
          <w:p w14:paraId="44E0420A"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Điều kiện tiên quyết</w:t>
            </w:r>
          </w:p>
        </w:tc>
        <w:tc>
          <w:tcPr>
            <w:tcW w:w="3722" w:type="pct"/>
          </w:tcPr>
          <w:p w14:paraId="6A524E4D" w14:textId="77777777" w:rsidR="00B86E84" w:rsidRPr="00F1565D" w:rsidRDefault="00B86E84" w:rsidP="00E21BFE">
            <w:pPr>
              <w:spacing w:line="276" w:lineRule="auto"/>
              <w:jc w:val="both"/>
              <w:rPr>
                <w:rFonts w:ascii="Times New Roman" w:hAnsi="Times New Roman"/>
                <w:sz w:val="24"/>
                <w:szCs w:val="24"/>
              </w:rPr>
            </w:pPr>
            <w:r w:rsidRPr="00F1565D">
              <w:rPr>
                <w:rFonts w:ascii="Times New Roman" w:hAnsi="Times New Roman"/>
                <w:sz w:val="24"/>
                <w:szCs w:val="24"/>
              </w:rPr>
              <w:t>Người dùng cần đăng nhập thành công với vai trò Học Sinh</w:t>
            </w:r>
          </w:p>
        </w:tc>
      </w:tr>
      <w:tr w:rsidR="00B86E84" w:rsidRPr="00F1565D" w14:paraId="47661706" w14:textId="77777777" w:rsidTr="00E21BFE">
        <w:tc>
          <w:tcPr>
            <w:tcW w:w="1278" w:type="pct"/>
          </w:tcPr>
          <w:p w14:paraId="0364E16D"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Post-Conditions</w:t>
            </w:r>
          </w:p>
        </w:tc>
        <w:tc>
          <w:tcPr>
            <w:tcW w:w="3722" w:type="pct"/>
          </w:tcPr>
          <w:p w14:paraId="5028C6F9" w14:textId="77777777" w:rsidR="00B86E84" w:rsidRPr="00F1565D" w:rsidRDefault="00B86E84" w:rsidP="00E21BFE">
            <w:pPr>
              <w:pStyle w:val="ListParagraph"/>
              <w:spacing w:after="0"/>
              <w:ind w:left="252"/>
              <w:jc w:val="both"/>
              <w:rPr>
                <w:rFonts w:ascii="Times New Roman" w:hAnsi="Times New Roman" w:cs="Times New Roman"/>
                <w:sz w:val="24"/>
                <w:szCs w:val="24"/>
                <w:lang w:val="en-US"/>
              </w:rPr>
            </w:pPr>
          </w:p>
        </w:tc>
      </w:tr>
      <w:tr w:rsidR="00B86E84" w:rsidRPr="00F1565D" w14:paraId="5D466B78" w14:textId="77777777" w:rsidTr="00E21BFE">
        <w:tc>
          <w:tcPr>
            <w:tcW w:w="1278" w:type="pct"/>
          </w:tcPr>
          <w:p w14:paraId="328E0F7B"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Dòng sự kiện chính</w:t>
            </w:r>
          </w:p>
        </w:tc>
        <w:tc>
          <w:tcPr>
            <w:tcW w:w="3722" w:type="pct"/>
          </w:tcPr>
          <w:p w14:paraId="0EF4B468" w14:textId="77777777" w:rsidR="00B86E84" w:rsidRPr="00F1565D" w:rsidRDefault="00B86E84" w:rsidP="009200C5">
            <w:pPr>
              <w:pStyle w:val="ListParagraph"/>
              <w:numPr>
                <w:ilvl w:val="0"/>
                <w:numId w:val="26"/>
              </w:numPr>
              <w:spacing w:before="240"/>
              <w:ind w:left="432"/>
              <w:jc w:val="both"/>
              <w:rPr>
                <w:rFonts w:ascii="Times New Roman" w:hAnsi="Times New Roman" w:cs="Times New Roman"/>
                <w:sz w:val="24"/>
                <w:szCs w:val="24"/>
              </w:rPr>
            </w:pPr>
            <w:r w:rsidRPr="00F1565D">
              <w:rPr>
                <w:rFonts w:ascii="Times New Roman" w:hAnsi="Times New Roman" w:cs="Times New Roman"/>
                <w:sz w:val="24"/>
                <w:szCs w:val="24"/>
              </w:rPr>
              <w:t>Hệ thống hiển thị nội dung bài tập cùng đáp án của Actors và đáp án đúng.</w:t>
            </w:r>
          </w:p>
          <w:p w14:paraId="5CB9C1A3" w14:textId="77777777" w:rsidR="00B86E84" w:rsidRPr="00F1565D" w:rsidRDefault="00B86E84" w:rsidP="009200C5">
            <w:pPr>
              <w:pStyle w:val="ListParagraph"/>
              <w:numPr>
                <w:ilvl w:val="0"/>
                <w:numId w:val="26"/>
              </w:numPr>
              <w:spacing w:before="240"/>
              <w:ind w:left="432"/>
              <w:jc w:val="both"/>
              <w:rPr>
                <w:rFonts w:ascii="Times New Roman" w:hAnsi="Times New Roman" w:cs="Times New Roman"/>
                <w:sz w:val="24"/>
                <w:szCs w:val="24"/>
              </w:rPr>
            </w:pPr>
            <w:r w:rsidRPr="00F1565D">
              <w:rPr>
                <w:rFonts w:ascii="Times New Roman" w:hAnsi="Times New Roman" w:cs="Times New Roman"/>
                <w:sz w:val="24"/>
                <w:szCs w:val="24"/>
              </w:rPr>
              <w:t>Người dùng chọn Thoát : Use Case kết thúc</w:t>
            </w:r>
          </w:p>
        </w:tc>
      </w:tr>
      <w:tr w:rsidR="00B86E84" w:rsidRPr="00F1565D" w14:paraId="0CC523F3" w14:textId="77777777" w:rsidTr="00E21BFE">
        <w:tc>
          <w:tcPr>
            <w:tcW w:w="1278" w:type="pct"/>
          </w:tcPr>
          <w:p w14:paraId="7195D1F4"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Dòng sự kiện phụ</w:t>
            </w:r>
          </w:p>
        </w:tc>
        <w:tc>
          <w:tcPr>
            <w:tcW w:w="3722" w:type="pct"/>
          </w:tcPr>
          <w:p w14:paraId="1BA4650B" w14:textId="77777777" w:rsidR="00B86E84" w:rsidRPr="00F1565D" w:rsidRDefault="00B86E84" w:rsidP="00E21BFE">
            <w:pPr>
              <w:spacing w:line="276" w:lineRule="auto"/>
              <w:ind w:left="360" w:firstLine="360"/>
              <w:jc w:val="both"/>
              <w:rPr>
                <w:rFonts w:ascii="Times New Roman" w:hAnsi="Times New Roman"/>
                <w:sz w:val="24"/>
                <w:szCs w:val="24"/>
              </w:rPr>
            </w:pPr>
          </w:p>
        </w:tc>
      </w:tr>
      <w:tr w:rsidR="00B86E84" w:rsidRPr="00F1565D" w14:paraId="354A7CE8" w14:textId="77777777" w:rsidTr="00E21BFE">
        <w:tc>
          <w:tcPr>
            <w:tcW w:w="1278" w:type="pct"/>
          </w:tcPr>
          <w:p w14:paraId="0200E9AA"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Yêu cầu đặc biệt</w:t>
            </w:r>
          </w:p>
        </w:tc>
        <w:tc>
          <w:tcPr>
            <w:tcW w:w="3722" w:type="pct"/>
          </w:tcPr>
          <w:p w14:paraId="7810BDB3" w14:textId="77777777" w:rsidR="00B86E84" w:rsidRPr="00F1565D" w:rsidRDefault="00B86E84" w:rsidP="00E21BFE">
            <w:pPr>
              <w:spacing w:line="276" w:lineRule="auto"/>
              <w:jc w:val="both"/>
              <w:rPr>
                <w:rFonts w:ascii="Times New Roman" w:hAnsi="Times New Roman"/>
                <w:sz w:val="24"/>
                <w:szCs w:val="24"/>
              </w:rPr>
            </w:pPr>
          </w:p>
        </w:tc>
      </w:tr>
      <w:tr w:rsidR="00B86E84" w:rsidRPr="00F1565D" w14:paraId="282A251F" w14:textId="77777777" w:rsidTr="00E21BFE">
        <w:tc>
          <w:tcPr>
            <w:tcW w:w="1278" w:type="pct"/>
          </w:tcPr>
          <w:p w14:paraId="05A6AAE0"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Điểm mở rộng</w:t>
            </w:r>
          </w:p>
        </w:tc>
        <w:tc>
          <w:tcPr>
            <w:tcW w:w="3722" w:type="pct"/>
          </w:tcPr>
          <w:p w14:paraId="65F5F7A3" w14:textId="77777777" w:rsidR="00B86E84" w:rsidRPr="00F1565D" w:rsidRDefault="00B86E84" w:rsidP="00E21BFE">
            <w:pPr>
              <w:spacing w:line="276" w:lineRule="auto"/>
              <w:jc w:val="both"/>
              <w:rPr>
                <w:rFonts w:ascii="Times New Roman" w:hAnsi="Times New Roman"/>
                <w:sz w:val="24"/>
                <w:szCs w:val="24"/>
              </w:rPr>
            </w:pPr>
          </w:p>
        </w:tc>
      </w:tr>
    </w:tbl>
    <w:p w14:paraId="73DEE83B" w14:textId="77777777" w:rsidR="00B86E84" w:rsidRPr="002274E1" w:rsidRDefault="00B86E84" w:rsidP="00B86E84">
      <w:pPr>
        <w:rPr>
          <w:rFonts w:cs="Arial"/>
          <w:szCs w:val="22"/>
        </w:rPr>
      </w:pPr>
    </w:p>
    <w:p w14:paraId="498014B2" w14:textId="77777777" w:rsidR="00B86E84" w:rsidRDefault="00B86E84" w:rsidP="00B86E84">
      <w:pPr>
        <w:pStyle w:val="Heading3"/>
        <w:rPr>
          <w:rFonts w:ascii="Arial" w:hAnsi="Arial" w:cs="Arial"/>
          <w:szCs w:val="22"/>
        </w:rPr>
      </w:pPr>
      <w:bookmarkStart w:id="821" w:name="_Toc259438014"/>
      <w:bookmarkStart w:id="822" w:name="_Toc261981579"/>
      <w:r w:rsidRPr="002274E1">
        <w:rPr>
          <w:rFonts w:ascii="Arial" w:hAnsi="Arial" w:cs="Arial"/>
          <w:szCs w:val="22"/>
          <w:lang w:val="vi-VN"/>
        </w:rPr>
        <w:t>UC-</w:t>
      </w:r>
      <w:r>
        <w:rPr>
          <w:rFonts w:ascii="Arial" w:hAnsi="Arial" w:cs="Arial"/>
          <w:szCs w:val="22"/>
        </w:rPr>
        <w:t>31</w:t>
      </w:r>
      <w:r w:rsidRPr="002274E1">
        <w:rPr>
          <w:rFonts w:ascii="Arial" w:hAnsi="Arial" w:cs="Arial"/>
          <w:szCs w:val="22"/>
        </w:rPr>
        <w:t xml:space="preserve">: </w:t>
      </w:r>
      <w:r>
        <w:rPr>
          <w:rFonts w:ascii="Arial" w:hAnsi="Arial" w:cs="Arial"/>
          <w:szCs w:val="22"/>
        </w:rPr>
        <w:t>X</w:t>
      </w:r>
      <w:r w:rsidRPr="002274E1">
        <w:rPr>
          <w:rFonts w:ascii="Arial" w:hAnsi="Arial" w:cs="Arial"/>
          <w:szCs w:val="22"/>
        </w:rPr>
        <w:t xml:space="preserve">em </w:t>
      </w:r>
      <w:bookmarkEnd w:id="821"/>
      <w:r>
        <w:rPr>
          <w:rFonts w:ascii="Arial" w:hAnsi="Arial" w:cs="Arial"/>
          <w:szCs w:val="22"/>
        </w:rPr>
        <w:t>Bảng Điểm</w:t>
      </w:r>
      <w:bookmarkEnd w:id="822"/>
    </w:p>
    <w:p w14:paraId="51A6D4D8" w14:textId="77777777" w:rsidR="00B86E84" w:rsidRPr="001E2B03" w:rsidRDefault="00B86E84" w:rsidP="00B86E84"/>
    <w:p w14:paraId="084036B1" w14:textId="77777777" w:rsidR="00B86E84" w:rsidRPr="002274E1" w:rsidRDefault="00B86E84" w:rsidP="009200C5">
      <w:pPr>
        <w:pStyle w:val="ListParagraph"/>
        <w:keepNext/>
        <w:keepLines/>
        <w:numPr>
          <w:ilvl w:val="2"/>
          <w:numId w:val="12"/>
        </w:numPr>
        <w:spacing w:before="200" w:after="0" w:line="240" w:lineRule="auto"/>
        <w:contextualSpacing w:val="0"/>
        <w:outlineLvl w:val="3"/>
        <w:rPr>
          <w:rFonts w:ascii="Arial" w:eastAsia="Times New Roman" w:hAnsi="Arial" w:cs="Arial"/>
          <w:b/>
          <w:bCs/>
          <w:i/>
          <w:iCs/>
          <w:vanish/>
          <w:color w:val="4F81BD"/>
        </w:rPr>
      </w:pPr>
    </w:p>
    <w:p w14:paraId="227EDE13" w14:textId="77777777" w:rsidR="00B86E84" w:rsidRPr="002274E1" w:rsidRDefault="00B86E84" w:rsidP="009200C5">
      <w:pPr>
        <w:pStyle w:val="ListParagraph"/>
        <w:keepNext/>
        <w:keepLines/>
        <w:numPr>
          <w:ilvl w:val="2"/>
          <w:numId w:val="12"/>
        </w:numPr>
        <w:spacing w:before="200" w:after="0" w:line="240" w:lineRule="auto"/>
        <w:contextualSpacing w:val="0"/>
        <w:outlineLvl w:val="3"/>
        <w:rPr>
          <w:rFonts w:ascii="Arial" w:eastAsia="Times New Roman" w:hAnsi="Arial" w:cs="Arial"/>
          <w:b/>
          <w:bCs/>
          <w:i/>
          <w:iCs/>
          <w:vanish/>
          <w:color w:val="4F81BD"/>
        </w:rPr>
      </w:pPr>
    </w:p>
    <w:tbl>
      <w:tblPr>
        <w:tblStyle w:val="TableGrid"/>
        <w:tblW w:w="5000" w:type="pct"/>
        <w:tblLook w:val="04A0" w:firstRow="1" w:lastRow="0" w:firstColumn="1" w:lastColumn="0" w:noHBand="0" w:noVBand="1"/>
      </w:tblPr>
      <w:tblGrid>
        <w:gridCol w:w="2668"/>
        <w:gridCol w:w="7772"/>
      </w:tblGrid>
      <w:tr w:rsidR="00B86E84" w:rsidRPr="00F1565D" w14:paraId="5D4A3B98" w14:textId="77777777" w:rsidTr="00E21BFE">
        <w:tc>
          <w:tcPr>
            <w:tcW w:w="1278" w:type="pct"/>
          </w:tcPr>
          <w:p w14:paraId="781A3419"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Mã số Use-Case</w:t>
            </w:r>
          </w:p>
        </w:tc>
        <w:tc>
          <w:tcPr>
            <w:tcW w:w="3722" w:type="pct"/>
          </w:tcPr>
          <w:p w14:paraId="204DA1F0" w14:textId="77777777" w:rsidR="00B86E84" w:rsidRPr="00F1565D" w:rsidRDefault="00B86E84" w:rsidP="00E21BFE">
            <w:pPr>
              <w:spacing w:line="276" w:lineRule="auto"/>
              <w:jc w:val="both"/>
              <w:rPr>
                <w:rFonts w:ascii="Times New Roman" w:hAnsi="Times New Roman"/>
                <w:b/>
                <w:sz w:val="24"/>
                <w:szCs w:val="24"/>
              </w:rPr>
            </w:pPr>
            <w:r w:rsidRPr="00F1565D">
              <w:rPr>
                <w:rFonts w:ascii="Times New Roman" w:hAnsi="Times New Roman"/>
                <w:b/>
                <w:sz w:val="24"/>
                <w:szCs w:val="24"/>
              </w:rPr>
              <w:t>UC-31</w:t>
            </w:r>
          </w:p>
        </w:tc>
      </w:tr>
      <w:tr w:rsidR="00B86E84" w:rsidRPr="00F1565D" w14:paraId="2E0627DC" w14:textId="77777777" w:rsidTr="00E21BFE">
        <w:tc>
          <w:tcPr>
            <w:tcW w:w="1278" w:type="pct"/>
          </w:tcPr>
          <w:p w14:paraId="03DD1408"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Tên Use-Case</w:t>
            </w:r>
          </w:p>
        </w:tc>
        <w:tc>
          <w:tcPr>
            <w:tcW w:w="3722" w:type="pct"/>
          </w:tcPr>
          <w:p w14:paraId="53563A44" w14:textId="77777777" w:rsidR="00B86E84" w:rsidRPr="00F1565D" w:rsidRDefault="00B86E84" w:rsidP="00E21BFE">
            <w:pPr>
              <w:spacing w:line="276" w:lineRule="auto"/>
              <w:jc w:val="both"/>
              <w:rPr>
                <w:rFonts w:ascii="Times New Roman" w:hAnsi="Times New Roman"/>
                <w:b/>
                <w:sz w:val="24"/>
                <w:szCs w:val="24"/>
              </w:rPr>
            </w:pPr>
            <w:r w:rsidRPr="00F1565D">
              <w:rPr>
                <w:rFonts w:ascii="Times New Roman" w:hAnsi="Times New Roman"/>
                <w:b/>
                <w:sz w:val="24"/>
                <w:szCs w:val="24"/>
              </w:rPr>
              <w:t>Xem Bảng Điểm</w:t>
            </w:r>
          </w:p>
        </w:tc>
      </w:tr>
      <w:tr w:rsidR="00B86E84" w:rsidRPr="00F1565D" w14:paraId="7F2CB0EE" w14:textId="77777777" w:rsidTr="00E21BFE">
        <w:tc>
          <w:tcPr>
            <w:tcW w:w="1278" w:type="pct"/>
          </w:tcPr>
          <w:p w14:paraId="3D33DEA4"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Actors</w:t>
            </w:r>
          </w:p>
        </w:tc>
        <w:tc>
          <w:tcPr>
            <w:tcW w:w="3722" w:type="pct"/>
          </w:tcPr>
          <w:p w14:paraId="09F10A81" w14:textId="77777777" w:rsidR="00B86E84" w:rsidRPr="00F1565D" w:rsidRDefault="00B86E84" w:rsidP="00E21BFE">
            <w:pPr>
              <w:spacing w:line="276" w:lineRule="auto"/>
              <w:jc w:val="both"/>
              <w:rPr>
                <w:rFonts w:ascii="Times New Roman" w:hAnsi="Times New Roman"/>
                <w:sz w:val="24"/>
                <w:szCs w:val="24"/>
              </w:rPr>
            </w:pPr>
            <w:r w:rsidRPr="00F1565D">
              <w:rPr>
                <w:rFonts w:ascii="Times New Roman" w:hAnsi="Times New Roman"/>
                <w:sz w:val="24"/>
                <w:szCs w:val="24"/>
              </w:rPr>
              <w:t>Học Sinh</w:t>
            </w:r>
          </w:p>
        </w:tc>
      </w:tr>
      <w:tr w:rsidR="00B86E84" w:rsidRPr="00F1565D" w14:paraId="53111938" w14:textId="77777777" w:rsidTr="00E21BFE">
        <w:tc>
          <w:tcPr>
            <w:tcW w:w="1278" w:type="pct"/>
          </w:tcPr>
          <w:p w14:paraId="708C91E5"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Mô tả</w:t>
            </w:r>
          </w:p>
        </w:tc>
        <w:tc>
          <w:tcPr>
            <w:tcW w:w="3722" w:type="pct"/>
          </w:tcPr>
          <w:p w14:paraId="5BC5EC8F" w14:textId="77777777" w:rsidR="00B86E84" w:rsidRPr="00F1565D" w:rsidRDefault="00B86E84" w:rsidP="00E21BFE">
            <w:pPr>
              <w:spacing w:line="276" w:lineRule="auto"/>
              <w:jc w:val="both"/>
              <w:rPr>
                <w:rFonts w:ascii="Times New Roman" w:hAnsi="Times New Roman"/>
                <w:sz w:val="24"/>
                <w:szCs w:val="24"/>
              </w:rPr>
            </w:pPr>
            <w:r w:rsidRPr="00F1565D">
              <w:rPr>
                <w:rFonts w:ascii="Times New Roman" w:hAnsi="Times New Roman"/>
                <w:sz w:val="24"/>
                <w:szCs w:val="24"/>
              </w:rPr>
              <w:t>C</w:t>
            </w:r>
            <w:r w:rsidRPr="00F1565D">
              <w:rPr>
                <w:rFonts w:ascii="Times New Roman" w:hAnsi="Times New Roman"/>
                <w:sz w:val="24"/>
                <w:szCs w:val="24"/>
                <w:lang w:val="vi-VN"/>
              </w:rPr>
              <w:t xml:space="preserve">ho phép </w:t>
            </w:r>
            <w:r w:rsidRPr="00F1565D">
              <w:rPr>
                <w:rFonts w:ascii="Times New Roman" w:hAnsi="Times New Roman"/>
                <w:sz w:val="24"/>
                <w:szCs w:val="24"/>
              </w:rPr>
              <w:t>Actors có cái nhìn tổng quan về thành tích học tập của mình ở từng chương.</w:t>
            </w:r>
          </w:p>
        </w:tc>
      </w:tr>
      <w:tr w:rsidR="00B86E84" w:rsidRPr="00F1565D" w14:paraId="0737B88A" w14:textId="77777777" w:rsidTr="00E21BFE">
        <w:tc>
          <w:tcPr>
            <w:tcW w:w="1278" w:type="pct"/>
          </w:tcPr>
          <w:p w14:paraId="52014911"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Sự kiện bắt đầu</w:t>
            </w:r>
          </w:p>
        </w:tc>
        <w:tc>
          <w:tcPr>
            <w:tcW w:w="3722" w:type="pct"/>
          </w:tcPr>
          <w:p w14:paraId="165CF535" w14:textId="77777777" w:rsidR="00B86E84" w:rsidRPr="00F1565D" w:rsidRDefault="00B86E84" w:rsidP="00E21BFE">
            <w:pPr>
              <w:spacing w:line="276" w:lineRule="auto"/>
              <w:jc w:val="both"/>
              <w:rPr>
                <w:rFonts w:ascii="Times New Roman" w:hAnsi="Times New Roman"/>
                <w:sz w:val="24"/>
                <w:szCs w:val="24"/>
              </w:rPr>
            </w:pPr>
            <w:r w:rsidRPr="00F1565D">
              <w:rPr>
                <w:rFonts w:ascii="Times New Roman" w:hAnsi="Times New Roman"/>
                <w:sz w:val="24"/>
                <w:szCs w:val="24"/>
              </w:rPr>
              <w:t>A</w:t>
            </w:r>
            <w:r w:rsidRPr="00F1565D">
              <w:rPr>
                <w:rFonts w:ascii="Times New Roman" w:hAnsi="Times New Roman"/>
                <w:sz w:val="24"/>
                <w:szCs w:val="24"/>
                <w:lang w:val="vi-VN"/>
              </w:rPr>
              <w:t>ctor</w:t>
            </w:r>
            <w:r w:rsidRPr="00F1565D">
              <w:rPr>
                <w:rFonts w:ascii="Times New Roman" w:hAnsi="Times New Roman"/>
                <w:sz w:val="24"/>
                <w:szCs w:val="24"/>
              </w:rPr>
              <w:t>s</w:t>
            </w:r>
            <w:r w:rsidRPr="00F1565D">
              <w:rPr>
                <w:rFonts w:ascii="Times New Roman" w:hAnsi="Times New Roman"/>
                <w:sz w:val="24"/>
                <w:szCs w:val="24"/>
                <w:lang w:val="vi-VN"/>
              </w:rPr>
              <w:t xml:space="preserve"> chọn chức năng </w:t>
            </w:r>
            <w:r w:rsidRPr="00F1565D">
              <w:rPr>
                <w:rFonts w:ascii="Times New Roman" w:hAnsi="Times New Roman"/>
                <w:sz w:val="24"/>
                <w:szCs w:val="24"/>
              </w:rPr>
              <w:t>Xem Bảng Điểm</w:t>
            </w:r>
          </w:p>
        </w:tc>
      </w:tr>
      <w:tr w:rsidR="00B86E84" w:rsidRPr="00F1565D" w14:paraId="0CB13326" w14:textId="77777777" w:rsidTr="00E21BFE">
        <w:tc>
          <w:tcPr>
            <w:tcW w:w="1278" w:type="pct"/>
          </w:tcPr>
          <w:p w14:paraId="7FAF4824"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lastRenderedPageBreak/>
              <w:t>Điều kiện tiên quyết</w:t>
            </w:r>
          </w:p>
        </w:tc>
        <w:tc>
          <w:tcPr>
            <w:tcW w:w="3722" w:type="pct"/>
          </w:tcPr>
          <w:p w14:paraId="026F8E42" w14:textId="77777777" w:rsidR="00B86E84" w:rsidRPr="00F1565D" w:rsidRDefault="00B86E84" w:rsidP="00E21BFE">
            <w:pPr>
              <w:spacing w:line="276" w:lineRule="auto"/>
              <w:jc w:val="both"/>
              <w:rPr>
                <w:rFonts w:ascii="Times New Roman" w:hAnsi="Times New Roman"/>
                <w:sz w:val="24"/>
                <w:szCs w:val="24"/>
              </w:rPr>
            </w:pPr>
            <w:r w:rsidRPr="00F1565D">
              <w:rPr>
                <w:rFonts w:ascii="Times New Roman" w:hAnsi="Times New Roman"/>
                <w:sz w:val="24"/>
                <w:szCs w:val="24"/>
              </w:rPr>
              <w:t>Người dùng cần đăng nhập thành công với vai trò Học Sinh</w:t>
            </w:r>
          </w:p>
        </w:tc>
      </w:tr>
      <w:tr w:rsidR="00B86E84" w:rsidRPr="00F1565D" w14:paraId="65DBAA96" w14:textId="77777777" w:rsidTr="00E21BFE">
        <w:tc>
          <w:tcPr>
            <w:tcW w:w="1278" w:type="pct"/>
          </w:tcPr>
          <w:p w14:paraId="050402FD"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Post-Conditions</w:t>
            </w:r>
          </w:p>
        </w:tc>
        <w:tc>
          <w:tcPr>
            <w:tcW w:w="3722" w:type="pct"/>
          </w:tcPr>
          <w:p w14:paraId="05F367A4" w14:textId="77777777" w:rsidR="00B86E84" w:rsidRPr="00F1565D" w:rsidRDefault="00B86E84" w:rsidP="00E21BFE">
            <w:pPr>
              <w:pStyle w:val="ListParagraph"/>
              <w:spacing w:after="0"/>
              <w:ind w:left="252"/>
              <w:jc w:val="both"/>
              <w:rPr>
                <w:rFonts w:ascii="Times New Roman" w:hAnsi="Times New Roman" w:cs="Times New Roman"/>
                <w:sz w:val="24"/>
                <w:szCs w:val="24"/>
              </w:rPr>
            </w:pPr>
          </w:p>
        </w:tc>
      </w:tr>
      <w:tr w:rsidR="00B86E84" w:rsidRPr="00F1565D" w14:paraId="28621649" w14:textId="77777777" w:rsidTr="00E21BFE">
        <w:tc>
          <w:tcPr>
            <w:tcW w:w="1278" w:type="pct"/>
          </w:tcPr>
          <w:p w14:paraId="372C35A5"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Dòng sự kiện chính</w:t>
            </w:r>
          </w:p>
        </w:tc>
        <w:tc>
          <w:tcPr>
            <w:tcW w:w="3722" w:type="pct"/>
          </w:tcPr>
          <w:p w14:paraId="3612BA7B" w14:textId="77777777" w:rsidR="00B86E84" w:rsidRPr="00F1565D" w:rsidRDefault="00B86E84" w:rsidP="009200C5">
            <w:pPr>
              <w:pStyle w:val="ListParagraph"/>
              <w:numPr>
                <w:ilvl w:val="0"/>
                <w:numId w:val="27"/>
              </w:numPr>
              <w:spacing w:before="120" w:after="120"/>
              <w:ind w:left="432"/>
              <w:jc w:val="both"/>
              <w:rPr>
                <w:rFonts w:ascii="Times New Roman" w:hAnsi="Times New Roman" w:cs="Times New Roman"/>
                <w:sz w:val="24"/>
                <w:szCs w:val="24"/>
              </w:rPr>
            </w:pPr>
            <w:r w:rsidRPr="00F1565D">
              <w:rPr>
                <w:rFonts w:ascii="Times New Roman" w:hAnsi="Times New Roman" w:cs="Times New Roman"/>
                <w:sz w:val="24"/>
                <w:szCs w:val="24"/>
              </w:rPr>
              <w:t>Hệ thống hiển thị danh sách các bài tập Actor đã làm cùng số điểm bên cạnh</w:t>
            </w:r>
          </w:p>
          <w:p w14:paraId="0788DBBA" w14:textId="77777777" w:rsidR="00B86E84" w:rsidRPr="00F1565D" w:rsidRDefault="00B86E84" w:rsidP="009200C5">
            <w:pPr>
              <w:pStyle w:val="ListParagraph"/>
              <w:numPr>
                <w:ilvl w:val="0"/>
                <w:numId w:val="27"/>
              </w:numPr>
              <w:spacing w:before="120" w:after="120"/>
              <w:ind w:left="432"/>
              <w:jc w:val="both"/>
              <w:rPr>
                <w:rFonts w:ascii="Times New Roman" w:hAnsi="Times New Roman" w:cs="Times New Roman"/>
                <w:sz w:val="24"/>
                <w:szCs w:val="24"/>
              </w:rPr>
            </w:pPr>
            <w:r w:rsidRPr="00F1565D">
              <w:rPr>
                <w:rFonts w:ascii="Times New Roman" w:hAnsi="Times New Roman" w:cs="Times New Roman"/>
                <w:sz w:val="24"/>
                <w:szCs w:val="24"/>
              </w:rPr>
              <w:t>Người dùng chọn Thoát : Use Case kết thúc.</w:t>
            </w:r>
          </w:p>
        </w:tc>
      </w:tr>
      <w:tr w:rsidR="00B86E84" w:rsidRPr="00F1565D" w14:paraId="64C81600" w14:textId="77777777" w:rsidTr="00E21BFE">
        <w:tc>
          <w:tcPr>
            <w:tcW w:w="1278" w:type="pct"/>
          </w:tcPr>
          <w:p w14:paraId="55FDAC56"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Dòng sự kiện phụ</w:t>
            </w:r>
          </w:p>
        </w:tc>
        <w:tc>
          <w:tcPr>
            <w:tcW w:w="3722" w:type="pct"/>
          </w:tcPr>
          <w:p w14:paraId="7FC93375" w14:textId="77777777" w:rsidR="00B86E84" w:rsidRPr="00F1565D" w:rsidRDefault="00B86E84" w:rsidP="00E21BFE">
            <w:pPr>
              <w:spacing w:line="276" w:lineRule="auto"/>
              <w:ind w:left="360" w:firstLine="360"/>
              <w:jc w:val="both"/>
              <w:rPr>
                <w:rFonts w:ascii="Times New Roman" w:hAnsi="Times New Roman"/>
                <w:sz w:val="24"/>
                <w:szCs w:val="24"/>
              </w:rPr>
            </w:pPr>
          </w:p>
        </w:tc>
      </w:tr>
      <w:tr w:rsidR="00B86E84" w:rsidRPr="00F1565D" w14:paraId="0BDAAD10" w14:textId="77777777" w:rsidTr="00E21BFE">
        <w:tc>
          <w:tcPr>
            <w:tcW w:w="1278" w:type="pct"/>
          </w:tcPr>
          <w:p w14:paraId="6B00D9A3"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Yêu cầu đặc biệt</w:t>
            </w:r>
          </w:p>
        </w:tc>
        <w:tc>
          <w:tcPr>
            <w:tcW w:w="3722" w:type="pct"/>
          </w:tcPr>
          <w:p w14:paraId="1AAA21AD" w14:textId="77777777" w:rsidR="00B86E84" w:rsidRPr="00F1565D" w:rsidRDefault="00B86E84" w:rsidP="009200C5">
            <w:pPr>
              <w:pStyle w:val="ListParagraph"/>
              <w:numPr>
                <w:ilvl w:val="0"/>
                <w:numId w:val="20"/>
              </w:numPr>
              <w:spacing w:after="0"/>
              <w:ind w:left="432"/>
              <w:jc w:val="both"/>
              <w:rPr>
                <w:rFonts w:ascii="Times New Roman" w:hAnsi="Times New Roman" w:cs="Times New Roman"/>
                <w:sz w:val="24"/>
                <w:szCs w:val="24"/>
              </w:rPr>
            </w:pPr>
            <w:r w:rsidRPr="009B41A1">
              <w:rPr>
                <w:rFonts w:ascii="Times New Roman" w:hAnsi="Times New Roman" w:cs="Times New Roman"/>
                <w:sz w:val="24"/>
                <w:szCs w:val="24"/>
              </w:rPr>
              <w:t>Người dùng không được phép thay đổi bảng điểm.</w:t>
            </w:r>
          </w:p>
        </w:tc>
      </w:tr>
      <w:tr w:rsidR="00B86E84" w:rsidRPr="00F1565D" w14:paraId="205DF0CE" w14:textId="77777777" w:rsidTr="00E21BFE">
        <w:tc>
          <w:tcPr>
            <w:tcW w:w="1278" w:type="pct"/>
          </w:tcPr>
          <w:p w14:paraId="5F2DEFAA"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Điểm mở rộng</w:t>
            </w:r>
          </w:p>
        </w:tc>
        <w:tc>
          <w:tcPr>
            <w:tcW w:w="3722" w:type="pct"/>
          </w:tcPr>
          <w:p w14:paraId="00503716" w14:textId="77777777" w:rsidR="00B86E84" w:rsidRPr="00F1565D" w:rsidRDefault="00B86E84" w:rsidP="00E21BFE">
            <w:pPr>
              <w:spacing w:line="276" w:lineRule="auto"/>
              <w:jc w:val="both"/>
              <w:rPr>
                <w:rFonts w:ascii="Times New Roman" w:hAnsi="Times New Roman"/>
                <w:sz w:val="24"/>
                <w:szCs w:val="24"/>
              </w:rPr>
            </w:pPr>
          </w:p>
        </w:tc>
      </w:tr>
    </w:tbl>
    <w:p w14:paraId="4EEBCFF3" w14:textId="77777777" w:rsidR="00B86E84" w:rsidRPr="002274E1" w:rsidRDefault="00B86E84" w:rsidP="00B86E84">
      <w:pPr>
        <w:rPr>
          <w:rFonts w:cs="Arial"/>
          <w:szCs w:val="22"/>
        </w:rPr>
      </w:pPr>
    </w:p>
    <w:p w14:paraId="47957F95" w14:textId="77777777" w:rsidR="00B86E84" w:rsidRPr="00F12796" w:rsidRDefault="00B86E84" w:rsidP="00B86E84">
      <w:pPr>
        <w:pStyle w:val="Heading3"/>
        <w:rPr>
          <w:rFonts w:ascii="Arial" w:hAnsi="Arial" w:cs="Arial"/>
          <w:szCs w:val="22"/>
          <w:lang w:val="vi-VN"/>
        </w:rPr>
      </w:pPr>
      <w:bookmarkStart w:id="823" w:name="_Toc259438015"/>
      <w:bookmarkStart w:id="824" w:name="_Toc261981580"/>
      <w:r w:rsidRPr="00F12796">
        <w:rPr>
          <w:rFonts w:ascii="Arial" w:hAnsi="Arial" w:cs="Arial"/>
          <w:szCs w:val="22"/>
          <w:lang w:val="vi-VN"/>
        </w:rPr>
        <w:t xml:space="preserve">UC-32: </w:t>
      </w:r>
      <w:bookmarkEnd w:id="823"/>
      <w:r w:rsidRPr="00F12796">
        <w:rPr>
          <w:rFonts w:ascii="Arial" w:hAnsi="Arial" w:cs="Arial"/>
          <w:szCs w:val="22"/>
          <w:lang w:val="vi-VN"/>
        </w:rPr>
        <w:t>Xem Bài Làm Lớp</w:t>
      </w:r>
      <w:bookmarkEnd w:id="824"/>
    </w:p>
    <w:p w14:paraId="4D4C5CF5" w14:textId="77777777" w:rsidR="00B86E84" w:rsidRDefault="00B86E84" w:rsidP="00B86E84"/>
    <w:tbl>
      <w:tblPr>
        <w:tblStyle w:val="TableGrid"/>
        <w:tblW w:w="5000" w:type="pct"/>
        <w:tblLook w:val="04A0" w:firstRow="1" w:lastRow="0" w:firstColumn="1" w:lastColumn="0" w:noHBand="0" w:noVBand="1"/>
      </w:tblPr>
      <w:tblGrid>
        <w:gridCol w:w="2668"/>
        <w:gridCol w:w="7772"/>
      </w:tblGrid>
      <w:tr w:rsidR="00B86E84" w:rsidRPr="00F1565D" w14:paraId="6406B0E2" w14:textId="77777777" w:rsidTr="00E21BFE">
        <w:tc>
          <w:tcPr>
            <w:tcW w:w="1278" w:type="pct"/>
          </w:tcPr>
          <w:p w14:paraId="0596F714"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Mã số Use-Case</w:t>
            </w:r>
          </w:p>
        </w:tc>
        <w:tc>
          <w:tcPr>
            <w:tcW w:w="3722" w:type="pct"/>
          </w:tcPr>
          <w:p w14:paraId="0B91661A" w14:textId="77777777" w:rsidR="00B86E84" w:rsidRPr="00F1565D" w:rsidRDefault="00B86E84" w:rsidP="00E21BFE">
            <w:pPr>
              <w:spacing w:line="276" w:lineRule="auto"/>
              <w:jc w:val="both"/>
              <w:rPr>
                <w:rFonts w:ascii="Times New Roman" w:hAnsi="Times New Roman"/>
                <w:b/>
                <w:sz w:val="24"/>
                <w:szCs w:val="24"/>
              </w:rPr>
            </w:pPr>
            <w:r w:rsidRPr="00F1565D">
              <w:rPr>
                <w:rFonts w:ascii="Times New Roman" w:hAnsi="Times New Roman"/>
                <w:b/>
                <w:sz w:val="24"/>
                <w:szCs w:val="24"/>
              </w:rPr>
              <w:t>UC-32</w:t>
            </w:r>
          </w:p>
        </w:tc>
      </w:tr>
      <w:tr w:rsidR="00B86E84" w:rsidRPr="00F1565D" w14:paraId="57E0892D" w14:textId="77777777" w:rsidTr="00E21BFE">
        <w:tc>
          <w:tcPr>
            <w:tcW w:w="1278" w:type="pct"/>
          </w:tcPr>
          <w:p w14:paraId="6FBCCC34"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Tên Use-Case</w:t>
            </w:r>
          </w:p>
        </w:tc>
        <w:tc>
          <w:tcPr>
            <w:tcW w:w="3722" w:type="pct"/>
          </w:tcPr>
          <w:p w14:paraId="38F2DBA1" w14:textId="77777777" w:rsidR="00B86E84" w:rsidRPr="00F1565D" w:rsidRDefault="00B86E84" w:rsidP="00E21BFE">
            <w:pPr>
              <w:spacing w:line="276" w:lineRule="auto"/>
              <w:jc w:val="both"/>
              <w:rPr>
                <w:rFonts w:ascii="Times New Roman" w:hAnsi="Times New Roman"/>
                <w:b/>
                <w:sz w:val="24"/>
                <w:szCs w:val="24"/>
              </w:rPr>
            </w:pPr>
            <w:r w:rsidRPr="00F1565D">
              <w:rPr>
                <w:rFonts w:ascii="Times New Roman" w:hAnsi="Times New Roman"/>
                <w:b/>
                <w:sz w:val="24"/>
                <w:szCs w:val="24"/>
              </w:rPr>
              <w:t>Xem Bài Làm Lớp</w:t>
            </w:r>
          </w:p>
        </w:tc>
      </w:tr>
      <w:tr w:rsidR="00B86E84" w:rsidRPr="00F1565D" w14:paraId="127CE9D7" w14:textId="77777777" w:rsidTr="00E21BFE">
        <w:tc>
          <w:tcPr>
            <w:tcW w:w="1278" w:type="pct"/>
          </w:tcPr>
          <w:p w14:paraId="5BFB6D72"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Actors</w:t>
            </w:r>
          </w:p>
        </w:tc>
        <w:tc>
          <w:tcPr>
            <w:tcW w:w="3722" w:type="pct"/>
          </w:tcPr>
          <w:p w14:paraId="57A2900B" w14:textId="77777777" w:rsidR="00B86E84" w:rsidRPr="00F1565D" w:rsidRDefault="00B86E84" w:rsidP="00E21BFE">
            <w:pPr>
              <w:spacing w:line="276" w:lineRule="auto"/>
              <w:jc w:val="both"/>
              <w:rPr>
                <w:rFonts w:ascii="Times New Roman" w:hAnsi="Times New Roman"/>
                <w:sz w:val="24"/>
                <w:szCs w:val="24"/>
              </w:rPr>
            </w:pPr>
            <w:r w:rsidRPr="00F1565D">
              <w:rPr>
                <w:rFonts w:ascii="Times New Roman" w:hAnsi="Times New Roman"/>
                <w:sz w:val="24"/>
                <w:szCs w:val="24"/>
              </w:rPr>
              <w:t>Phụ Huynh, Giáo Viên</w:t>
            </w:r>
          </w:p>
        </w:tc>
      </w:tr>
      <w:tr w:rsidR="00B86E84" w:rsidRPr="00F1565D" w14:paraId="02CF3125" w14:textId="77777777" w:rsidTr="00E21BFE">
        <w:tc>
          <w:tcPr>
            <w:tcW w:w="1278" w:type="pct"/>
          </w:tcPr>
          <w:p w14:paraId="5D238989"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Mô tả</w:t>
            </w:r>
          </w:p>
        </w:tc>
        <w:tc>
          <w:tcPr>
            <w:tcW w:w="3722" w:type="pct"/>
          </w:tcPr>
          <w:p w14:paraId="376041F5" w14:textId="77777777" w:rsidR="00B86E84" w:rsidRPr="00F1565D" w:rsidRDefault="00B86E84" w:rsidP="00E21BFE">
            <w:pPr>
              <w:spacing w:line="276" w:lineRule="auto"/>
              <w:jc w:val="both"/>
              <w:rPr>
                <w:rFonts w:ascii="Times New Roman" w:hAnsi="Times New Roman"/>
                <w:sz w:val="24"/>
                <w:szCs w:val="24"/>
              </w:rPr>
            </w:pPr>
            <w:r w:rsidRPr="00F1565D">
              <w:rPr>
                <w:rFonts w:ascii="Times New Roman" w:hAnsi="Times New Roman"/>
                <w:sz w:val="24"/>
                <w:szCs w:val="24"/>
              </w:rPr>
              <w:t>C</w:t>
            </w:r>
            <w:r w:rsidRPr="00F1565D">
              <w:rPr>
                <w:rFonts w:ascii="Times New Roman" w:hAnsi="Times New Roman"/>
                <w:sz w:val="24"/>
                <w:szCs w:val="24"/>
                <w:lang w:val="vi-VN"/>
              </w:rPr>
              <w:t xml:space="preserve">ho phép </w:t>
            </w:r>
            <w:r w:rsidRPr="00F1565D">
              <w:rPr>
                <w:rFonts w:ascii="Times New Roman" w:hAnsi="Times New Roman"/>
                <w:sz w:val="24"/>
                <w:szCs w:val="24"/>
              </w:rPr>
              <w:t>Actors xem bài làm của mọi Học Sinh trong hệ thống.</w:t>
            </w:r>
          </w:p>
        </w:tc>
      </w:tr>
      <w:tr w:rsidR="00B86E84" w:rsidRPr="00F1565D" w14:paraId="3A2FC0BF" w14:textId="77777777" w:rsidTr="00E21BFE">
        <w:tc>
          <w:tcPr>
            <w:tcW w:w="1278" w:type="pct"/>
          </w:tcPr>
          <w:p w14:paraId="619D0373"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Sự kiện bắt đầu</w:t>
            </w:r>
          </w:p>
        </w:tc>
        <w:tc>
          <w:tcPr>
            <w:tcW w:w="3722" w:type="pct"/>
          </w:tcPr>
          <w:p w14:paraId="5F9A36A8" w14:textId="77777777" w:rsidR="00B86E84" w:rsidRPr="00F1565D" w:rsidRDefault="00B86E84" w:rsidP="00E21BFE">
            <w:pPr>
              <w:spacing w:line="276" w:lineRule="auto"/>
              <w:jc w:val="both"/>
              <w:rPr>
                <w:rFonts w:ascii="Times New Roman" w:hAnsi="Times New Roman"/>
                <w:sz w:val="24"/>
                <w:szCs w:val="24"/>
              </w:rPr>
            </w:pPr>
            <w:r w:rsidRPr="00F1565D">
              <w:rPr>
                <w:rFonts w:ascii="Times New Roman" w:hAnsi="Times New Roman"/>
                <w:sz w:val="24"/>
                <w:szCs w:val="24"/>
              </w:rPr>
              <w:t>A</w:t>
            </w:r>
            <w:r w:rsidRPr="00F1565D">
              <w:rPr>
                <w:rFonts w:ascii="Times New Roman" w:hAnsi="Times New Roman"/>
                <w:sz w:val="24"/>
                <w:szCs w:val="24"/>
                <w:lang w:val="vi-VN"/>
              </w:rPr>
              <w:t>ctor</w:t>
            </w:r>
            <w:r w:rsidRPr="00F1565D">
              <w:rPr>
                <w:rFonts w:ascii="Times New Roman" w:hAnsi="Times New Roman"/>
                <w:sz w:val="24"/>
                <w:szCs w:val="24"/>
              </w:rPr>
              <w:t>s</w:t>
            </w:r>
            <w:r w:rsidRPr="00F1565D">
              <w:rPr>
                <w:rFonts w:ascii="Times New Roman" w:hAnsi="Times New Roman"/>
                <w:sz w:val="24"/>
                <w:szCs w:val="24"/>
                <w:lang w:val="vi-VN"/>
              </w:rPr>
              <w:t xml:space="preserve"> chọn chức năng </w:t>
            </w:r>
            <w:r w:rsidRPr="00F1565D">
              <w:rPr>
                <w:rFonts w:ascii="Times New Roman" w:hAnsi="Times New Roman"/>
                <w:sz w:val="24"/>
                <w:szCs w:val="24"/>
              </w:rPr>
              <w:t>Xem Bài Làm Lớp</w:t>
            </w:r>
          </w:p>
        </w:tc>
      </w:tr>
      <w:tr w:rsidR="00B86E84" w:rsidRPr="00F1565D" w14:paraId="549B3762" w14:textId="77777777" w:rsidTr="00E21BFE">
        <w:tc>
          <w:tcPr>
            <w:tcW w:w="1278" w:type="pct"/>
          </w:tcPr>
          <w:p w14:paraId="55022093"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Điều kiện tiên quyết</w:t>
            </w:r>
          </w:p>
        </w:tc>
        <w:tc>
          <w:tcPr>
            <w:tcW w:w="3722" w:type="pct"/>
          </w:tcPr>
          <w:p w14:paraId="4DA8824A" w14:textId="77777777" w:rsidR="00B86E84" w:rsidRPr="00F1565D" w:rsidRDefault="00B86E84" w:rsidP="00E21BFE">
            <w:pPr>
              <w:spacing w:line="276" w:lineRule="auto"/>
              <w:jc w:val="both"/>
              <w:rPr>
                <w:rFonts w:ascii="Times New Roman" w:hAnsi="Times New Roman"/>
                <w:sz w:val="24"/>
                <w:szCs w:val="24"/>
              </w:rPr>
            </w:pPr>
            <w:r w:rsidRPr="00F1565D">
              <w:rPr>
                <w:rFonts w:ascii="Times New Roman" w:hAnsi="Times New Roman"/>
                <w:sz w:val="24"/>
                <w:szCs w:val="24"/>
              </w:rPr>
              <w:t>Người dùng cần đăng nhập thành công với vai trò Phụ Huynh, Giáo Viên</w:t>
            </w:r>
          </w:p>
        </w:tc>
      </w:tr>
      <w:tr w:rsidR="00B86E84" w:rsidRPr="00F1565D" w14:paraId="46718B7B" w14:textId="77777777" w:rsidTr="00E21BFE">
        <w:tc>
          <w:tcPr>
            <w:tcW w:w="1278" w:type="pct"/>
          </w:tcPr>
          <w:p w14:paraId="61A89705"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Post-Conditions</w:t>
            </w:r>
          </w:p>
        </w:tc>
        <w:tc>
          <w:tcPr>
            <w:tcW w:w="3722" w:type="pct"/>
          </w:tcPr>
          <w:p w14:paraId="1BB694A7" w14:textId="77777777" w:rsidR="00B86E84" w:rsidRPr="00F1565D" w:rsidRDefault="00B86E84" w:rsidP="00E21BFE">
            <w:pPr>
              <w:pStyle w:val="ListParagraph"/>
              <w:spacing w:after="0"/>
              <w:ind w:left="252"/>
              <w:jc w:val="both"/>
              <w:rPr>
                <w:rFonts w:ascii="Times New Roman" w:hAnsi="Times New Roman" w:cs="Times New Roman"/>
                <w:sz w:val="24"/>
                <w:szCs w:val="24"/>
              </w:rPr>
            </w:pPr>
          </w:p>
        </w:tc>
      </w:tr>
      <w:tr w:rsidR="00B86E84" w:rsidRPr="00F1565D" w14:paraId="444F19B5" w14:textId="77777777" w:rsidTr="00E21BFE">
        <w:tc>
          <w:tcPr>
            <w:tcW w:w="1278" w:type="pct"/>
          </w:tcPr>
          <w:p w14:paraId="0D00CC19"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Dòng sự kiện chính</w:t>
            </w:r>
          </w:p>
        </w:tc>
        <w:tc>
          <w:tcPr>
            <w:tcW w:w="3722" w:type="pct"/>
          </w:tcPr>
          <w:p w14:paraId="72A28976" w14:textId="77777777" w:rsidR="00B86E84" w:rsidRPr="00F1565D" w:rsidRDefault="00B86E84" w:rsidP="009200C5">
            <w:pPr>
              <w:pStyle w:val="ListParagraph"/>
              <w:numPr>
                <w:ilvl w:val="0"/>
                <w:numId w:val="28"/>
              </w:numPr>
              <w:spacing w:before="120" w:after="120"/>
              <w:ind w:left="432"/>
              <w:jc w:val="both"/>
              <w:rPr>
                <w:rFonts w:ascii="Times New Roman" w:hAnsi="Times New Roman" w:cs="Times New Roman"/>
                <w:sz w:val="24"/>
                <w:szCs w:val="24"/>
              </w:rPr>
            </w:pPr>
            <w:r w:rsidRPr="00F1565D">
              <w:rPr>
                <w:rFonts w:ascii="Times New Roman" w:hAnsi="Times New Roman" w:cs="Times New Roman"/>
                <w:sz w:val="24"/>
                <w:szCs w:val="24"/>
              </w:rPr>
              <w:t>Hệ thống hiển thị danh sách các bài tập trong hệ thống và số lượng học sinh đã làm bài tập này, số điểm trung bình.</w:t>
            </w:r>
          </w:p>
          <w:p w14:paraId="60805E6A" w14:textId="77777777" w:rsidR="00B86E84" w:rsidRPr="00F1565D" w:rsidRDefault="00B86E84" w:rsidP="009200C5">
            <w:pPr>
              <w:pStyle w:val="ListParagraph"/>
              <w:numPr>
                <w:ilvl w:val="0"/>
                <w:numId w:val="28"/>
              </w:numPr>
              <w:spacing w:before="120" w:after="120"/>
              <w:ind w:left="432"/>
              <w:jc w:val="both"/>
              <w:rPr>
                <w:rFonts w:ascii="Times New Roman" w:hAnsi="Times New Roman" w:cs="Times New Roman"/>
                <w:sz w:val="24"/>
                <w:szCs w:val="24"/>
              </w:rPr>
            </w:pPr>
            <w:r w:rsidRPr="00F1565D">
              <w:rPr>
                <w:rFonts w:ascii="Times New Roman" w:hAnsi="Times New Roman" w:cs="Times New Roman"/>
                <w:sz w:val="24"/>
                <w:szCs w:val="24"/>
              </w:rPr>
              <w:t>Người dùng chọn một bài tập.</w:t>
            </w:r>
          </w:p>
          <w:p w14:paraId="37B2ED96" w14:textId="77777777" w:rsidR="00B86E84" w:rsidRPr="00F1565D" w:rsidRDefault="00B86E84" w:rsidP="009200C5">
            <w:pPr>
              <w:pStyle w:val="ListParagraph"/>
              <w:numPr>
                <w:ilvl w:val="0"/>
                <w:numId w:val="28"/>
              </w:numPr>
              <w:spacing w:before="120" w:after="120"/>
              <w:ind w:left="432"/>
              <w:jc w:val="both"/>
              <w:rPr>
                <w:rFonts w:ascii="Times New Roman" w:hAnsi="Times New Roman" w:cs="Times New Roman"/>
                <w:sz w:val="24"/>
                <w:szCs w:val="24"/>
              </w:rPr>
            </w:pPr>
            <w:r w:rsidRPr="00F1565D">
              <w:rPr>
                <w:rFonts w:ascii="Times New Roman" w:hAnsi="Times New Roman" w:cs="Times New Roman"/>
                <w:sz w:val="24"/>
                <w:szCs w:val="24"/>
              </w:rPr>
              <w:t>Hệ thống hiển thị danh sách các học sinh đã làm bài tập này.</w:t>
            </w:r>
          </w:p>
          <w:p w14:paraId="66516E9A" w14:textId="77777777" w:rsidR="00B86E84" w:rsidRPr="00F1565D" w:rsidRDefault="00B86E84" w:rsidP="009200C5">
            <w:pPr>
              <w:pStyle w:val="ListParagraph"/>
              <w:numPr>
                <w:ilvl w:val="0"/>
                <w:numId w:val="28"/>
              </w:numPr>
              <w:spacing w:before="120" w:after="120"/>
              <w:ind w:left="432"/>
              <w:jc w:val="both"/>
              <w:rPr>
                <w:rFonts w:ascii="Times New Roman" w:hAnsi="Times New Roman" w:cs="Times New Roman"/>
                <w:sz w:val="24"/>
                <w:szCs w:val="24"/>
              </w:rPr>
            </w:pPr>
            <w:r w:rsidRPr="00F1565D">
              <w:rPr>
                <w:rFonts w:ascii="Times New Roman" w:hAnsi="Times New Roman" w:cs="Times New Roman"/>
                <w:sz w:val="24"/>
                <w:szCs w:val="24"/>
              </w:rPr>
              <w:t>Người dùng chọn một Học Sinh.</w:t>
            </w:r>
          </w:p>
          <w:p w14:paraId="5D0D055A" w14:textId="77777777" w:rsidR="00B86E84" w:rsidRPr="00F1565D" w:rsidRDefault="00B86E84" w:rsidP="009200C5">
            <w:pPr>
              <w:pStyle w:val="ListParagraph"/>
              <w:numPr>
                <w:ilvl w:val="0"/>
                <w:numId w:val="28"/>
              </w:numPr>
              <w:spacing w:before="120" w:after="120"/>
              <w:ind w:left="432"/>
              <w:jc w:val="both"/>
              <w:rPr>
                <w:rFonts w:ascii="Times New Roman" w:hAnsi="Times New Roman" w:cs="Times New Roman"/>
                <w:sz w:val="24"/>
                <w:szCs w:val="24"/>
              </w:rPr>
            </w:pPr>
            <w:r w:rsidRPr="00F1565D">
              <w:rPr>
                <w:rFonts w:ascii="Times New Roman" w:hAnsi="Times New Roman" w:cs="Times New Roman"/>
                <w:sz w:val="24"/>
                <w:szCs w:val="24"/>
              </w:rPr>
              <w:t>Hệ thống hiển thị bài làm của học sinh này.</w:t>
            </w:r>
          </w:p>
          <w:p w14:paraId="57932DC1" w14:textId="77777777" w:rsidR="00B86E84" w:rsidRPr="00F1565D" w:rsidRDefault="00B86E84" w:rsidP="009200C5">
            <w:pPr>
              <w:pStyle w:val="ListParagraph"/>
              <w:numPr>
                <w:ilvl w:val="0"/>
                <w:numId w:val="28"/>
              </w:numPr>
              <w:spacing w:before="120" w:after="120"/>
              <w:ind w:left="432"/>
              <w:jc w:val="both"/>
              <w:rPr>
                <w:rFonts w:ascii="Times New Roman" w:hAnsi="Times New Roman" w:cs="Times New Roman"/>
                <w:sz w:val="24"/>
                <w:szCs w:val="24"/>
              </w:rPr>
            </w:pPr>
            <w:r w:rsidRPr="00F1565D">
              <w:rPr>
                <w:rFonts w:ascii="Times New Roman" w:hAnsi="Times New Roman" w:cs="Times New Roman"/>
                <w:sz w:val="24"/>
                <w:szCs w:val="24"/>
              </w:rPr>
              <w:t>Người dùng chọn Thoát : Use Case kết thúc.</w:t>
            </w:r>
          </w:p>
        </w:tc>
      </w:tr>
      <w:tr w:rsidR="00B86E84" w:rsidRPr="00F1565D" w14:paraId="0825882D" w14:textId="77777777" w:rsidTr="00E21BFE">
        <w:tc>
          <w:tcPr>
            <w:tcW w:w="1278" w:type="pct"/>
          </w:tcPr>
          <w:p w14:paraId="299A115E"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Dòng sự kiện phụ</w:t>
            </w:r>
          </w:p>
        </w:tc>
        <w:tc>
          <w:tcPr>
            <w:tcW w:w="3722" w:type="pct"/>
          </w:tcPr>
          <w:p w14:paraId="16990A1C" w14:textId="77777777" w:rsidR="00B86E84" w:rsidRPr="00F1565D" w:rsidRDefault="00B86E84" w:rsidP="009200C5">
            <w:pPr>
              <w:pStyle w:val="ListParagraph"/>
              <w:numPr>
                <w:ilvl w:val="0"/>
                <w:numId w:val="27"/>
              </w:numPr>
              <w:ind w:left="432"/>
              <w:jc w:val="both"/>
              <w:rPr>
                <w:rFonts w:ascii="Times New Roman" w:hAnsi="Times New Roman" w:cs="Times New Roman"/>
                <w:sz w:val="24"/>
                <w:szCs w:val="24"/>
              </w:rPr>
            </w:pPr>
            <w:r w:rsidRPr="00F1565D">
              <w:rPr>
                <w:rFonts w:ascii="Times New Roman" w:hAnsi="Times New Roman" w:cs="Times New Roman"/>
                <w:sz w:val="24"/>
                <w:szCs w:val="24"/>
              </w:rPr>
              <w:t>Nếu chưa có học sinh nào làm bài tập này : Hệ thống thông báo cho Actors biết và trở lại bước 1</w:t>
            </w:r>
          </w:p>
        </w:tc>
      </w:tr>
      <w:tr w:rsidR="00B86E84" w:rsidRPr="009C50BA" w14:paraId="4B584607" w14:textId="77777777" w:rsidTr="00E21BFE">
        <w:tc>
          <w:tcPr>
            <w:tcW w:w="1278" w:type="pct"/>
          </w:tcPr>
          <w:p w14:paraId="22E5DC13"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Yêu cầu đặc biệt</w:t>
            </w:r>
          </w:p>
        </w:tc>
        <w:tc>
          <w:tcPr>
            <w:tcW w:w="3722" w:type="pct"/>
          </w:tcPr>
          <w:p w14:paraId="67388171" w14:textId="77777777" w:rsidR="00B86E84" w:rsidRPr="00F1565D" w:rsidRDefault="00B86E84" w:rsidP="009200C5">
            <w:pPr>
              <w:pStyle w:val="ListParagraph"/>
              <w:numPr>
                <w:ilvl w:val="0"/>
                <w:numId w:val="20"/>
              </w:numPr>
              <w:spacing w:after="0"/>
              <w:ind w:left="432"/>
              <w:jc w:val="both"/>
              <w:rPr>
                <w:rFonts w:ascii="Times New Roman" w:hAnsi="Times New Roman" w:cs="Times New Roman"/>
                <w:sz w:val="24"/>
                <w:szCs w:val="24"/>
              </w:rPr>
            </w:pPr>
            <w:r w:rsidRPr="009B41A1">
              <w:rPr>
                <w:rFonts w:ascii="Times New Roman" w:hAnsi="Times New Roman" w:cs="Times New Roman"/>
                <w:sz w:val="24"/>
                <w:szCs w:val="24"/>
              </w:rPr>
              <w:t>Hệ thống cho phép di chuyển sang bài làm của học sinh khác nhanh chóng.</w:t>
            </w:r>
          </w:p>
          <w:p w14:paraId="7DCAC342" w14:textId="77777777" w:rsidR="00B86E84" w:rsidRPr="00F1565D" w:rsidRDefault="00B86E84" w:rsidP="009200C5">
            <w:pPr>
              <w:pStyle w:val="ListParagraph"/>
              <w:numPr>
                <w:ilvl w:val="0"/>
                <w:numId w:val="20"/>
              </w:numPr>
              <w:spacing w:after="0"/>
              <w:ind w:left="432"/>
              <w:jc w:val="both"/>
              <w:rPr>
                <w:rFonts w:ascii="Times New Roman" w:hAnsi="Times New Roman" w:cs="Times New Roman"/>
                <w:sz w:val="24"/>
                <w:szCs w:val="24"/>
              </w:rPr>
            </w:pPr>
            <w:r w:rsidRPr="009B41A1">
              <w:rPr>
                <w:rFonts w:ascii="Times New Roman" w:hAnsi="Times New Roman" w:cs="Times New Roman"/>
                <w:sz w:val="24"/>
                <w:szCs w:val="24"/>
              </w:rPr>
              <w:t>Hệ thống cho phép di chuyển sang bài tập khác của cùng học sinh đang xem nhanh chóng.</w:t>
            </w:r>
          </w:p>
          <w:p w14:paraId="66B1BACD" w14:textId="77777777" w:rsidR="00B86E84" w:rsidRPr="00F1565D" w:rsidRDefault="00B86E84" w:rsidP="009200C5">
            <w:pPr>
              <w:pStyle w:val="ListParagraph"/>
              <w:numPr>
                <w:ilvl w:val="0"/>
                <w:numId w:val="20"/>
              </w:numPr>
              <w:spacing w:after="0"/>
              <w:ind w:left="432"/>
              <w:jc w:val="both"/>
              <w:rPr>
                <w:rFonts w:ascii="Times New Roman" w:hAnsi="Times New Roman" w:cs="Times New Roman"/>
                <w:sz w:val="24"/>
                <w:szCs w:val="24"/>
              </w:rPr>
            </w:pPr>
            <w:r w:rsidRPr="009B41A1">
              <w:rPr>
                <w:rFonts w:ascii="Times New Roman" w:hAnsi="Times New Roman" w:cs="Times New Roman"/>
                <w:sz w:val="24"/>
                <w:szCs w:val="24"/>
              </w:rPr>
              <w:t>Actor không được phép thay đổi bài làm của học sinh.</w:t>
            </w:r>
          </w:p>
        </w:tc>
      </w:tr>
      <w:tr w:rsidR="00B86E84" w:rsidRPr="00F1565D" w14:paraId="25596C69" w14:textId="77777777" w:rsidTr="00E21BFE">
        <w:tc>
          <w:tcPr>
            <w:tcW w:w="1278" w:type="pct"/>
          </w:tcPr>
          <w:p w14:paraId="1483688A"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Điểm mở rộng</w:t>
            </w:r>
          </w:p>
        </w:tc>
        <w:tc>
          <w:tcPr>
            <w:tcW w:w="3722" w:type="pct"/>
          </w:tcPr>
          <w:p w14:paraId="104E427D" w14:textId="77777777" w:rsidR="00B86E84" w:rsidRPr="00F1565D" w:rsidRDefault="00B86E84" w:rsidP="00E21BFE">
            <w:pPr>
              <w:spacing w:line="276" w:lineRule="auto"/>
              <w:jc w:val="both"/>
              <w:rPr>
                <w:rFonts w:ascii="Times New Roman" w:hAnsi="Times New Roman"/>
                <w:sz w:val="24"/>
                <w:szCs w:val="24"/>
              </w:rPr>
            </w:pPr>
          </w:p>
        </w:tc>
      </w:tr>
    </w:tbl>
    <w:p w14:paraId="72A0B80E" w14:textId="77777777" w:rsidR="00B86E84" w:rsidRDefault="00B86E84" w:rsidP="00B86E84"/>
    <w:p w14:paraId="1AC1EEF8" w14:textId="77777777" w:rsidR="00B86E84" w:rsidRPr="00F12796" w:rsidRDefault="00B86E84" w:rsidP="00B86E84">
      <w:pPr>
        <w:pStyle w:val="Heading3"/>
        <w:rPr>
          <w:rFonts w:ascii="Arial" w:hAnsi="Arial" w:cs="Arial"/>
          <w:szCs w:val="22"/>
          <w:lang w:val="vi-VN"/>
        </w:rPr>
      </w:pPr>
      <w:bookmarkStart w:id="825" w:name="_Toc261981581"/>
      <w:r w:rsidRPr="00F12796">
        <w:rPr>
          <w:rFonts w:ascii="Arial" w:hAnsi="Arial" w:cs="Arial"/>
          <w:szCs w:val="22"/>
          <w:lang w:val="vi-VN"/>
        </w:rPr>
        <w:t>UC-33: Xem Bảng Điểm Lớp</w:t>
      </w:r>
      <w:bookmarkEnd w:id="825"/>
    </w:p>
    <w:p w14:paraId="1CF95991" w14:textId="77777777" w:rsidR="00B86E84" w:rsidRDefault="00B86E84" w:rsidP="00B86E84">
      <w:pPr>
        <w:rPr>
          <w:rFonts w:cs="Arial"/>
          <w:szCs w:val="22"/>
        </w:rPr>
      </w:pPr>
    </w:p>
    <w:tbl>
      <w:tblPr>
        <w:tblStyle w:val="TableGrid"/>
        <w:tblW w:w="5000" w:type="pct"/>
        <w:tblLook w:val="04A0" w:firstRow="1" w:lastRow="0" w:firstColumn="1" w:lastColumn="0" w:noHBand="0" w:noVBand="1"/>
      </w:tblPr>
      <w:tblGrid>
        <w:gridCol w:w="2668"/>
        <w:gridCol w:w="7772"/>
      </w:tblGrid>
      <w:tr w:rsidR="00B86E84" w:rsidRPr="00F1565D" w14:paraId="7184FDAC" w14:textId="77777777" w:rsidTr="00E21BFE">
        <w:tc>
          <w:tcPr>
            <w:tcW w:w="1278" w:type="pct"/>
          </w:tcPr>
          <w:p w14:paraId="24EDCF5E"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Mã số Use-Case</w:t>
            </w:r>
          </w:p>
        </w:tc>
        <w:tc>
          <w:tcPr>
            <w:tcW w:w="3722" w:type="pct"/>
          </w:tcPr>
          <w:p w14:paraId="52390BC2" w14:textId="77777777" w:rsidR="00B86E84" w:rsidRPr="00F1565D" w:rsidRDefault="00B86E84" w:rsidP="00E21BFE">
            <w:pPr>
              <w:spacing w:line="276" w:lineRule="auto"/>
              <w:jc w:val="both"/>
              <w:rPr>
                <w:rFonts w:ascii="Times New Roman" w:hAnsi="Times New Roman"/>
                <w:b/>
                <w:sz w:val="24"/>
                <w:szCs w:val="24"/>
              </w:rPr>
            </w:pPr>
            <w:r w:rsidRPr="00F1565D">
              <w:rPr>
                <w:rFonts w:ascii="Times New Roman" w:hAnsi="Times New Roman"/>
                <w:b/>
                <w:sz w:val="24"/>
                <w:szCs w:val="24"/>
              </w:rPr>
              <w:t>UC-33</w:t>
            </w:r>
          </w:p>
        </w:tc>
      </w:tr>
      <w:tr w:rsidR="00B86E84" w:rsidRPr="00F1565D" w14:paraId="4D6BBDBB" w14:textId="77777777" w:rsidTr="00E21BFE">
        <w:tc>
          <w:tcPr>
            <w:tcW w:w="1278" w:type="pct"/>
          </w:tcPr>
          <w:p w14:paraId="1604946A"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Tên Use-Case</w:t>
            </w:r>
          </w:p>
        </w:tc>
        <w:tc>
          <w:tcPr>
            <w:tcW w:w="3722" w:type="pct"/>
          </w:tcPr>
          <w:p w14:paraId="48BE73C2" w14:textId="77777777" w:rsidR="00B86E84" w:rsidRPr="00F1565D" w:rsidRDefault="00B86E84" w:rsidP="00E21BFE">
            <w:pPr>
              <w:spacing w:line="276" w:lineRule="auto"/>
              <w:jc w:val="both"/>
              <w:rPr>
                <w:rFonts w:ascii="Times New Roman" w:hAnsi="Times New Roman"/>
                <w:b/>
                <w:sz w:val="24"/>
                <w:szCs w:val="24"/>
              </w:rPr>
            </w:pPr>
            <w:r w:rsidRPr="00F1565D">
              <w:rPr>
                <w:rFonts w:ascii="Times New Roman" w:hAnsi="Times New Roman"/>
                <w:b/>
                <w:sz w:val="24"/>
                <w:szCs w:val="24"/>
              </w:rPr>
              <w:t>Xem Bảng Điểm Lớp</w:t>
            </w:r>
          </w:p>
        </w:tc>
      </w:tr>
      <w:tr w:rsidR="00B86E84" w:rsidRPr="00F1565D" w14:paraId="5F91905D" w14:textId="77777777" w:rsidTr="00E21BFE">
        <w:tc>
          <w:tcPr>
            <w:tcW w:w="1278" w:type="pct"/>
          </w:tcPr>
          <w:p w14:paraId="395A8A1F"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Actors</w:t>
            </w:r>
          </w:p>
        </w:tc>
        <w:tc>
          <w:tcPr>
            <w:tcW w:w="3722" w:type="pct"/>
          </w:tcPr>
          <w:p w14:paraId="6171A346" w14:textId="77777777" w:rsidR="00B86E84" w:rsidRPr="00F1565D" w:rsidRDefault="00B86E84" w:rsidP="00E21BFE">
            <w:pPr>
              <w:spacing w:line="276" w:lineRule="auto"/>
              <w:jc w:val="both"/>
              <w:rPr>
                <w:rFonts w:ascii="Times New Roman" w:hAnsi="Times New Roman"/>
                <w:sz w:val="24"/>
                <w:szCs w:val="24"/>
              </w:rPr>
            </w:pPr>
            <w:r w:rsidRPr="00F1565D">
              <w:rPr>
                <w:rFonts w:ascii="Times New Roman" w:hAnsi="Times New Roman"/>
                <w:sz w:val="24"/>
                <w:szCs w:val="24"/>
              </w:rPr>
              <w:t>Phụ Huynh, Giáo Viên</w:t>
            </w:r>
          </w:p>
        </w:tc>
      </w:tr>
      <w:tr w:rsidR="00B86E84" w:rsidRPr="00F1565D" w14:paraId="4662B0B3" w14:textId="77777777" w:rsidTr="00E21BFE">
        <w:tc>
          <w:tcPr>
            <w:tcW w:w="1278" w:type="pct"/>
          </w:tcPr>
          <w:p w14:paraId="6E5C3B1D"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Mô tả</w:t>
            </w:r>
          </w:p>
        </w:tc>
        <w:tc>
          <w:tcPr>
            <w:tcW w:w="3722" w:type="pct"/>
          </w:tcPr>
          <w:p w14:paraId="6354C6FD" w14:textId="77777777" w:rsidR="00B86E84" w:rsidRPr="00F1565D" w:rsidRDefault="00B86E84" w:rsidP="00E21BFE">
            <w:pPr>
              <w:spacing w:line="276" w:lineRule="auto"/>
              <w:jc w:val="both"/>
              <w:rPr>
                <w:rFonts w:ascii="Times New Roman" w:hAnsi="Times New Roman"/>
                <w:sz w:val="24"/>
                <w:szCs w:val="24"/>
              </w:rPr>
            </w:pPr>
            <w:r w:rsidRPr="00F1565D">
              <w:rPr>
                <w:rFonts w:ascii="Times New Roman" w:hAnsi="Times New Roman"/>
                <w:sz w:val="24"/>
                <w:szCs w:val="24"/>
              </w:rPr>
              <w:t>C</w:t>
            </w:r>
            <w:r w:rsidRPr="00F1565D">
              <w:rPr>
                <w:rFonts w:ascii="Times New Roman" w:hAnsi="Times New Roman"/>
                <w:sz w:val="24"/>
                <w:szCs w:val="24"/>
                <w:lang w:val="vi-VN"/>
              </w:rPr>
              <w:t xml:space="preserve">ho phép </w:t>
            </w:r>
            <w:r w:rsidRPr="00F1565D">
              <w:rPr>
                <w:rFonts w:ascii="Times New Roman" w:hAnsi="Times New Roman"/>
                <w:sz w:val="24"/>
                <w:szCs w:val="24"/>
              </w:rPr>
              <w:t>Actors xem bảng điểm của mọi Học Sinh trong hệ thống.</w:t>
            </w:r>
          </w:p>
        </w:tc>
      </w:tr>
      <w:tr w:rsidR="00B86E84" w:rsidRPr="00F1565D" w14:paraId="240C5183" w14:textId="77777777" w:rsidTr="00E21BFE">
        <w:tc>
          <w:tcPr>
            <w:tcW w:w="1278" w:type="pct"/>
          </w:tcPr>
          <w:p w14:paraId="5321A63B"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lastRenderedPageBreak/>
              <w:t>Sự kiện bắt đầu</w:t>
            </w:r>
          </w:p>
        </w:tc>
        <w:tc>
          <w:tcPr>
            <w:tcW w:w="3722" w:type="pct"/>
          </w:tcPr>
          <w:p w14:paraId="4CF31227" w14:textId="77777777" w:rsidR="00B86E84" w:rsidRPr="00F1565D" w:rsidRDefault="00B86E84" w:rsidP="00E21BFE">
            <w:pPr>
              <w:spacing w:line="276" w:lineRule="auto"/>
              <w:jc w:val="both"/>
              <w:rPr>
                <w:rFonts w:ascii="Times New Roman" w:hAnsi="Times New Roman"/>
                <w:sz w:val="24"/>
                <w:szCs w:val="24"/>
              </w:rPr>
            </w:pPr>
            <w:r w:rsidRPr="00F1565D">
              <w:rPr>
                <w:rFonts w:ascii="Times New Roman" w:hAnsi="Times New Roman"/>
                <w:sz w:val="24"/>
                <w:szCs w:val="24"/>
              </w:rPr>
              <w:t>A</w:t>
            </w:r>
            <w:r w:rsidRPr="00F1565D">
              <w:rPr>
                <w:rFonts w:ascii="Times New Roman" w:hAnsi="Times New Roman"/>
                <w:sz w:val="24"/>
                <w:szCs w:val="24"/>
                <w:lang w:val="vi-VN"/>
              </w:rPr>
              <w:t>ctor</w:t>
            </w:r>
            <w:r w:rsidRPr="00F1565D">
              <w:rPr>
                <w:rFonts w:ascii="Times New Roman" w:hAnsi="Times New Roman"/>
                <w:sz w:val="24"/>
                <w:szCs w:val="24"/>
              </w:rPr>
              <w:t>s</w:t>
            </w:r>
            <w:r w:rsidRPr="00F1565D">
              <w:rPr>
                <w:rFonts w:ascii="Times New Roman" w:hAnsi="Times New Roman"/>
                <w:sz w:val="24"/>
                <w:szCs w:val="24"/>
                <w:lang w:val="vi-VN"/>
              </w:rPr>
              <w:t xml:space="preserve"> chọn chức năng </w:t>
            </w:r>
            <w:r w:rsidRPr="00F1565D">
              <w:rPr>
                <w:rFonts w:ascii="Times New Roman" w:hAnsi="Times New Roman"/>
                <w:sz w:val="24"/>
                <w:szCs w:val="24"/>
              </w:rPr>
              <w:t>Xem Bảng Điểm Lớp</w:t>
            </w:r>
          </w:p>
        </w:tc>
      </w:tr>
      <w:tr w:rsidR="00B86E84" w:rsidRPr="00F1565D" w14:paraId="597FE1D5" w14:textId="77777777" w:rsidTr="00E21BFE">
        <w:tc>
          <w:tcPr>
            <w:tcW w:w="1278" w:type="pct"/>
          </w:tcPr>
          <w:p w14:paraId="079FE549"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Điều kiện tiên quyết</w:t>
            </w:r>
          </w:p>
        </w:tc>
        <w:tc>
          <w:tcPr>
            <w:tcW w:w="3722" w:type="pct"/>
          </w:tcPr>
          <w:p w14:paraId="1C2BDB11" w14:textId="77777777" w:rsidR="00B86E84" w:rsidRPr="00F1565D" w:rsidRDefault="00B86E84" w:rsidP="00E21BFE">
            <w:pPr>
              <w:spacing w:line="276" w:lineRule="auto"/>
              <w:jc w:val="both"/>
              <w:rPr>
                <w:rFonts w:ascii="Times New Roman" w:hAnsi="Times New Roman"/>
                <w:sz w:val="24"/>
                <w:szCs w:val="24"/>
              </w:rPr>
            </w:pPr>
            <w:r w:rsidRPr="00F1565D">
              <w:rPr>
                <w:rFonts w:ascii="Times New Roman" w:hAnsi="Times New Roman"/>
                <w:sz w:val="24"/>
                <w:szCs w:val="24"/>
              </w:rPr>
              <w:t>Người dùng cần đăng nhập thành công với vai trò Phụ Huynh, Giáo Viên</w:t>
            </w:r>
          </w:p>
        </w:tc>
      </w:tr>
      <w:tr w:rsidR="00B86E84" w:rsidRPr="00F1565D" w14:paraId="6313F0C5" w14:textId="77777777" w:rsidTr="00E21BFE">
        <w:tc>
          <w:tcPr>
            <w:tcW w:w="1278" w:type="pct"/>
          </w:tcPr>
          <w:p w14:paraId="1A078D3C"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Post-Conditions</w:t>
            </w:r>
          </w:p>
        </w:tc>
        <w:tc>
          <w:tcPr>
            <w:tcW w:w="3722" w:type="pct"/>
          </w:tcPr>
          <w:p w14:paraId="2EC1FD02" w14:textId="77777777" w:rsidR="00B86E84" w:rsidRPr="00F1565D" w:rsidRDefault="00B86E84" w:rsidP="00E21BFE">
            <w:pPr>
              <w:pStyle w:val="ListParagraph"/>
              <w:spacing w:after="0"/>
              <w:ind w:left="252"/>
              <w:jc w:val="both"/>
              <w:rPr>
                <w:rFonts w:ascii="Times New Roman" w:hAnsi="Times New Roman" w:cs="Times New Roman"/>
                <w:sz w:val="24"/>
                <w:szCs w:val="24"/>
              </w:rPr>
            </w:pPr>
          </w:p>
        </w:tc>
      </w:tr>
      <w:tr w:rsidR="00B86E84" w:rsidRPr="00F1565D" w14:paraId="2D72DDED" w14:textId="77777777" w:rsidTr="00E21BFE">
        <w:tc>
          <w:tcPr>
            <w:tcW w:w="1278" w:type="pct"/>
          </w:tcPr>
          <w:p w14:paraId="0F089481"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Dòng sự kiện chính</w:t>
            </w:r>
          </w:p>
        </w:tc>
        <w:tc>
          <w:tcPr>
            <w:tcW w:w="3722" w:type="pct"/>
          </w:tcPr>
          <w:p w14:paraId="5735D1A8" w14:textId="77777777" w:rsidR="00B86E84" w:rsidRPr="00F1565D" w:rsidRDefault="00B86E84" w:rsidP="009200C5">
            <w:pPr>
              <w:pStyle w:val="ListParagraph"/>
              <w:numPr>
                <w:ilvl w:val="1"/>
                <w:numId w:val="29"/>
              </w:numPr>
              <w:spacing w:before="120" w:after="120"/>
              <w:ind w:left="432"/>
              <w:jc w:val="both"/>
              <w:rPr>
                <w:rFonts w:ascii="Times New Roman" w:hAnsi="Times New Roman" w:cs="Times New Roman"/>
                <w:sz w:val="24"/>
                <w:szCs w:val="24"/>
              </w:rPr>
            </w:pPr>
            <w:r w:rsidRPr="00F1565D">
              <w:rPr>
                <w:rFonts w:ascii="Times New Roman" w:hAnsi="Times New Roman" w:cs="Times New Roman"/>
                <w:sz w:val="24"/>
                <w:szCs w:val="24"/>
              </w:rPr>
              <w:t>Hệ thống hiển thị danh sách các học sinh đã làm bài tập này.</w:t>
            </w:r>
          </w:p>
          <w:p w14:paraId="46B90E18" w14:textId="77777777" w:rsidR="00B86E84" w:rsidRPr="00F1565D" w:rsidRDefault="00B86E84" w:rsidP="009200C5">
            <w:pPr>
              <w:pStyle w:val="ListParagraph"/>
              <w:numPr>
                <w:ilvl w:val="1"/>
                <w:numId w:val="29"/>
              </w:numPr>
              <w:spacing w:before="120" w:after="120"/>
              <w:ind w:left="432"/>
              <w:jc w:val="both"/>
              <w:rPr>
                <w:rFonts w:ascii="Times New Roman" w:hAnsi="Times New Roman" w:cs="Times New Roman"/>
                <w:sz w:val="24"/>
                <w:szCs w:val="24"/>
              </w:rPr>
            </w:pPr>
            <w:r w:rsidRPr="00F1565D">
              <w:rPr>
                <w:rFonts w:ascii="Times New Roman" w:hAnsi="Times New Roman" w:cs="Times New Roman"/>
                <w:sz w:val="24"/>
                <w:szCs w:val="24"/>
              </w:rPr>
              <w:t>Người dùng chọn một Học Sinh.</w:t>
            </w:r>
          </w:p>
          <w:p w14:paraId="445E966B" w14:textId="77777777" w:rsidR="00B86E84" w:rsidRPr="00F1565D" w:rsidRDefault="00B86E84" w:rsidP="009200C5">
            <w:pPr>
              <w:pStyle w:val="ListParagraph"/>
              <w:numPr>
                <w:ilvl w:val="1"/>
                <w:numId w:val="29"/>
              </w:numPr>
              <w:spacing w:before="120" w:after="120"/>
              <w:ind w:left="432"/>
              <w:jc w:val="both"/>
              <w:rPr>
                <w:rFonts w:ascii="Times New Roman" w:hAnsi="Times New Roman" w:cs="Times New Roman"/>
                <w:sz w:val="24"/>
                <w:szCs w:val="24"/>
              </w:rPr>
            </w:pPr>
            <w:r w:rsidRPr="00F1565D">
              <w:rPr>
                <w:rFonts w:ascii="Times New Roman" w:hAnsi="Times New Roman" w:cs="Times New Roman"/>
                <w:sz w:val="24"/>
                <w:szCs w:val="24"/>
              </w:rPr>
              <w:t>Hệ thống hiển thị bảng điểm của học sinh này.</w:t>
            </w:r>
          </w:p>
          <w:p w14:paraId="7BBD6FB1" w14:textId="77777777" w:rsidR="00B86E84" w:rsidRPr="00F1565D" w:rsidRDefault="00B86E84" w:rsidP="009200C5">
            <w:pPr>
              <w:pStyle w:val="ListParagraph"/>
              <w:numPr>
                <w:ilvl w:val="1"/>
                <w:numId w:val="29"/>
              </w:numPr>
              <w:spacing w:before="120" w:after="120"/>
              <w:ind w:left="432"/>
              <w:jc w:val="both"/>
              <w:rPr>
                <w:rFonts w:ascii="Times New Roman" w:hAnsi="Times New Roman" w:cs="Times New Roman"/>
                <w:sz w:val="24"/>
                <w:szCs w:val="24"/>
              </w:rPr>
            </w:pPr>
            <w:r w:rsidRPr="00F1565D">
              <w:rPr>
                <w:rFonts w:ascii="Times New Roman" w:hAnsi="Times New Roman" w:cs="Times New Roman"/>
                <w:sz w:val="24"/>
                <w:szCs w:val="24"/>
              </w:rPr>
              <w:t>Người dùng chọn Thoát : Use Case kết thúc.</w:t>
            </w:r>
          </w:p>
        </w:tc>
      </w:tr>
      <w:tr w:rsidR="00B86E84" w:rsidRPr="00F1565D" w14:paraId="0741BF16" w14:textId="77777777" w:rsidTr="00E21BFE">
        <w:tc>
          <w:tcPr>
            <w:tcW w:w="1278" w:type="pct"/>
          </w:tcPr>
          <w:p w14:paraId="2AB893E8"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Dòng sự kiện phụ</w:t>
            </w:r>
          </w:p>
        </w:tc>
        <w:tc>
          <w:tcPr>
            <w:tcW w:w="3722" w:type="pct"/>
          </w:tcPr>
          <w:p w14:paraId="060EF7B6" w14:textId="77777777" w:rsidR="00B86E84" w:rsidRPr="00F1565D" w:rsidRDefault="00B86E84" w:rsidP="00E21BFE">
            <w:pPr>
              <w:spacing w:line="276" w:lineRule="auto"/>
              <w:jc w:val="both"/>
              <w:rPr>
                <w:rFonts w:ascii="Times New Roman" w:hAnsi="Times New Roman"/>
                <w:sz w:val="24"/>
                <w:szCs w:val="24"/>
              </w:rPr>
            </w:pPr>
          </w:p>
        </w:tc>
      </w:tr>
      <w:tr w:rsidR="00B86E84" w:rsidRPr="009C50BA" w14:paraId="3B97BCD2" w14:textId="77777777" w:rsidTr="00E21BFE">
        <w:tc>
          <w:tcPr>
            <w:tcW w:w="1278" w:type="pct"/>
          </w:tcPr>
          <w:p w14:paraId="004C6ACA"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Yêu cầu đặc biệt</w:t>
            </w:r>
          </w:p>
        </w:tc>
        <w:tc>
          <w:tcPr>
            <w:tcW w:w="3722" w:type="pct"/>
          </w:tcPr>
          <w:p w14:paraId="0EA978EA" w14:textId="77777777" w:rsidR="00B86E84" w:rsidRPr="00F1565D" w:rsidRDefault="00B86E84" w:rsidP="009200C5">
            <w:pPr>
              <w:pStyle w:val="ListParagraph"/>
              <w:numPr>
                <w:ilvl w:val="0"/>
                <w:numId w:val="20"/>
              </w:numPr>
              <w:spacing w:after="0"/>
              <w:ind w:left="432"/>
              <w:jc w:val="both"/>
              <w:rPr>
                <w:rFonts w:ascii="Times New Roman" w:hAnsi="Times New Roman" w:cs="Times New Roman"/>
                <w:sz w:val="24"/>
                <w:szCs w:val="24"/>
              </w:rPr>
            </w:pPr>
            <w:r w:rsidRPr="009B41A1">
              <w:rPr>
                <w:rFonts w:ascii="Times New Roman" w:hAnsi="Times New Roman" w:cs="Times New Roman"/>
                <w:sz w:val="24"/>
                <w:szCs w:val="24"/>
              </w:rPr>
              <w:t>Hệ thống cho phép di chuyển sang bảng điểm của học sinh khác nhanh chóng.</w:t>
            </w:r>
          </w:p>
          <w:p w14:paraId="16905EF6" w14:textId="77777777" w:rsidR="00B86E84" w:rsidRPr="00F1565D" w:rsidRDefault="00B86E84" w:rsidP="009200C5">
            <w:pPr>
              <w:pStyle w:val="ListParagraph"/>
              <w:numPr>
                <w:ilvl w:val="0"/>
                <w:numId w:val="20"/>
              </w:numPr>
              <w:spacing w:after="0"/>
              <w:ind w:left="432"/>
              <w:jc w:val="both"/>
              <w:rPr>
                <w:rFonts w:ascii="Times New Roman" w:hAnsi="Times New Roman" w:cs="Times New Roman"/>
                <w:sz w:val="24"/>
                <w:szCs w:val="24"/>
              </w:rPr>
            </w:pPr>
            <w:r w:rsidRPr="009B41A1">
              <w:rPr>
                <w:rFonts w:ascii="Times New Roman" w:hAnsi="Times New Roman" w:cs="Times New Roman"/>
                <w:sz w:val="24"/>
                <w:szCs w:val="24"/>
              </w:rPr>
              <w:t>Người dùng không được phép thay đổi bảng điểm của học sinh.</w:t>
            </w:r>
          </w:p>
        </w:tc>
      </w:tr>
      <w:tr w:rsidR="00B86E84" w:rsidRPr="00F1565D" w14:paraId="420B41F5" w14:textId="77777777" w:rsidTr="00E21BFE">
        <w:tc>
          <w:tcPr>
            <w:tcW w:w="1278" w:type="pct"/>
          </w:tcPr>
          <w:p w14:paraId="47338BD4"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Điểm mở rộng</w:t>
            </w:r>
          </w:p>
        </w:tc>
        <w:tc>
          <w:tcPr>
            <w:tcW w:w="3722" w:type="pct"/>
          </w:tcPr>
          <w:p w14:paraId="1F881145" w14:textId="77777777" w:rsidR="00B86E84" w:rsidRPr="00F1565D" w:rsidRDefault="00B86E84" w:rsidP="00E21BFE">
            <w:pPr>
              <w:spacing w:line="276" w:lineRule="auto"/>
              <w:jc w:val="both"/>
              <w:rPr>
                <w:rFonts w:ascii="Times New Roman" w:hAnsi="Times New Roman"/>
                <w:sz w:val="24"/>
                <w:szCs w:val="24"/>
              </w:rPr>
            </w:pPr>
          </w:p>
        </w:tc>
      </w:tr>
    </w:tbl>
    <w:p w14:paraId="44EE2F31" w14:textId="77777777" w:rsidR="00B86E84" w:rsidRDefault="00B86E84" w:rsidP="00B86E84">
      <w:pPr>
        <w:rPr>
          <w:rFonts w:cs="Arial"/>
          <w:szCs w:val="22"/>
        </w:rPr>
      </w:pPr>
    </w:p>
    <w:p w14:paraId="009546D1" w14:textId="77777777" w:rsidR="00B86E84" w:rsidRPr="00F12796" w:rsidRDefault="00B86E84" w:rsidP="00B86E84">
      <w:pPr>
        <w:pStyle w:val="Heading3"/>
        <w:rPr>
          <w:rFonts w:ascii="Arial" w:hAnsi="Arial" w:cs="Arial"/>
          <w:szCs w:val="22"/>
          <w:lang w:val="vi-VN"/>
        </w:rPr>
      </w:pPr>
      <w:bookmarkStart w:id="826" w:name="_Toc261981582"/>
      <w:r w:rsidRPr="00F12796">
        <w:rPr>
          <w:rFonts w:ascii="Arial" w:hAnsi="Arial" w:cs="Arial"/>
          <w:szCs w:val="22"/>
          <w:lang w:val="vi-VN"/>
        </w:rPr>
        <w:t>UC-34: Xem Bảng Thống Kê</w:t>
      </w:r>
      <w:bookmarkEnd w:id="826"/>
    </w:p>
    <w:p w14:paraId="79CA757F" w14:textId="77777777" w:rsidR="00B86E84" w:rsidRPr="003C2EDA" w:rsidRDefault="00B86E84" w:rsidP="00B86E84"/>
    <w:tbl>
      <w:tblPr>
        <w:tblStyle w:val="TableGrid"/>
        <w:tblW w:w="5000" w:type="pct"/>
        <w:tblLook w:val="04A0" w:firstRow="1" w:lastRow="0" w:firstColumn="1" w:lastColumn="0" w:noHBand="0" w:noVBand="1"/>
      </w:tblPr>
      <w:tblGrid>
        <w:gridCol w:w="2668"/>
        <w:gridCol w:w="7772"/>
      </w:tblGrid>
      <w:tr w:rsidR="00B86E84" w:rsidRPr="00F1565D" w14:paraId="31426660" w14:textId="77777777" w:rsidTr="00E21BFE">
        <w:tc>
          <w:tcPr>
            <w:tcW w:w="1278" w:type="pct"/>
          </w:tcPr>
          <w:p w14:paraId="670A8478"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Mã số Use-Case</w:t>
            </w:r>
          </w:p>
        </w:tc>
        <w:tc>
          <w:tcPr>
            <w:tcW w:w="3722" w:type="pct"/>
          </w:tcPr>
          <w:p w14:paraId="1988D43A" w14:textId="77777777" w:rsidR="00B86E84" w:rsidRPr="00F1565D" w:rsidRDefault="00B86E84" w:rsidP="00E21BFE">
            <w:pPr>
              <w:spacing w:line="276" w:lineRule="auto"/>
              <w:jc w:val="both"/>
              <w:rPr>
                <w:rFonts w:ascii="Times New Roman" w:hAnsi="Times New Roman"/>
                <w:b/>
                <w:sz w:val="24"/>
                <w:szCs w:val="24"/>
              </w:rPr>
            </w:pPr>
            <w:r w:rsidRPr="00F1565D">
              <w:rPr>
                <w:rFonts w:ascii="Times New Roman" w:hAnsi="Times New Roman"/>
                <w:b/>
                <w:sz w:val="24"/>
                <w:szCs w:val="24"/>
              </w:rPr>
              <w:t>UC-34</w:t>
            </w:r>
          </w:p>
        </w:tc>
      </w:tr>
      <w:tr w:rsidR="00B86E84" w:rsidRPr="00F1565D" w14:paraId="09E59075" w14:textId="77777777" w:rsidTr="00E21BFE">
        <w:tc>
          <w:tcPr>
            <w:tcW w:w="1278" w:type="pct"/>
          </w:tcPr>
          <w:p w14:paraId="5B5E3848"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Tên Use-Case</w:t>
            </w:r>
          </w:p>
        </w:tc>
        <w:tc>
          <w:tcPr>
            <w:tcW w:w="3722" w:type="pct"/>
          </w:tcPr>
          <w:p w14:paraId="48A1FFF7" w14:textId="77777777" w:rsidR="00B86E84" w:rsidRPr="00F1565D" w:rsidRDefault="00B86E84" w:rsidP="00E21BFE">
            <w:pPr>
              <w:spacing w:line="276" w:lineRule="auto"/>
              <w:jc w:val="both"/>
              <w:rPr>
                <w:rFonts w:ascii="Times New Roman" w:hAnsi="Times New Roman"/>
                <w:b/>
                <w:sz w:val="24"/>
                <w:szCs w:val="24"/>
              </w:rPr>
            </w:pPr>
            <w:r w:rsidRPr="00F1565D">
              <w:rPr>
                <w:rFonts w:ascii="Times New Roman" w:hAnsi="Times New Roman"/>
                <w:b/>
                <w:sz w:val="24"/>
                <w:szCs w:val="24"/>
              </w:rPr>
              <w:t>Xem Bảng Thống Kê</w:t>
            </w:r>
          </w:p>
        </w:tc>
      </w:tr>
      <w:tr w:rsidR="00B86E84" w:rsidRPr="00F1565D" w14:paraId="5FA33970" w14:textId="77777777" w:rsidTr="00E21BFE">
        <w:tc>
          <w:tcPr>
            <w:tcW w:w="1278" w:type="pct"/>
          </w:tcPr>
          <w:p w14:paraId="46E3974B"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Actors</w:t>
            </w:r>
          </w:p>
        </w:tc>
        <w:tc>
          <w:tcPr>
            <w:tcW w:w="3722" w:type="pct"/>
          </w:tcPr>
          <w:p w14:paraId="242FFA54" w14:textId="77777777" w:rsidR="00B86E84" w:rsidRPr="00F1565D" w:rsidRDefault="00B86E84" w:rsidP="00E21BFE">
            <w:pPr>
              <w:spacing w:line="276" w:lineRule="auto"/>
              <w:jc w:val="both"/>
              <w:rPr>
                <w:rFonts w:ascii="Times New Roman" w:hAnsi="Times New Roman"/>
                <w:sz w:val="24"/>
                <w:szCs w:val="24"/>
              </w:rPr>
            </w:pPr>
            <w:r w:rsidRPr="00F1565D">
              <w:rPr>
                <w:rFonts w:ascii="Times New Roman" w:hAnsi="Times New Roman"/>
                <w:sz w:val="24"/>
                <w:szCs w:val="24"/>
              </w:rPr>
              <w:t>Phụ Huynh, Giáo Viên</w:t>
            </w:r>
          </w:p>
        </w:tc>
      </w:tr>
      <w:tr w:rsidR="00B86E84" w:rsidRPr="00F1565D" w14:paraId="5D968AA4" w14:textId="77777777" w:rsidTr="00E21BFE">
        <w:tc>
          <w:tcPr>
            <w:tcW w:w="1278" w:type="pct"/>
          </w:tcPr>
          <w:p w14:paraId="13DF5E20"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Mô tả</w:t>
            </w:r>
          </w:p>
        </w:tc>
        <w:tc>
          <w:tcPr>
            <w:tcW w:w="3722" w:type="pct"/>
          </w:tcPr>
          <w:p w14:paraId="7B2A9C55" w14:textId="77777777" w:rsidR="00B86E84" w:rsidRPr="00F1565D" w:rsidRDefault="00B86E84" w:rsidP="00E21BFE">
            <w:pPr>
              <w:spacing w:line="276" w:lineRule="auto"/>
              <w:jc w:val="both"/>
              <w:rPr>
                <w:rFonts w:ascii="Times New Roman" w:hAnsi="Times New Roman"/>
                <w:sz w:val="24"/>
                <w:szCs w:val="24"/>
              </w:rPr>
            </w:pPr>
            <w:r w:rsidRPr="00F1565D">
              <w:rPr>
                <w:rFonts w:ascii="Times New Roman" w:hAnsi="Times New Roman"/>
                <w:sz w:val="24"/>
                <w:szCs w:val="24"/>
              </w:rPr>
              <w:t>C</w:t>
            </w:r>
            <w:r w:rsidRPr="00F1565D">
              <w:rPr>
                <w:rFonts w:ascii="Times New Roman" w:hAnsi="Times New Roman"/>
                <w:sz w:val="24"/>
                <w:szCs w:val="24"/>
                <w:lang w:val="vi-VN"/>
              </w:rPr>
              <w:t xml:space="preserve">ho phép </w:t>
            </w:r>
            <w:r w:rsidRPr="00F1565D">
              <w:rPr>
                <w:rFonts w:ascii="Times New Roman" w:hAnsi="Times New Roman"/>
                <w:sz w:val="24"/>
                <w:szCs w:val="24"/>
              </w:rPr>
              <w:t>Actors thống kê :</w:t>
            </w:r>
          </w:p>
          <w:p w14:paraId="2CBC5740" w14:textId="77777777" w:rsidR="00B86E84" w:rsidRPr="00F1565D" w:rsidRDefault="00B86E84" w:rsidP="00E21BFE">
            <w:pPr>
              <w:spacing w:line="276" w:lineRule="auto"/>
              <w:jc w:val="both"/>
              <w:rPr>
                <w:rFonts w:ascii="Times New Roman" w:hAnsi="Times New Roman"/>
                <w:sz w:val="24"/>
                <w:szCs w:val="24"/>
              </w:rPr>
            </w:pPr>
            <w:r w:rsidRPr="00F1565D">
              <w:rPr>
                <w:rFonts w:ascii="Times New Roman" w:hAnsi="Times New Roman"/>
                <w:sz w:val="24"/>
                <w:szCs w:val="24"/>
              </w:rPr>
              <w:t>- Với mỗi học sinh : số lượng bài tập học sinh đó đã làm và số điểm trung bình, số bài đạt loại giỏi, khá …</w:t>
            </w:r>
          </w:p>
          <w:p w14:paraId="506BFB28" w14:textId="77777777" w:rsidR="00B86E84" w:rsidRPr="00F1565D" w:rsidRDefault="00B86E84" w:rsidP="00E21BFE">
            <w:pPr>
              <w:spacing w:line="276" w:lineRule="auto"/>
              <w:jc w:val="both"/>
              <w:rPr>
                <w:rFonts w:ascii="Times New Roman" w:hAnsi="Times New Roman"/>
                <w:sz w:val="24"/>
                <w:szCs w:val="24"/>
              </w:rPr>
            </w:pPr>
            <w:r w:rsidRPr="00F1565D">
              <w:rPr>
                <w:rFonts w:ascii="Times New Roman" w:hAnsi="Times New Roman"/>
                <w:sz w:val="24"/>
                <w:szCs w:val="24"/>
              </w:rPr>
              <w:t>- Với mỗi bài tập : số lượng học sinh đã làm, số điểm trung bình, số bài đạt loại giỏi, khá …</w:t>
            </w:r>
          </w:p>
          <w:p w14:paraId="598EFD41" w14:textId="77777777" w:rsidR="00B86E84" w:rsidRPr="00F1565D" w:rsidRDefault="00B86E84" w:rsidP="00E21BFE">
            <w:pPr>
              <w:spacing w:line="276" w:lineRule="auto"/>
              <w:jc w:val="both"/>
              <w:rPr>
                <w:rFonts w:ascii="Times New Roman" w:hAnsi="Times New Roman"/>
                <w:sz w:val="24"/>
                <w:szCs w:val="24"/>
              </w:rPr>
            </w:pPr>
            <w:r w:rsidRPr="00F1565D">
              <w:rPr>
                <w:rFonts w:ascii="Times New Roman" w:hAnsi="Times New Roman"/>
                <w:sz w:val="24"/>
                <w:szCs w:val="24"/>
              </w:rPr>
              <w:t xml:space="preserve">- Mỗi học kì : số lượng học sinh có điểm trung bình đạt loại giỏi, khá </w:t>
            </w:r>
          </w:p>
        </w:tc>
      </w:tr>
      <w:tr w:rsidR="00B86E84" w:rsidRPr="00F1565D" w14:paraId="4E9EF984" w14:textId="77777777" w:rsidTr="00E21BFE">
        <w:tc>
          <w:tcPr>
            <w:tcW w:w="1278" w:type="pct"/>
          </w:tcPr>
          <w:p w14:paraId="7351A239"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Sự kiện bắt đầu</w:t>
            </w:r>
          </w:p>
        </w:tc>
        <w:tc>
          <w:tcPr>
            <w:tcW w:w="3722" w:type="pct"/>
          </w:tcPr>
          <w:p w14:paraId="1DC94D16" w14:textId="77777777" w:rsidR="00B86E84" w:rsidRPr="00F1565D" w:rsidRDefault="00B86E84" w:rsidP="00E21BFE">
            <w:pPr>
              <w:spacing w:line="276" w:lineRule="auto"/>
              <w:jc w:val="both"/>
              <w:rPr>
                <w:rFonts w:ascii="Times New Roman" w:hAnsi="Times New Roman"/>
                <w:sz w:val="24"/>
                <w:szCs w:val="24"/>
              </w:rPr>
            </w:pPr>
            <w:r w:rsidRPr="00F1565D">
              <w:rPr>
                <w:rFonts w:ascii="Times New Roman" w:hAnsi="Times New Roman"/>
                <w:sz w:val="24"/>
                <w:szCs w:val="24"/>
              </w:rPr>
              <w:t>A</w:t>
            </w:r>
            <w:r w:rsidRPr="00F1565D">
              <w:rPr>
                <w:rFonts w:ascii="Times New Roman" w:hAnsi="Times New Roman"/>
                <w:sz w:val="24"/>
                <w:szCs w:val="24"/>
                <w:lang w:val="vi-VN"/>
              </w:rPr>
              <w:t>ctor</w:t>
            </w:r>
            <w:r w:rsidRPr="00F1565D">
              <w:rPr>
                <w:rFonts w:ascii="Times New Roman" w:hAnsi="Times New Roman"/>
                <w:sz w:val="24"/>
                <w:szCs w:val="24"/>
              </w:rPr>
              <w:t>s</w:t>
            </w:r>
            <w:r w:rsidRPr="00F1565D">
              <w:rPr>
                <w:rFonts w:ascii="Times New Roman" w:hAnsi="Times New Roman"/>
                <w:sz w:val="24"/>
                <w:szCs w:val="24"/>
                <w:lang w:val="vi-VN"/>
              </w:rPr>
              <w:t xml:space="preserve"> chọn chức năng </w:t>
            </w:r>
            <w:r w:rsidRPr="00F1565D">
              <w:rPr>
                <w:rFonts w:ascii="Times New Roman" w:hAnsi="Times New Roman"/>
                <w:sz w:val="24"/>
                <w:szCs w:val="24"/>
              </w:rPr>
              <w:t>Thống Kê</w:t>
            </w:r>
          </w:p>
        </w:tc>
      </w:tr>
      <w:tr w:rsidR="00B86E84" w:rsidRPr="00F1565D" w14:paraId="2A7A38C9" w14:textId="77777777" w:rsidTr="00E21BFE">
        <w:tc>
          <w:tcPr>
            <w:tcW w:w="1278" w:type="pct"/>
          </w:tcPr>
          <w:p w14:paraId="43D72375"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Điều kiện tiên quyết</w:t>
            </w:r>
          </w:p>
        </w:tc>
        <w:tc>
          <w:tcPr>
            <w:tcW w:w="3722" w:type="pct"/>
          </w:tcPr>
          <w:p w14:paraId="2F780590" w14:textId="77777777" w:rsidR="00B86E84" w:rsidRPr="00F1565D" w:rsidRDefault="00B86E84" w:rsidP="00E21BFE">
            <w:pPr>
              <w:spacing w:line="276" w:lineRule="auto"/>
              <w:jc w:val="both"/>
              <w:rPr>
                <w:rFonts w:ascii="Times New Roman" w:hAnsi="Times New Roman"/>
                <w:sz w:val="24"/>
                <w:szCs w:val="24"/>
              </w:rPr>
            </w:pPr>
            <w:r w:rsidRPr="00F1565D">
              <w:rPr>
                <w:rFonts w:ascii="Times New Roman" w:hAnsi="Times New Roman"/>
                <w:sz w:val="24"/>
                <w:szCs w:val="24"/>
              </w:rPr>
              <w:t>Người dùng cần đăng nhập thành công với vai trò Phụ Huynh, Giáo Viên</w:t>
            </w:r>
          </w:p>
        </w:tc>
      </w:tr>
      <w:tr w:rsidR="00B86E84" w:rsidRPr="00F1565D" w14:paraId="74B54E20" w14:textId="77777777" w:rsidTr="00E21BFE">
        <w:tc>
          <w:tcPr>
            <w:tcW w:w="1278" w:type="pct"/>
          </w:tcPr>
          <w:p w14:paraId="2DE137D5"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Post-Conditions</w:t>
            </w:r>
          </w:p>
        </w:tc>
        <w:tc>
          <w:tcPr>
            <w:tcW w:w="3722" w:type="pct"/>
          </w:tcPr>
          <w:p w14:paraId="3427C4CA" w14:textId="77777777" w:rsidR="00B86E84" w:rsidRPr="00F1565D" w:rsidRDefault="00B86E84" w:rsidP="00E21BFE">
            <w:pPr>
              <w:pStyle w:val="ListParagraph"/>
              <w:spacing w:after="0"/>
              <w:ind w:left="252"/>
              <w:jc w:val="both"/>
              <w:rPr>
                <w:rFonts w:ascii="Times New Roman" w:hAnsi="Times New Roman" w:cs="Times New Roman"/>
                <w:sz w:val="24"/>
                <w:szCs w:val="24"/>
              </w:rPr>
            </w:pPr>
          </w:p>
        </w:tc>
      </w:tr>
      <w:tr w:rsidR="00B86E84" w:rsidRPr="00F1565D" w14:paraId="5C406E4F" w14:textId="77777777" w:rsidTr="00E21BFE">
        <w:tc>
          <w:tcPr>
            <w:tcW w:w="1278" w:type="pct"/>
          </w:tcPr>
          <w:p w14:paraId="6A830C2C"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Dòng sự kiện chính</w:t>
            </w:r>
          </w:p>
        </w:tc>
        <w:tc>
          <w:tcPr>
            <w:tcW w:w="3722" w:type="pct"/>
          </w:tcPr>
          <w:p w14:paraId="4076D910" w14:textId="77777777" w:rsidR="00B86E84" w:rsidRPr="00F1565D" w:rsidRDefault="00B86E84" w:rsidP="009200C5">
            <w:pPr>
              <w:pStyle w:val="ListParagraph"/>
              <w:numPr>
                <w:ilvl w:val="1"/>
                <w:numId w:val="22"/>
              </w:numPr>
              <w:spacing w:before="120" w:after="120"/>
              <w:ind w:left="432"/>
              <w:jc w:val="both"/>
              <w:rPr>
                <w:rFonts w:ascii="Times New Roman" w:hAnsi="Times New Roman" w:cs="Times New Roman"/>
                <w:sz w:val="24"/>
                <w:szCs w:val="24"/>
              </w:rPr>
            </w:pPr>
            <w:r w:rsidRPr="00F1565D">
              <w:rPr>
                <w:rFonts w:ascii="Times New Roman" w:hAnsi="Times New Roman" w:cs="Times New Roman"/>
                <w:sz w:val="24"/>
                <w:szCs w:val="24"/>
              </w:rPr>
              <w:t>Hệ thống hiển thị danh sách các loại bảng thống kê.</w:t>
            </w:r>
          </w:p>
          <w:p w14:paraId="2A7215ED" w14:textId="77777777" w:rsidR="00B86E84" w:rsidRPr="00F1565D" w:rsidRDefault="00B86E84" w:rsidP="009200C5">
            <w:pPr>
              <w:pStyle w:val="ListParagraph"/>
              <w:numPr>
                <w:ilvl w:val="1"/>
                <w:numId w:val="22"/>
              </w:numPr>
              <w:spacing w:before="120" w:after="120"/>
              <w:ind w:left="432"/>
              <w:jc w:val="both"/>
              <w:rPr>
                <w:rFonts w:ascii="Times New Roman" w:hAnsi="Times New Roman" w:cs="Times New Roman"/>
                <w:sz w:val="24"/>
                <w:szCs w:val="24"/>
              </w:rPr>
            </w:pPr>
            <w:r w:rsidRPr="00F1565D">
              <w:rPr>
                <w:rFonts w:ascii="Times New Roman" w:hAnsi="Times New Roman" w:cs="Times New Roman"/>
                <w:sz w:val="24"/>
                <w:szCs w:val="24"/>
              </w:rPr>
              <w:t>Người dùng chọn một loại bảng thống kê.</w:t>
            </w:r>
          </w:p>
          <w:p w14:paraId="75BFFA23" w14:textId="77777777" w:rsidR="00B86E84" w:rsidRPr="00F1565D" w:rsidRDefault="00B86E84" w:rsidP="009200C5">
            <w:pPr>
              <w:pStyle w:val="ListParagraph"/>
              <w:numPr>
                <w:ilvl w:val="1"/>
                <w:numId w:val="22"/>
              </w:numPr>
              <w:spacing w:before="120" w:after="120"/>
              <w:ind w:left="432"/>
              <w:jc w:val="both"/>
              <w:rPr>
                <w:rFonts w:ascii="Times New Roman" w:hAnsi="Times New Roman" w:cs="Times New Roman"/>
                <w:sz w:val="24"/>
                <w:szCs w:val="24"/>
              </w:rPr>
            </w:pPr>
            <w:r w:rsidRPr="00F1565D">
              <w:rPr>
                <w:rFonts w:ascii="Times New Roman" w:hAnsi="Times New Roman" w:cs="Times New Roman"/>
                <w:sz w:val="24"/>
                <w:szCs w:val="24"/>
              </w:rPr>
              <w:t>Hệ thống hiển thị bảng thống kê Actors đã chọn.</w:t>
            </w:r>
          </w:p>
          <w:p w14:paraId="60EC1722" w14:textId="77777777" w:rsidR="00B86E84" w:rsidRPr="00F1565D" w:rsidRDefault="00B86E84" w:rsidP="009200C5">
            <w:pPr>
              <w:pStyle w:val="ListParagraph"/>
              <w:numPr>
                <w:ilvl w:val="1"/>
                <w:numId w:val="22"/>
              </w:numPr>
              <w:spacing w:before="120" w:after="120"/>
              <w:ind w:left="432"/>
              <w:jc w:val="both"/>
              <w:rPr>
                <w:rFonts w:ascii="Times New Roman" w:hAnsi="Times New Roman" w:cs="Times New Roman"/>
                <w:sz w:val="24"/>
                <w:szCs w:val="24"/>
              </w:rPr>
            </w:pPr>
            <w:r w:rsidRPr="00F1565D">
              <w:rPr>
                <w:rFonts w:ascii="Times New Roman" w:hAnsi="Times New Roman" w:cs="Times New Roman"/>
                <w:sz w:val="24"/>
                <w:szCs w:val="24"/>
              </w:rPr>
              <w:t xml:space="preserve"> Người dùng chọn Thoát : Use Case kết thúc.</w:t>
            </w:r>
          </w:p>
        </w:tc>
      </w:tr>
      <w:tr w:rsidR="00B86E84" w:rsidRPr="00F1565D" w14:paraId="7CE27F2D" w14:textId="77777777" w:rsidTr="00E21BFE">
        <w:tc>
          <w:tcPr>
            <w:tcW w:w="1278" w:type="pct"/>
          </w:tcPr>
          <w:p w14:paraId="2ED4A950"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Dòng sự kiện phụ</w:t>
            </w:r>
          </w:p>
        </w:tc>
        <w:tc>
          <w:tcPr>
            <w:tcW w:w="3722" w:type="pct"/>
          </w:tcPr>
          <w:p w14:paraId="2F702905" w14:textId="77777777" w:rsidR="00B86E84" w:rsidRPr="00F1565D" w:rsidRDefault="00B86E84" w:rsidP="00E21BFE">
            <w:pPr>
              <w:spacing w:line="276" w:lineRule="auto"/>
              <w:jc w:val="both"/>
              <w:rPr>
                <w:rFonts w:ascii="Times New Roman" w:hAnsi="Times New Roman"/>
                <w:sz w:val="24"/>
                <w:szCs w:val="24"/>
              </w:rPr>
            </w:pPr>
          </w:p>
        </w:tc>
      </w:tr>
      <w:tr w:rsidR="00B86E84" w:rsidRPr="00F1565D" w14:paraId="151E062D" w14:textId="77777777" w:rsidTr="00E21BFE">
        <w:tc>
          <w:tcPr>
            <w:tcW w:w="1278" w:type="pct"/>
          </w:tcPr>
          <w:p w14:paraId="1835E3CD"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Yêu cầu đặc biệt</w:t>
            </w:r>
          </w:p>
        </w:tc>
        <w:tc>
          <w:tcPr>
            <w:tcW w:w="3722" w:type="pct"/>
          </w:tcPr>
          <w:p w14:paraId="6670EC16" w14:textId="77777777" w:rsidR="00B86E84" w:rsidRPr="00F1565D" w:rsidRDefault="00B86E84" w:rsidP="00E21BFE">
            <w:pPr>
              <w:spacing w:line="276" w:lineRule="auto"/>
              <w:jc w:val="both"/>
              <w:rPr>
                <w:rFonts w:ascii="Times New Roman" w:hAnsi="Times New Roman"/>
                <w:sz w:val="24"/>
                <w:szCs w:val="24"/>
              </w:rPr>
            </w:pPr>
          </w:p>
        </w:tc>
      </w:tr>
      <w:tr w:rsidR="00B86E84" w:rsidRPr="00F1565D" w14:paraId="7653FF19" w14:textId="77777777" w:rsidTr="00E21BFE">
        <w:tc>
          <w:tcPr>
            <w:tcW w:w="1278" w:type="pct"/>
          </w:tcPr>
          <w:p w14:paraId="3BDF9B54" w14:textId="77777777" w:rsidR="00B86E84" w:rsidRPr="00F1565D" w:rsidRDefault="00B86E84" w:rsidP="00E21BFE">
            <w:pPr>
              <w:spacing w:line="276" w:lineRule="auto"/>
              <w:rPr>
                <w:rFonts w:ascii="Times New Roman" w:hAnsi="Times New Roman"/>
                <w:i/>
                <w:sz w:val="24"/>
                <w:szCs w:val="24"/>
              </w:rPr>
            </w:pPr>
            <w:r w:rsidRPr="00F1565D">
              <w:rPr>
                <w:rFonts w:ascii="Times New Roman" w:hAnsi="Times New Roman"/>
                <w:i/>
                <w:sz w:val="24"/>
                <w:szCs w:val="24"/>
              </w:rPr>
              <w:t>Điểm mở rộng</w:t>
            </w:r>
          </w:p>
        </w:tc>
        <w:tc>
          <w:tcPr>
            <w:tcW w:w="3722" w:type="pct"/>
          </w:tcPr>
          <w:p w14:paraId="0C56BB16" w14:textId="77777777" w:rsidR="00B86E84" w:rsidRPr="00F1565D" w:rsidRDefault="00B86E84" w:rsidP="00E21BFE">
            <w:pPr>
              <w:spacing w:line="276" w:lineRule="auto"/>
              <w:jc w:val="both"/>
              <w:rPr>
                <w:rFonts w:ascii="Times New Roman" w:hAnsi="Times New Roman"/>
                <w:sz w:val="24"/>
                <w:szCs w:val="24"/>
              </w:rPr>
            </w:pPr>
          </w:p>
        </w:tc>
      </w:tr>
    </w:tbl>
    <w:p w14:paraId="0F6E668F" w14:textId="77777777" w:rsidR="00B86E84" w:rsidRDefault="00B86E84" w:rsidP="00B86E84"/>
    <w:p w14:paraId="196134D3" w14:textId="77777777" w:rsidR="009C50BA" w:rsidRPr="00F12796" w:rsidRDefault="009C50BA" w:rsidP="009C50BA">
      <w:pPr>
        <w:pStyle w:val="Heading3"/>
        <w:rPr>
          <w:rFonts w:ascii="Arial" w:hAnsi="Arial" w:cs="Arial"/>
          <w:szCs w:val="22"/>
          <w:lang w:val="vi-VN"/>
        </w:rPr>
      </w:pPr>
      <w:bookmarkStart w:id="827" w:name="_Toc261981583"/>
      <w:r>
        <w:rPr>
          <w:rFonts w:ascii="Arial" w:hAnsi="Arial" w:cs="Arial"/>
          <w:szCs w:val="22"/>
          <w:lang w:val="vi-VN"/>
        </w:rPr>
        <w:t>UC-</w:t>
      </w:r>
      <w:r>
        <w:rPr>
          <w:rFonts w:ascii="Arial" w:hAnsi="Arial" w:cs="Arial"/>
          <w:szCs w:val="22"/>
        </w:rPr>
        <w:t>40</w:t>
      </w:r>
      <w:r w:rsidRPr="00F12796">
        <w:rPr>
          <w:rFonts w:ascii="Arial" w:hAnsi="Arial" w:cs="Arial"/>
          <w:szCs w:val="22"/>
          <w:lang w:val="vi-VN"/>
        </w:rPr>
        <w:t xml:space="preserve">: </w:t>
      </w:r>
      <w:r>
        <w:rPr>
          <w:rFonts w:ascii="Arial" w:hAnsi="Arial" w:cs="Arial"/>
          <w:szCs w:val="22"/>
        </w:rPr>
        <w:t>Giải Trí</w:t>
      </w:r>
      <w:bookmarkEnd w:id="827"/>
    </w:p>
    <w:p w14:paraId="413430F5" w14:textId="77777777" w:rsidR="009C50BA" w:rsidRPr="003C2EDA" w:rsidRDefault="009C50BA" w:rsidP="009C50BA"/>
    <w:tbl>
      <w:tblPr>
        <w:tblStyle w:val="TableGrid"/>
        <w:tblW w:w="5000" w:type="pct"/>
        <w:tblLook w:val="04A0" w:firstRow="1" w:lastRow="0" w:firstColumn="1" w:lastColumn="0" w:noHBand="0" w:noVBand="1"/>
      </w:tblPr>
      <w:tblGrid>
        <w:gridCol w:w="2668"/>
        <w:gridCol w:w="7772"/>
      </w:tblGrid>
      <w:tr w:rsidR="009C50BA" w:rsidRPr="00F1565D" w14:paraId="2C1D7441" w14:textId="77777777" w:rsidTr="00E21BFE">
        <w:tc>
          <w:tcPr>
            <w:tcW w:w="1278" w:type="pct"/>
          </w:tcPr>
          <w:p w14:paraId="0A470A96" w14:textId="77777777" w:rsidR="009C50BA" w:rsidRPr="00F1565D" w:rsidRDefault="009C50BA" w:rsidP="00E21BFE">
            <w:pPr>
              <w:spacing w:line="276" w:lineRule="auto"/>
              <w:rPr>
                <w:rFonts w:ascii="Times New Roman" w:hAnsi="Times New Roman"/>
                <w:i/>
                <w:sz w:val="24"/>
                <w:szCs w:val="24"/>
              </w:rPr>
            </w:pPr>
            <w:r w:rsidRPr="00F1565D">
              <w:rPr>
                <w:rFonts w:ascii="Times New Roman" w:hAnsi="Times New Roman"/>
                <w:i/>
                <w:sz w:val="24"/>
                <w:szCs w:val="24"/>
              </w:rPr>
              <w:t>Mã số Use-Case</w:t>
            </w:r>
          </w:p>
        </w:tc>
        <w:tc>
          <w:tcPr>
            <w:tcW w:w="3722" w:type="pct"/>
          </w:tcPr>
          <w:p w14:paraId="626DDF54" w14:textId="77777777" w:rsidR="009C50BA" w:rsidRPr="00F1565D" w:rsidRDefault="009C50BA" w:rsidP="00E21BFE">
            <w:pPr>
              <w:spacing w:line="276" w:lineRule="auto"/>
              <w:jc w:val="both"/>
              <w:rPr>
                <w:rFonts w:ascii="Times New Roman" w:hAnsi="Times New Roman"/>
                <w:b/>
                <w:sz w:val="24"/>
                <w:szCs w:val="24"/>
              </w:rPr>
            </w:pPr>
            <w:r>
              <w:rPr>
                <w:rFonts w:ascii="Times New Roman" w:hAnsi="Times New Roman"/>
                <w:b/>
                <w:sz w:val="24"/>
                <w:szCs w:val="24"/>
              </w:rPr>
              <w:t>UC-40</w:t>
            </w:r>
          </w:p>
        </w:tc>
      </w:tr>
      <w:tr w:rsidR="009C50BA" w:rsidRPr="00F1565D" w14:paraId="347456D0" w14:textId="77777777" w:rsidTr="00E21BFE">
        <w:tc>
          <w:tcPr>
            <w:tcW w:w="1278" w:type="pct"/>
          </w:tcPr>
          <w:p w14:paraId="0101BA2F" w14:textId="77777777" w:rsidR="009C50BA" w:rsidRPr="00F1565D" w:rsidRDefault="009C50BA" w:rsidP="00E21BFE">
            <w:pPr>
              <w:spacing w:line="276" w:lineRule="auto"/>
              <w:rPr>
                <w:rFonts w:ascii="Times New Roman" w:hAnsi="Times New Roman"/>
                <w:i/>
                <w:sz w:val="24"/>
                <w:szCs w:val="24"/>
              </w:rPr>
            </w:pPr>
            <w:r w:rsidRPr="00F1565D">
              <w:rPr>
                <w:rFonts w:ascii="Times New Roman" w:hAnsi="Times New Roman"/>
                <w:i/>
                <w:sz w:val="24"/>
                <w:szCs w:val="24"/>
              </w:rPr>
              <w:t>Tên Use-Case</w:t>
            </w:r>
          </w:p>
        </w:tc>
        <w:tc>
          <w:tcPr>
            <w:tcW w:w="3722" w:type="pct"/>
          </w:tcPr>
          <w:p w14:paraId="3A504503" w14:textId="77777777" w:rsidR="009C50BA" w:rsidRPr="00F1565D" w:rsidRDefault="009C50BA" w:rsidP="00E21BFE">
            <w:pPr>
              <w:spacing w:line="276" w:lineRule="auto"/>
              <w:jc w:val="both"/>
              <w:rPr>
                <w:rFonts w:ascii="Times New Roman" w:hAnsi="Times New Roman"/>
                <w:b/>
                <w:sz w:val="24"/>
                <w:szCs w:val="24"/>
              </w:rPr>
            </w:pPr>
            <w:r>
              <w:rPr>
                <w:rFonts w:ascii="Times New Roman" w:hAnsi="Times New Roman"/>
                <w:b/>
                <w:sz w:val="24"/>
                <w:szCs w:val="24"/>
              </w:rPr>
              <w:t>Giải Trí</w:t>
            </w:r>
          </w:p>
        </w:tc>
      </w:tr>
      <w:tr w:rsidR="009C50BA" w:rsidRPr="00F1565D" w14:paraId="07C28756" w14:textId="77777777" w:rsidTr="00E21BFE">
        <w:tc>
          <w:tcPr>
            <w:tcW w:w="1278" w:type="pct"/>
          </w:tcPr>
          <w:p w14:paraId="6E333CE1" w14:textId="77777777" w:rsidR="009C50BA" w:rsidRPr="00F1565D" w:rsidRDefault="009C50BA" w:rsidP="00E21BFE">
            <w:pPr>
              <w:spacing w:line="276" w:lineRule="auto"/>
              <w:rPr>
                <w:rFonts w:ascii="Times New Roman" w:hAnsi="Times New Roman"/>
                <w:i/>
                <w:sz w:val="24"/>
                <w:szCs w:val="24"/>
              </w:rPr>
            </w:pPr>
            <w:r w:rsidRPr="00F1565D">
              <w:rPr>
                <w:rFonts w:ascii="Times New Roman" w:hAnsi="Times New Roman"/>
                <w:i/>
                <w:sz w:val="24"/>
                <w:szCs w:val="24"/>
              </w:rPr>
              <w:t>Actors</w:t>
            </w:r>
          </w:p>
        </w:tc>
        <w:tc>
          <w:tcPr>
            <w:tcW w:w="3722" w:type="pct"/>
          </w:tcPr>
          <w:p w14:paraId="3EB38357" w14:textId="77777777" w:rsidR="009C50BA" w:rsidRPr="00F1565D" w:rsidRDefault="009C50BA" w:rsidP="00E21BFE">
            <w:pPr>
              <w:spacing w:line="276" w:lineRule="auto"/>
              <w:jc w:val="both"/>
              <w:rPr>
                <w:rFonts w:ascii="Times New Roman" w:hAnsi="Times New Roman"/>
                <w:sz w:val="24"/>
                <w:szCs w:val="24"/>
              </w:rPr>
            </w:pPr>
            <w:r>
              <w:rPr>
                <w:rFonts w:ascii="Times New Roman" w:hAnsi="Times New Roman"/>
                <w:sz w:val="24"/>
                <w:szCs w:val="24"/>
              </w:rPr>
              <w:t>Học Sinh</w:t>
            </w:r>
          </w:p>
        </w:tc>
      </w:tr>
      <w:tr w:rsidR="009C50BA" w:rsidRPr="00F1565D" w14:paraId="67DE92B3" w14:textId="77777777" w:rsidTr="00E21BFE">
        <w:tc>
          <w:tcPr>
            <w:tcW w:w="1278" w:type="pct"/>
          </w:tcPr>
          <w:p w14:paraId="4CCEA2D7" w14:textId="77777777" w:rsidR="009C50BA" w:rsidRPr="00F1565D" w:rsidRDefault="009C50BA" w:rsidP="00E21BFE">
            <w:pPr>
              <w:spacing w:line="276" w:lineRule="auto"/>
              <w:rPr>
                <w:rFonts w:ascii="Times New Roman" w:hAnsi="Times New Roman"/>
                <w:i/>
                <w:sz w:val="24"/>
                <w:szCs w:val="24"/>
              </w:rPr>
            </w:pPr>
            <w:r w:rsidRPr="00F1565D">
              <w:rPr>
                <w:rFonts w:ascii="Times New Roman" w:hAnsi="Times New Roman"/>
                <w:i/>
                <w:sz w:val="24"/>
                <w:szCs w:val="24"/>
              </w:rPr>
              <w:t>Mô tả</w:t>
            </w:r>
          </w:p>
        </w:tc>
        <w:tc>
          <w:tcPr>
            <w:tcW w:w="3722" w:type="pct"/>
          </w:tcPr>
          <w:p w14:paraId="2E49FF94" w14:textId="77777777" w:rsidR="009C50BA" w:rsidRPr="00F1565D" w:rsidRDefault="009C50BA" w:rsidP="00E21BFE">
            <w:pPr>
              <w:spacing w:line="276" w:lineRule="auto"/>
              <w:jc w:val="both"/>
              <w:rPr>
                <w:rFonts w:ascii="Times New Roman" w:hAnsi="Times New Roman"/>
                <w:sz w:val="24"/>
                <w:szCs w:val="24"/>
              </w:rPr>
            </w:pPr>
            <w:r w:rsidRPr="00F1565D">
              <w:rPr>
                <w:rFonts w:ascii="Times New Roman" w:hAnsi="Times New Roman"/>
                <w:sz w:val="24"/>
                <w:szCs w:val="24"/>
              </w:rPr>
              <w:t>C</w:t>
            </w:r>
            <w:r w:rsidRPr="00F1565D">
              <w:rPr>
                <w:rFonts w:ascii="Times New Roman" w:hAnsi="Times New Roman"/>
                <w:sz w:val="24"/>
                <w:szCs w:val="24"/>
                <w:lang w:val="vi-VN"/>
              </w:rPr>
              <w:t xml:space="preserve">ho phép </w:t>
            </w:r>
            <w:r w:rsidRPr="00F1565D">
              <w:rPr>
                <w:rFonts w:ascii="Times New Roman" w:hAnsi="Times New Roman"/>
                <w:sz w:val="24"/>
                <w:szCs w:val="24"/>
              </w:rPr>
              <w:t xml:space="preserve">Actors </w:t>
            </w:r>
            <w:r>
              <w:rPr>
                <w:rFonts w:ascii="Times New Roman" w:hAnsi="Times New Roman"/>
                <w:sz w:val="24"/>
                <w:szCs w:val="24"/>
              </w:rPr>
              <w:t xml:space="preserve">chơi những trò chơi mang tính giáo dục phù hợp đã được </w:t>
            </w:r>
            <w:r>
              <w:rPr>
                <w:rFonts w:ascii="Times New Roman" w:hAnsi="Times New Roman"/>
                <w:sz w:val="24"/>
                <w:szCs w:val="24"/>
              </w:rPr>
              <w:lastRenderedPageBreak/>
              <w:t>tích hợp sẵn trong hệ thống.</w:t>
            </w:r>
          </w:p>
        </w:tc>
      </w:tr>
      <w:tr w:rsidR="009C50BA" w:rsidRPr="00F1565D" w14:paraId="1878B7F3" w14:textId="77777777" w:rsidTr="00E21BFE">
        <w:tc>
          <w:tcPr>
            <w:tcW w:w="1278" w:type="pct"/>
          </w:tcPr>
          <w:p w14:paraId="60AED73C" w14:textId="77777777" w:rsidR="009C50BA" w:rsidRPr="00F1565D" w:rsidRDefault="009C50BA" w:rsidP="00E21BFE">
            <w:pPr>
              <w:spacing w:line="276" w:lineRule="auto"/>
              <w:rPr>
                <w:rFonts w:ascii="Times New Roman" w:hAnsi="Times New Roman"/>
                <w:i/>
                <w:sz w:val="24"/>
                <w:szCs w:val="24"/>
              </w:rPr>
            </w:pPr>
            <w:r w:rsidRPr="00F1565D">
              <w:rPr>
                <w:rFonts w:ascii="Times New Roman" w:hAnsi="Times New Roman"/>
                <w:i/>
                <w:sz w:val="24"/>
                <w:szCs w:val="24"/>
              </w:rPr>
              <w:lastRenderedPageBreak/>
              <w:t>Sự kiện bắt đầu</w:t>
            </w:r>
          </w:p>
        </w:tc>
        <w:tc>
          <w:tcPr>
            <w:tcW w:w="3722" w:type="pct"/>
          </w:tcPr>
          <w:p w14:paraId="2E83FC74" w14:textId="77777777" w:rsidR="009C50BA" w:rsidRPr="00F1565D" w:rsidRDefault="009C50BA" w:rsidP="00E21BFE">
            <w:pPr>
              <w:spacing w:line="276" w:lineRule="auto"/>
              <w:jc w:val="both"/>
              <w:rPr>
                <w:rFonts w:ascii="Times New Roman" w:hAnsi="Times New Roman"/>
                <w:sz w:val="24"/>
                <w:szCs w:val="24"/>
              </w:rPr>
            </w:pPr>
            <w:r w:rsidRPr="00F1565D">
              <w:rPr>
                <w:rFonts w:ascii="Times New Roman" w:hAnsi="Times New Roman"/>
                <w:sz w:val="24"/>
                <w:szCs w:val="24"/>
              </w:rPr>
              <w:t>A</w:t>
            </w:r>
            <w:r w:rsidRPr="00F1565D">
              <w:rPr>
                <w:rFonts w:ascii="Times New Roman" w:hAnsi="Times New Roman"/>
                <w:sz w:val="24"/>
                <w:szCs w:val="24"/>
                <w:lang w:val="vi-VN"/>
              </w:rPr>
              <w:t>ctor</w:t>
            </w:r>
            <w:r w:rsidRPr="00F1565D">
              <w:rPr>
                <w:rFonts w:ascii="Times New Roman" w:hAnsi="Times New Roman"/>
                <w:sz w:val="24"/>
                <w:szCs w:val="24"/>
              </w:rPr>
              <w:t>s</w:t>
            </w:r>
            <w:r w:rsidRPr="00F1565D">
              <w:rPr>
                <w:rFonts w:ascii="Times New Roman" w:hAnsi="Times New Roman"/>
                <w:sz w:val="24"/>
                <w:szCs w:val="24"/>
                <w:lang w:val="vi-VN"/>
              </w:rPr>
              <w:t xml:space="preserve"> chọn chức năng </w:t>
            </w:r>
            <w:r>
              <w:rPr>
                <w:rFonts w:ascii="Times New Roman" w:hAnsi="Times New Roman"/>
                <w:sz w:val="24"/>
                <w:szCs w:val="24"/>
              </w:rPr>
              <w:t>Giải Trí</w:t>
            </w:r>
          </w:p>
        </w:tc>
      </w:tr>
      <w:tr w:rsidR="009C50BA" w:rsidRPr="00F1565D" w14:paraId="02DB301D" w14:textId="77777777" w:rsidTr="00E21BFE">
        <w:tc>
          <w:tcPr>
            <w:tcW w:w="1278" w:type="pct"/>
          </w:tcPr>
          <w:p w14:paraId="6A359587" w14:textId="77777777" w:rsidR="009C50BA" w:rsidRPr="00F1565D" w:rsidRDefault="009C50BA" w:rsidP="00E21BFE">
            <w:pPr>
              <w:spacing w:line="276" w:lineRule="auto"/>
              <w:rPr>
                <w:rFonts w:ascii="Times New Roman" w:hAnsi="Times New Roman"/>
                <w:i/>
                <w:sz w:val="24"/>
                <w:szCs w:val="24"/>
              </w:rPr>
            </w:pPr>
            <w:r w:rsidRPr="00F1565D">
              <w:rPr>
                <w:rFonts w:ascii="Times New Roman" w:hAnsi="Times New Roman"/>
                <w:i/>
                <w:sz w:val="24"/>
                <w:szCs w:val="24"/>
              </w:rPr>
              <w:t>Điều kiện tiên quyết</w:t>
            </w:r>
          </w:p>
        </w:tc>
        <w:tc>
          <w:tcPr>
            <w:tcW w:w="3722" w:type="pct"/>
          </w:tcPr>
          <w:p w14:paraId="24B65B59" w14:textId="77777777" w:rsidR="009C50BA" w:rsidRPr="00F1565D" w:rsidRDefault="009C50BA" w:rsidP="00E21BFE">
            <w:pPr>
              <w:spacing w:line="276" w:lineRule="auto"/>
              <w:jc w:val="both"/>
              <w:rPr>
                <w:rFonts w:ascii="Times New Roman" w:hAnsi="Times New Roman"/>
                <w:sz w:val="24"/>
                <w:szCs w:val="24"/>
              </w:rPr>
            </w:pPr>
            <w:r w:rsidRPr="00F1565D">
              <w:rPr>
                <w:rFonts w:ascii="Times New Roman" w:hAnsi="Times New Roman"/>
                <w:sz w:val="24"/>
                <w:szCs w:val="24"/>
              </w:rPr>
              <w:t xml:space="preserve">Người dùng cần đăng nhập thành công với vai trò </w:t>
            </w:r>
            <w:r>
              <w:rPr>
                <w:rFonts w:ascii="Times New Roman" w:hAnsi="Times New Roman"/>
                <w:sz w:val="24"/>
                <w:szCs w:val="24"/>
              </w:rPr>
              <w:t>Học Sinh</w:t>
            </w:r>
          </w:p>
        </w:tc>
      </w:tr>
      <w:tr w:rsidR="009C50BA" w:rsidRPr="00F1565D" w14:paraId="3828F5B5" w14:textId="77777777" w:rsidTr="00E21BFE">
        <w:tc>
          <w:tcPr>
            <w:tcW w:w="1278" w:type="pct"/>
          </w:tcPr>
          <w:p w14:paraId="2DD186A7" w14:textId="77777777" w:rsidR="009C50BA" w:rsidRPr="00F1565D" w:rsidRDefault="009C50BA" w:rsidP="00E21BFE">
            <w:pPr>
              <w:spacing w:line="276" w:lineRule="auto"/>
              <w:rPr>
                <w:rFonts w:ascii="Times New Roman" w:hAnsi="Times New Roman"/>
                <w:i/>
                <w:sz w:val="24"/>
                <w:szCs w:val="24"/>
              </w:rPr>
            </w:pPr>
            <w:r w:rsidRPr="00F1565D">
              <w:rPr>
                <w:rFonts w:ascii="Times New Roman" w:hAnsi="Times New Roman"/>
                <w:i/>
                <w:sz w:val="24"/>
                <w:szCs w:val="24"/>
              </w:rPr>
              <w:t>Post-Conditions</w:t>
            </w:r>
          </w:p>
        </w:tc>
        <w:tc>
          <w:tcPr>
            <w:tcW w:w="3722" w:type="pct"/>
          </w:tcPr>
          <w:p w14:paraId="5A277E66" w14:textId="77777777" w:rsidR="009C50BA" w:rsidRPr="00D11D7C" w:rsidRDefault="009C50BA" w:rsidP="00E21BFE">
            <w:pPr>
              <w:pStyle w:val="ListParagraph"/>
              <w:numPr>
                <w:ilvl w:val="0"/>
                <w:numId w:val="20"/>
              </w:numPr>
              <w:spacing w:after="0"/>
              <w:ind w:left="392"/>
              <w:jc w:val="both"/>
              <w:rPr>
                <w:rFonts w:ascii="Times New Roman" w:hAnsi="Times New Roman" w:cs="Times New Roman"/>
                <w:sz w:val="24"/>
                <w:szCs w:val="24"/>
                <w:lang w:val="en-US"/>
              </w:rPr>
            </w:pPr>
            <w:r>
              <w:rPr>
                <w:rFonts w:ascii="Times New Roman" w:hAnsi="Times New Roman" w:cs="Times New Roman"/>
                <w:sz w:val="24"/>
                <w:szCs w:val="24"/>
                <w:lang w:val="en-US"/>
              </w:rPr>
              <w:t>Hệ thống lưu lại trang thái hiện tại của trò chơi.</w:t>
            </w:r>
          </w:p>
        </w:tc>
      </w:tr>
      <w:tr w:rsidR="009C50BA" w:rsidRPr="009C50BA" w14:paraId="64C0A3D0" w14:textId="77777777" w:rsidTr="00E21BFE">
        <w:tc>
          <w:tcPr>
            <w:tcW w:w="1278" w:type="pct"/>
          </w:tcPr>
          <w:p w14:paraId="1666F4C0" w14:textId="77777777" w:rsidR="009C50BA" w:rsidRPr="00F1565D" w:rsidRDefault="009C50BA" w:rsidP="00E21BFE">
            <w:pPr>
              <w:spacing w:line="276" w:lineRule="auto"/>
              <w:rPr>
                <w:rFonts w:ascii="Times New Roman" w:hAnsi="Times New Roman"/>
                <w:i/>
                <w:sz w:val="24"/>
                <w:szCs w:val="24"/>
              </w:rPr>
            </w:pPr>
            <w:r w:rsidRPr="00F1565D">
              <w:rPr>
                <w:rFonts w:ascii="Times New Roman" w:hAnsi="Times New Roman"/>
                <w:i/>
                <w:sz w:val="24"/>
                <w:szCs w:val="24"/>
              </w:rPr>
              <w:t>Dòng sự kiện chính</w:t>
            </w:r>
          </w:p>
        </w:tc>
        <w:tc>
          <w:tcPr>
            <w:tcW w:w="3722" w:type="pct"/>
          </w:tcPr>
          <w:p w14:paraId="06C834FB" w14:textId="77777777" w:rsidR="009C50BA" w:rsidRPr="00D11D7C" w:rsidRDefault="009C50BA" w:rsidP="00E21BFE">
            <w:pPr>
              <w:pStyle w:val="ListParagraph"/>
              <w:numPr>
                <w:ilvl w:val="0"/>
                <w:numId w:val="39"/>
              </w:numPr>
              <w:spacing w:before="120" w:after="120"/>
              <w:ind w:left="392"/>
              <w:jc w:val="both"/>
              <w:rPr>
                <w:rFonts w:ascii="Times New Roman" w:hAnsi="Times New Roman"/>
                <w:sz w:val="24"/>
                <w:szCs w:val="24"/>
              </w:rPr>
            </w:pPr>
            <w:r w:rsidRPr="00D11D7C">
              <w:rPr>
                <w:rFonts w:ascii="Times New Roman" w:hAnsi="Times New Roman"/>
                <w:sz w:val="24"/>
                <w:szCs w:val="24"/>
              </w:rPr>
              <w:t xml:space="preserve">Hệ thống hiển thị danh sách các </w:t>
            </w:r>
            <w:r>
              <w:rPr>
                <w:rFonts w:ascii="Times New Roman" w:hAnsi="Times New Roman"/>
                <w:sz w:val="24"/>
                <w:szCs w:val="24"/>
                <w:lang w:val="en-US"/>
              </w:rPr>
              <w:t>trò chơi đã được tích hợp sẵn</w:t>
            </w:r>
            <w:r w:rsidRPr="00D11D7C">
              <w:rPr>
                <w:rFonts w:ascii="Times New Roman" w:hAnsi="Times New Roman"/>
                <w:sz w:val="24"/>
                <w:szCs w:val="24"/>
              </w:rPr>
              <w:t>.</w:t>
            </w:r>
          </w:p>
          <w:p w14:paraId="49A542BF" w14:textId="77777777" w:rsidR="009C50BA" w:rsidRPr="00D11D7C" w:rsidRDefault="009C50BA" w:rsidP="00E21BFE">
            <w:pPr>
              <w:pStyle w:val="ListParagraph"/>
              <w:numPr>
                <w:ilvl w:val="0"/>
                <w:numId w:val="39"/>
              </w:numPr>
              <w:spacing w:before="120" w:after="120"/>
              <w:ind w:left="392"/>
              <w:jc w:val="both"/>
              <w:rPr>
                <w:rFonts w:ascii="Times New Roman" w:hAnsi="Times New Roman"/>
                <w:sz w:val="24"/>
                <w:szCs w:val="24"/>
              </w:rPr>
            </w:pPr>
            <w:r w:rsidRPr="00D11D7C">
              <w:rPr>
                <w:rFonts w:ascii="Times New Roman" w:hAnsi="Times New Roman"/>
                <w:sz w:val="24"/>
                <w:szCs w:val="24"/>
              </w:rPr>
              <w:t>Người dùng chọn mộ</w:t>
            </w:r>
            <w:r>
              <w:rPr>
                <w:rFonts w:ascii="Times New Roman" w:hAnsi="Times New Roman"/>
                <w:sz w:val="24"/>
                <w:szCs w:val="24"/>
              </w:rPr>
              <w:t>t trò chơi</w:t>
            </w:r>
            <w:r w:rsidRPr="00D11D7C">
              <w:rPr>
                <w:rFonts w:ascii="Times New Roman" w:hAnsi="Times New Roman"/>
                <w:sz w:val="24"/>
                <w:szCs w:val="24"/>
              </w:rPr>
              <w:t>.</w:t>
            </w:r>
          </w:p>
          <w:p w14:paraId="63FE70C0" w14:textId="77777777" w:rsidR="009C50BA" w:rsidRPr="00D11D7C" w:rsidRDefault="009C50BA" w:rsidP="00E21BFE">
            <w:pPr>
              <w:pStyle w:val="ListParagraph"/>
              <w:numPr>
                <w:ilvl w:val="0"/>
                <w:numId w:val="39"/>
              </w:numPr>
              <w:spacing w:before="120" w:after="120"/>
              <w:ind w:left="392"/>
              <w:jc w:val="both"/>
              <w:rPr>
                <w:rFonts w:ascii="Times New Roman" w:hAnsi="Times New Roman"/>
                <w:sz w:val="24"/>
                <w:szCs w:val="24"/>
              </w:rPr>
            </w:pPr>
            <w:r w:rsidRPr="00D11D7C">
              <w:rPr>
                <w:rFonts w:ascii="Times New Roman" w:hAnsi="Times New Roman"/>
                <w:sz w:val="24"/>
                <w:szCs w:val="24"/>
              </w:rPr>
              <w:t xml:space="preserve">Hệ thống </w:t>
            </w:r>
            <w:r w:rsidRPr="009C50BA">
              <w:rPr>
                <w:rFonts w:ascii="Times New Roman" w:hAnsi="Times New Roman"/>
                <w:sz w:val="24"/>
                <w:szCs w:val="24"/>
              </w:rPr>
              <w:t>khởi chạy trò chơi được chọn</w:t>
            </w:r>
            <w:r w:rsidRPr="00D11D7C">
              <w:rPr>
                <w:rFonts w:ascii="Times New Roman" w:hAnsi="Times New Roman"/>
                <w:sz w:val="24"/>
                <w:szCs w:val="24"/>
              </w:rPr>
              <w:t>.</w:t>
            </w:r>
          </w:p>
          <w:p w14:paraId="33386E03" w14:textId="77777777" w:rsidR="009C50BA" w:rsidRPr="00D11D7C" w:rsidRDefault="009C50BA" w:rsidP="00E21BFE">
            <w:pPr>
              <w:pStyle w:val="ListParagraph"/>
              <w:numPr>
                <w:ilvl w:val="0"/>
                <w:numId w:val="39"/>
              </w:numPr>
              <w:spacing w:before="120" w:after="120"/>
              <w:ind w:left="392"/>
              <w:jc w:val="both"/>
              <w:rPr>
                <w:rFonts w:ascii="Times New Roman" w:hAnsi="Times New Roman"/>
                <w:sz w:val="24"/>
                <w:szCs w:val="24"/>
              </w:rPr>
            </w:pPr>
            <w:r w:rsidRPr="00D11D7C">
              <w:rPr>
                <w:rFonts w:ascii="Times New Roman" w:hAnsi="Times New Roman"/>
                <w:sz w:val="24"/>
                <w:szCs w:val="24"/>
              </w:rPr>
              <w:t xml:space="preserve">Người dùng </w:t>
            </w:r>
            <w:r w:rsidRPr="009C50BA">
              <w:rPr>
                <w:rFonts w:ascii="Times New Roman" w:hAnsi="Times New Roman"/>
                <w:sz w:val="24"/>
                <w:szCs w:val="24"/>
              </w:rPr>
              <w:t>bắt đầu chơi</w:t>
            </w:r>
            <w:r w:rsidRPr="00D11D7C">
              <w:rPr>
                <w:rFonts w:ascii="Times New Roman" w:hAnsi="Times New Roman"/>
                <w:sz w:val="24"/>
                <w:szCs w:val="24"/>
              </w:rPr>
              <w:t>.</w:t>
            </w:r>
          </w:p>
          <w:p w14:paraId="16E13106" w14:textId="77777777" w:rsidR="009C50BA" w:rsidRPr="00D11D7C" w:rsidRDefault="009C50BA" w:rsidP="00E21BFE">
            <w:pPr>
              <w:pStyle w:val="ListParagraph"/>
              <w:numPr>
                <w:ilvl w:val="0"/>
                <w:numId w:val="39"/>
              </w:numPr>
              <w:spacing w:before="120" w:after="120"/>
              <w:ind w:left="392"/>
              <w:jc w:val="both"/>
              <w:rPr>
                <w:rFonts w:ascii="Times New Roman" w:hAnsi="Times New Roman"/>
                <w:sz w:val="24"/>
                <w:szCs w:val="24"/>
              </w:rPr>
            </w:pPr>
            <w:r>
              <w:rPr>
                <w:rFonts w:ascii="Times New Roman" w:hAnsi="Times New Roman"/>
                <w:sz w:val="24"/>
                <w:szCs w:val="24"/>
                <w:lang w:val="en-US"/>
              </w:rPr>
              <w:t>Người dùng chọn Thoát.</w:t>
            </w:r>
          </w:p>
          <w:p w14:paraId="5822750A" w14:textId="77777777" w:rsidR="009C50BA" w:rsidRPr="00D11D7C" w:rsidRDefault="009C50BA" w:rsidP="00E21BFE">
            <w:pPr>
              <w:pStyle w:val="ListParagraph"/>
              <w:numPr>
                <w:ilvl w:val="0"/>
                <w:numId w:val="39"/>
              </w:numPr>
              <w:spacing w:before="120" w:after="120"/>
              <w:ind w:left="392"/>
              <w:jc w:val="both"/>
              <w:rPr>
                <w:rFonts w:ascii="Times New Roman" w:hAnsi="Times New Roman"/>
                <w:sz w:val="24"/>
                <w:szCs w:val="24"/>
              </w:rPr>
            </w:pPr>
            <w:r w:rsidRPr="009C50BA">
              <w:rPr>
                <w:rFonts w:ascii="Times New Roman" w:hAnsi="Times New Roman"/>
                <w:sz w:val="24"/>
                <w:szCs w:val="24"/>
              </w:rPr>
              <w:t>Hệ thống hỏi người dùng có muốn lưu lại trạng thái hiện tại không?</w:t>
            </w:r>
          </w:p>
          <w:p w14:paraId="3CF0F3DF" w14:textId="77777777" w:rsidR="009C50BA" w:rsidRPr="00D11D7C" w:rsidRDefault="009C50BA" w:rsidP="00E21BFE">
            <w:pPr>
              <w:pStyle w:val="ListParagraph"/>
              <w:numPr>
                <w:ilvl w:val="0"/>
                <w:numId w:val="39"/>
              </w:numPr>
              <w:spacing w:before="120" w:after="120"/>
              <w:ind w:left="392"/>
              <w:jc w:val="both"/>
              <w:rPr>
                <w:rFonts w:ascii="Times New Roman" w:hAnsi="Times New Roman"/>
                <w:sz w:val="24"/>
                <w:szCs w:val="24"/>
              </w:rPr>
            </w:pPr>
            <w:r>
              <w:rPr>
                <w:rFonts w:ascii="Times New Roman" w:hAnsi="Times New Roman"/>
                <w:sz w:val="24"/>
                <w:szCs w:val="24"/>
                <w:lang w:val="en-US"/>
              </w:rPr>
              <w:t>Người dùng chọn Lưu.</w:t>
            </w:r>
          </w:p>
          <w:p w14:paraId="02C899CB" w14:textId="77777777" w:rsidR="009C50BA" w:rsidRPr="00D11D7C" w:rsidRDefault="009C50BA" w:rsidP="00E21BFE">
            <w:pPr>
              <w:pStyle w:val="ListParagraph"/>
              <w:numPr>
                <w:ilvl w:val="0"/>
                <w:numId w:val="39"/>
              </w:numPr>
              <w:spacing w:before="120" w:after="120"/>
              <w:ind w:left="392"/>
              <w:jc w:val="both"/>
              <w:rPr>
                <w:rFonts w:ascii="Times New Roman" w:hAnsi="Times New Roman"/>
                <w:sz w:val="24"/>
                <w:szCs w:val="24"/>
              </w:rPr>
            </w:pPr>
            <w:r w:rsidRPr="009C50BA">
              <w:rPr>
                <w:rFonts w:ascii="Times New Roman" w:hAnsi="Times New Roman"/>
                <w:sz w:val="24"/>
                <w:szCs w:val="24"/>
              </w:rPr>
              <w:t>Hệ thống lưu lại trạng thái hiện tại của trò chơi.</w:t>
            </w:r>
          </w:p>
        </w:tc>
      </w:tr>
      <w:tr w:rsidR="009C50BA" w:rsidRPr="00F1565D" w14:paraId="4AD1D644" w14:textId="77777777" w:rsidTr="00E21BFE">
        <w:tc>
          <w:tcPr>
            <w:tcW w:w="1278" w:type="pct"/>
          </w:tcPr>
          <w:p w14:paraId="4D593CB4" w14:textId="77777777" w:rsidR="009C50BA" w:rsidRPr="00F1565D" w:rsidRDefault="009C50BA" w:rsidP="00E21BFE">
            <w:pPr>
              <w:spacing w:line="276" w:lineRule="auto"/>
              <w:rPr>
                <w:rFonts w:ascii="Times New Roman" w:hAnsi="Times New Roman"/>
                <w:i/>
                <w:sz w:val="24"/>
                <w:szCs w:val="24"/>
              </w:rPr>
            </w:pPr>
            <w:r w:rsidRPr="00F1565D">
              <w:rPr>
                <w:rFonts w:ascii="Times New Roman" w:hAnsi="Times New Roman"/>
                <w:i/>
                <w:sz w:val="24"/>
                <w:szCs w:val="24"/>
              </w:rPr>
              <w:t>Dòng sự kiện phụ</w:t>
            </w:r>
          </w:p>
        </w:tc>
        <w:tc>
          <w:tcPr>
            <w:tcW w:w="3722" w:type="pct"/>
          </w:tcPr>
          <w:p w14:paraId="737AA393" w14:textId="77777777" w:rsidR="009C50BA" w:rsidRPr="00D11D7C" w:rsidRDefault="009C50BA" w:rsidP="00E21BFE">
            <w:pPr>
              <w:pStyle w:val="ListParagraph"/>
              <w:numPr>
                <w:ilvl w:val="0"/>
                <w:numId w:val="29"/>
              </w:numPr>
              <w:ind w:left="392"/>
              <w:jc w:val="both"/>
              <w:rPr>
                <w:rFonts w:ascii="Times New Roman" w:hAnsi="Times New Roman"/>
                <w:sz w:val="24"/>
                <w:szCs w:val="24"/>
              </w:rPr>
            </w:pPr>
            <w:r w:rsidRPr="00D11D7C">
              <w:rPr>
                <w:rFonts w:ascii="Times New Roman" w:hAnsi="Times New Roman"/>
                <w:sz w:val="24"/>
                <w:szCs w:val="24"/>
              </w:rPr>
              <w:t>Người dùng chọn Thoát</w:t>
            </w:r>
            <w:r>
              <w:rPr>
                <w:rFonts w:ascii="Times New Roman" w:hAnsi="Times New Roman"/>
                <w:sz w:val="24"/>
                <w:szCs w:val="24"/>
                <w:lang w:val="en-US"/>
              </w:rPr>
              <w:t>.</w:t>
            </w:r>
          </w:p>
          <w:p w14:paraId="42E2249B" w14:textId="77777777" w:rsidR="009C50BA" w:rsidRPr="00D11D7C" w:rsidRDefault="009C50BA" w:rsidP="00E21BFE">
            <w:pPr>
              <w:pStyle w:val="ListParagraph"/>
              <w:numPr>
                <w:ilvl w:val="0"/>
                <w:numId w:val="20"/>
              </w:numPr>
              <w:jc w:val="both"/>
              <w:rPr>
                <w:rFonts w:ascii="Times New Roman" w:hAnsi="Times New Roman"/>
                <w:sz w:val="24"/>
                <w:szCs w:val="24"/>
              </w:rPr>
            </w:pPr>
            <w:r>
              <w:rPr>
                <w:rFonts w:ascii="Times New Roman" w:hAnsi="Times New Roman"/>
                <w:sz w:val="24"/>
                <w:szCs w:val="24"/>
                <w:lang w:val="en-US"/>
              </w:rPr>
              <w:t>Use-Case kết thúc.</w:t>
            </w:r>
          </w:p>
          <w:p w14:paraId="78A31EDA" w14:textId="77777777" w:rsidR="009C50BA" w:rsidRPr="00D11D7C" w:rsidRDefault="009C50BA" w:rsidP="00E21BFE">
            <w:pPr>
              <w:pStyle w:val="ListParagraph"/>
              <w:numPr>
                <w:ilvl w:val="0"/>
                <w:numId w:val="22"/>
              </w:numPr>
              <w:ind w:left="392"/>
              <w:jc w:val="both"/>
              <w:rPr>
                <w:rFonts w:ascii="Times New Roman" w:hAnsi="Times New Roman"/>
                <w:sz w:val="24"/>
                <w:szCs w:val="24"/>
              </w:rPr>
            </w:pPr>
            <w:r w:rsidRPr="00D11D7C">
              <w:rPr>
                <w:rFonts w:ascii="Times New Roman" w:hAnsi="Times New Roman"/>
                <w:sz w:val="24"/>
                <w:szCs w:val="24"/>
              </w:rPr>
              <w:t>Người dùng chọn Không</w:t>
            </w:r>
          </w:p>
          <w:p w14:paraId="24E39B84" w14:textId="77777777" w:rsidR="009C50BA" w:rsidRPr="00D11D7C" w:rsidRDefault="009C50BA" w:rsidP="00E21BFE">
            <w:pPr>
              <w:pStyle w:val="ListParagraph"/>
              <w:numPr>
                <w:ilvl w:val="0"/>
                <w:numId w:val="20"/>
              </w:numPr>
              <w:spacing w:after="0"/>
              <w:jc w:val="both"/>
              <w:rPr>
                <w:rFonts w:ascii="Times New Roman" w:hAnsi="Times New Roman"/>
                <w:sz w:val="24"/>
                <w:szCs w:val="24"/>
              </w:rPr>
            </w:pPr>
            <w:r>
              <w:rPr>
                <w:rFonts w:ascii="Times New Roman" w:hAnsi="Times New Roman"/>
                <w:sz w:val="24"/>
                <w:szCs w:val="24"/>
                <w:lang w:val="en-US"/>
              </w:rPr>
              <w:t>Quay lại bước 1.</w:t>
            </w:r>
          </w:p>
        </w:tc>
      </w:tr>
      <w:tr w:rsidR="009C50BA" w:rsidRPr="00F1565D" w14:paraId="3C2F9FDC" w14:textId="77777777" w:rsidTr="00E21BFE">
        <w:tc>
          <w:tcPr>
            <w:tcW w:w="1278" w:type="pct"/>
          </w:tcPr>
          <w:p w14:paraId="6F15DB32" w14:textId="77777777" w:rsidR="009C50BA" w:rsidRPr="00F1565D" w:rsidRDefault="009C50BA" w:rsidP="00E21BFE">
            <w:pPr>
              <w:spacing w:line="276" w:lineRule="auto"/>
              <w:rPr>
                <w:rFonts w:ascii="Times New Roman" w:hAnsi="Times New Roman"/>
                <w:i/>
                <w:sz w:val="24"/>
                <w:szCs w:val="24"/>
              </w:rPr>
            </w:pPr>
            <w:r w:rsidRPr="00F1565D">
              <w:rPr>
                <w:rFonts w:ascii="Times New Roman" w:hAnsi="Times New Roman"/>
                <w:i/>
                <w:sz w:val="24"/>
                <w:szCs w:val="24"/>
              </w:rPr>
              <w:t>Yêu cầu đặc biệt</w:t>
            </w:r>
          </w:p>
        </w:tc>
        <w:tc>
          <w:tcPr>
            <w:tcW w:w="3722" w:type="pct"/>
          </w:tcPr>
          <w:p w14:paraId="34870DF8" w14:textId="77777777" w:rsidR="009C50BA" w:rsidRPr="00D11D7C" w:rsidRDefault="009C50BA" w:rsidP="00E21BFE">
            <w:pPr>
              <w:pStyle w:val="ListParagraph"/>
              <w:numPr>
                <w:ilvl w:val="0"/>
                <w:numId w:val="20"/>
              </w:numPr>
              <w:spacing w:after="0"/>
              <w:ind w:left="392"/>
              <w:jc w:val="both"/>
              <w:rPr>
                <w:rFonts w:ascii="Times New Roman" w:hAnsi="Times New Roman"/>
                <w:sz w:val="24"/>
                <w:szCs w:val="24"/>
              </w:rPr>
            </w:pPr>
            <w:r>
              <w:rPr>
                <w:rFonts w:ascii="Times New Roman" w:hAnsi="Times New Roman"/>
                <w:sz w:val="24"/>
                <w:szCs w:val="24"/>
                <w:lang w:val="en-US"/>
              </w:rPr>
              <w:t>Cho phép người dùng lưu lại trạng thái hiện tại của trò chơi.</w:t>
            </w:r>
          </w:p>
        </w:tc>
      </w:tr>
      <w:tr w:rsidR="009C50BA" w:rsidRPr="00F1565D" w14:paraId="3C0A1598" w14:textId="77777777" w:rsidTr="00E21BFE">
        <w:tc>
          <w:tcPr>
            <w:tcW w:w="1278" w:type="pct"/>
          </w:tcPr>
          <w:p w14:paraId="0A14A0AE" w14:textId="77777777" w:rsidR="009C50BA" w:rsidRPr="00F1565D" w:rsidRDefault="009C50BA" w:rsidP="00E21BFE">
            <w:pPr>
              <w:spacing w:line="276" w:lineRule="auto"/>
              <w:rPr>
                <w:rFonts w:ascii="Times New Roman" w:hAnsi="Times New Roman"/>
                <w:i/>
                <w:sz w:val="24"/>
                <w:szCs w:val="24"/>
              </w:rPr>
            </w:pPr>
            <w:r w:rsidRPr="00F1565D">
              <w:rPr>
                <w:rFonts w:ascii="Times New Roman" w:hAnsi="Times New Roman"/>
                <w:i/>
                <w:sz w:val="24"/>
                <w:szCs w:val="24"/>
              </w:rPr>
              <w:t>Điểm mở rộng</w:t>
            </w:r>
          </w:p>
        </w:tc>
        <w:tc>
          <w:tcPr>
            <w:tcW w:w="3722" w:type="pct"/>
          </w:tcPr>
          <w:p w14:paraId="5464D9F3" w14:textId="77777777" w:rsidR="009C50BA" w:rsidRPr="00F1565D" w:rsidRDefault="009C50BA" w:rsidP="00E21BFE">
            <w:pPr>
              <w:spacing w:line="276" w:lineRule="auto"/>
              <w:jc w:val="both"/>
              <w:rPr>
                <w:rFonts w:ascii="Times New Roman" w:hAnsi="Times New Roman"/>
                <w:sz w:val="24"/>
                <w:szCs w:val="24"/>
              </w:rPr>
            </w:pPr>
          </w:p>
        </w:tc>
      </w:tr>
    </w:tbl>
    <w:p w14:paraId="69EB4BA5" w14:textId="77777777" w:rsidR="009C50BA" w:rsidRDefault="009C50BA" w:rsidP="009C50BA">
      <w:pPr>
        <w:rPr>
          <w:rFonts w:cs="Arial"/>
          <w:szCs w:val="22"/>
        </w:rPr>
      </w:pPr>
    </w:p>
    <w:p w14:paraId="02C1FA92" w14:textId="77777777" w:rsidR="00C812F4" w:rsidRDefault="00C812F4" w:rsidP="00CF45BB">
      <w:pPr>
        <w:rPr>
          <w:rFonts w:cs="Arial"/>
          <w:szCs w:val="22"/>
        </w:rPr>
      </w:pPr>
    </w:p>
    <w:p w14:paraId="66B66FA7" w14:textId="77777777" w:rsidR="00C812F4" w:rsidRDefault="00C812F4" w:rsidP="00C812F4">
      <w:pPr>
        <w:pStyle w:val="Heading1"/>
      </w:pPr>
      <w:bookmarkStart w:id="828" w:name="_Toc261981584"/>
      <w:r>
        <w:t>Giao diện người dùng</w:t>
      </w:r>
      <w:bookmarkEnd w:id="828"/>
    </w:p>
    <w:p w14:paraId="7FE657D9" w14:textId="77777777" w:rsidR="00E543A9" w:rsidRPr="009562A9" w:rsidRDefault="00E543A9" w:rsidP="00E543A9">
      <w:pPr>
        <w:rPr>
          <w:lang w:val="vi-VN"/>
        </w:rPr>
      </w:pPr>
      <w:r w:rsidRPr="009562A9">
        <w:rPr>
          <w:lang w:val="vi-VN"/>
        </w:rPr>
        <w:t>Phác thảo sơ bộ giao diện người dùng từ đó làm cơ sở cho việc phát triển và giúp hình dung phần nào giao diện của hệ thống.</w:t>
      </w:r>
    </w:p>
    <w:p w14:paraId="42C50C2E" w14:textId="77777777" w:rsidR="00E543A9" w:rsidRDefault="00E543A9" w:rsidP="00E543A9">
      <w:r w:rsidRPr="009562A9">
        <w:rPr>
          <w:noProof/>
        </w:rPr>
        <w:lastRenderedPageBreak/>
        <w:drawing>
          <wp:inline distT="0" distB="0" distL="0" distR="0" wp14:editId="204CF75E">
            <wp:extent cx="6492240" cy="4362476"/>
            <wp:effectExtent l="19050" t="0" r="3810" b="0"/>
            <wp:docPr id="2" name="Picture 2" descr="C:\Users\ThanhPhuc\Desktop\XDPM\6. Source Code\Hinh\mainmenu_a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anhPhuc\Desktop\XDPM\6. Source Code\Hinh\mainmenu_anh.png"/>
                    <pic:cNvPicPr>
                      <a:picLocks noChangeAspect="1" noChangeArrowheads="1"/>
                    </pic:cNvPicPr>
                  </pic:nvPicPr>
                  <pic:blipFill>
                    <a:blip r:embed="rId15" cstate="print"/>
                    <a:srcRect/>
                    <a:stretch>
                      <a:fillRect/>
                    </a:stretch>
                  </pic:blipFill>
                  <pic:spPr bwMode="auto">
                    <a:xfrm>
                      <a:off x="0" y="0"/>
                      <a:ext cx="6492240" cy="4362476"/>
                    </a:xfrm>
                    <a:prstGeom prst="rect">
                      <a:avLst/>
                    </a:prstGeom>
                    <a:noFill/>
                    <a:ln w="9525">
                      <a:noFill/>
                      <a:miter lim="800000"/>
                      <a:headEnd/>
                      <a:tailEnd/>
                    </a:ln>
                  </pic:spPr>
                </pic:pic>
              </a:graphicData>
            </a:graphic>
          </wp:inline>
        </w:drawing>
      </w:r>
    </w:p>
    <w:p w14:paraId="1C710D37" w14:textId="77777777" w:rsidR="00E543A9" w:rsidRPr="009562A9" w:rsidRDefault="00E543A9" w:rsidP="00E543A9">
      <w:r>
        <w:rPr>
          <w:noProof/>
        </w:rPr>
        <w:lastRenderedPageBreak/>
        <w:drawing>
          <wp:inline distT="0" distB="0" distL="0" distR="0" wp14:editId="43BA8E24">
            <wp:extent cx="6746666" cy="4438800"/>
            <wp:effectExtent l="19050" t="0" r="0" b="0"/>
            <wp:docPr id="3" name="Picture 3" descr="C:\Users\ThanhPhuc\Desktop\XDPM\6. Source Code\Hinh\daiso_anh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anhPhuc\Desktop\XDPM\6. Source Code\Hinh\daiso_anhda.png"/>
                    <pic:cNvPicPr>
                      <a:picLocks noChangeAspect="1" noChangeArrowheads="1"/>
                    </pic:cNvPicPr>
                  </pic:nvPicPr>
                  <pic:blipFill>
                    <a:blip r:embed="rId16" cstate="print"/>
                    <a:srcRect/>
                    <a:stretch>
                      <a:fillRect/>
                    </a:stretch>
                  </pic:blipFill>
                  <pic:spPr bwMode="auto">
                    <a:xfrm>
                      <a:off x="0" y="0"/>
                      <a:ext cx="6746666" cy="4438800"/>
                    </a:xfrm>
                    <a:prstGeom prst="rect">
                      <a:avLst/>
                    </a:prstGeom>
                    <a:noFill/>
                    <a:ln w="9525">
                      <a:noFill/>
                      <a:miter lim="800000"/>
                      <a:headEnd/>
                      <a:tailEnd/>
                    </a:ln>
                  </pic:spPr>
                </pic:pic>
              </a:graphicData>
            </a:graphic>
          </wp:inline>
        </w:drawing>
      </w:r>
      <w:r>
        <w:rPr>
          <w:noProof/>
        </w:rPr>
        <w:drawing>
          <wp:inline distT="0" distB="0" distL="0" distR="0" wp14:editId="66EBCF5F">
            <wp:extent cx="6403080" cy="4302566"/>
            <wp:effectExtent l="19050" t="0" r="0" b="0"/>
            <wp:docPr id="4" name="Picture 1" descr="C:\Users\ThanhPhuc\Desktop\XDPM\6. Source Code\Hinh\hinhoc_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anhPhuc\Desktop\XDPM\6. Source Code\Hinh\hinhoc_ah.png"/>
                    <pic:cNvPicPr>
                      <a:picLocks noChangeAspect="1" noChangeArrowheads="1"/>
                    </pic:cNvPicPr>
                  </pic:nvPicPr>
                  <pic:blipFill>
                    <a:blip r:embed="rId17" cstate="print"/>
                    <a:srcRect/>
                    <a:stretch>
                      <a:fillRect/>
                    </a:stretch>
                  </pic:blipFill>
                  <pic:spPr bwMode="auto">
                    <a:xfrm>
                      <a:off x="0" y="0"/>
                      <a:ext cx="6402857" cy="4302416"/>
                    </a:xfrm>
                    <a:prstGeom prst="rect">
                      <a:avLst/>
                    </a:prstGeom>
                    <a:noFill/>
                    <a:ln w="9525">
                      <a:noFill/>
                      <a:miter lim="800000"/>
                      <a:headEnd/>
                      <a:tailEnd/>
                    </a:ln>
                  </pic:spPr>
                </pic:pic>
              </a:graphicData>
            </a:graphic>
          </wp:inline>
        </w:drawing>
      </w:r>
    </w:p>
    <w:p w14:paraId="3814BBEA" w14:textId="77777777" w:rsidR="00C812F4" w:rsidRDefault="00C812F4" w:rsidP="00C812F4"/>
    <w:bookmarkEnd w:id="0"/>
    <w:p w14:paraId="0E79DE0C" w14:textId="77777777" w:rsidR="00C812F4" w:rsidRDefault="00C812F4" w:rsidP="007306B3">
      <w:pPr>
        <w:keepNext/>
      </w:pPr>
    </w:p>
    <w:sectPr w:rsidR="00C812F4" w:rsidSect="00E76765">
      <w:headerReference w:type="default" r:id="rId18"/>
      <w:footerReference w:type="default" r:id="rId19"/>
      <w:footerReference w:type="first" r:id="rId20"/>
      <w:pgSz w:w="12240" w:h="15840" w:code="1"/>
      <w:pgMar w:top="995" w:right="1008" w:bottom="864" w:left="1008" w:header="720" w:footer="648" w:gutter="0"/>
      <w:pgNumType w:start="1" w:chapStyle="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1045A4D" w14:textId="77777777" w:rsidR="00935321" w:rsidRDefault="00935321" w:rsidP="00603010">
      <w:r>
        <w:separator/>
      </w:r>
    </w:p>
  </w:endnote>
  <w:endnote w:type="continuationSeparator" w:id="0">
    <w:p w14:paraId="372CC58D" w14:textId="77777777" w:rsidR="00935321" w:rsidRDefault="00935321" w:rsidP="006030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20000287" w:usb1="00000000" w:usb2="00000000" w:usb3="00000000" w:csb0="0000019F" w:csb1="00000000"/>
  </w:font>
  <w:font w:name="Tahoma">
    <w:panose1 w:val="020B0604030504040204"/>
    <w:charset w:val="00"/>
    <w:family w:val="swiss"/>
    <w:pitch w:val="variable"/>
    <w:sig w:usb0="61002A87" w:usb1="80000000" w:usb2="00000008" w:usb3="00000000" w:csb0="000101FF" w:csb1="00000000"/>
  </w:font>
  <w:font w:name="Helvetica">
    <w:panose1 w:val="020B0604020202020204"/>
    <w:charset w:val="00"/>
    <w:family w:val="swiss"/>
    <w:pitch w:val="variable"/>
    <w:sig w:usb0="20002A87" w:usb1="80000000" w:usb2="00000008"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C63EA4" w14:textId="77777777" w:rsidR="00E21BFE" w:rsidRDefault="00E21BFE">
    <w:pPr>
      <w:pStyle w:val="Footer"/>
    </w:pPr>
    <w:r>
      <w:rPr>
        <w:sz w:val="12"/>
      </w:rPr>
      <w:t>Group 11, 12, 13, 14, 15</w:t>
    </w:r>
    <w:r>
      <w:tab/>
      <w:t xml:space="preserve">Requirement and Specification </w:t>
    </w:r>
    <w:r>
      <w:rPr>
        <w:sz w:val="24"/>
      </w:rPr>
      <w:t>-</w:t>
    </w:r>
    <w:r>
      <w:rPr>
        <w:rStyle w:val="PageNumber"/>
      </w:rPr>
      <w:fldChar w:fldCharType="begin"/>
    </w:r>
    <w:r>
      <w:rPr>
        <w:rStyle w:val="PageNumber"/>
      </w:rPr>
      <w:instrText xml:space="preserve"> PAGE </w:instrText>
    </w:r>
    <w:r>
      <w:rPr>
        <w:rStyle w:val="PageNumber"/>
      </w:rPr>
      <w:fldChar w:fldCharType="separate"/>
    </w:r>
    <w:r w:rsidR="00504BEB">
      <w:rPr>
        <w:rStyle w:val="PageNumber"/>
        <w:noProof/>
      </w:rPr>
      <w:t>7-11</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C19894" w14:textId="77777777" w:rsidR="00E21BFE" w:rsidRDefault="00E21BFE">
    <w:pPr>
      <w:pStyle w:val="Footer"/>
      <w:rPr>
        <w:sz w:val="16"/>
      </w:rPr>
    </w:pPr>
    <w:r>
      <w:rPr>
        <w:sz w:val="12"/>
      </w:rPr>
      <w:t>Group 21, 22, 23, 24, 25</w:t>
    </w:r>
    <w:r>
      <w:rPr>
        <w:sz w:val="16"/>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A0C1FA4" w14:textId="77777777" w:rsidR="00935321" w:rsidRDefault="00935321" w:rsidP="00603010">
      <w:r>
        <w:separator/>
      </w:r>
    </w:p>
  </w:footnote>
  <w:footnote w:type="continuationSeparator" w:id="0">
    <w:p w14:paraId="61193EB3" w14:textId="77777777" w:rsidR="00935321" w:rsidRDefault="00935321" w:rsidP="0060301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957866" w14:textId="77777777" w:rsidR="00E21BFE" w:rsidRDefault="00E21BFE">
    <w:pPr>
      <w:pStyle w:val="Header"/>
    </w:pPr>
    <w:fldSimple w:instr=" STYLEREF &quot;Project Name&quot; \* MERGEFORMAT ">
      <w:r w:rsidR="00504BEB">
        <w:rPr>
          <w:noProof/>
        </w:rPr>
        <w:t>Tự học toán lớp 8 – Đặc tả yêu cầu, mô hình Use case</w:t>
      </w:r>
    </w:fldSimple>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4"/>
    <w:multiLevelType w:val="multilevel"/>
    <w:tmpl w:val="00000004"/>
    <w:name w:val="WW8Num5"/>
    <w:lvl w:ilvl="0">
      <w:numFmt w:val="bullet"/>
      <w:lvlText w:val="-"/>
      <w:lvlJc w:val="left"/>
      <w:pPr>
        <w:tabs>
          <w:tab w:val="num" w:pos="1080"/>
        </w:tabs>
        <w:ind w:left="1080" w:hanging="360"/>
      </w:pPr>
      <w:rPr>
        <w:rFonts w:ascii="Times New Roman" w:hAnsi="Times New Roman" w:cs="Times New Roman"/>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nsid w:val="04253FF7"/>
    <w:multiLevelType w:val="hybridMultilevel"/>
    <w:tmpl w:val="367819EC"/>
    <w:lvl w:ilvl="0" w:tplc="0728FB4C">
      <w:start w:val="25"/>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
    <w:nsid w:val="04B82A52"/>
    <w:multiLevelType w:val="multilevel"/>
    <w:tmpl w:val="CA0A640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rFonts w:ascii="Arial" w:hAnsi="Arial" w:cs="Arial"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0D3D7DE8"/>
    <w:multiLevelType w:val="hybridMultilevel"/>
    <w:tmpl w:val="F03237B4"/>
    <w:lvl w:ilvl="0" w:tplc="0409000F">
      <w:start w:val="1"/>
      <w:numFmt w:val="decimal"/>
      <w:lvlText w:val="%1."/>
      <w:lvlJc w:val="left"/>
      <w:pPr>
        <w:ind w:left="882" w:hanging="360"/>
      </w:pPr>
    </w:lvl>
    <w:lvl w:ilvl="1" w:tplc="04090019" w:tentative="1">
      <w:start w:val="1"/>
      <w:numFmt w:val="lowerLetter"/>
      <w:lvlText w:val="%2."/>
      <w:lvlJc w:val="left"/>
      <w:pPr>
        <w:ind w:left="1602" w:hanging="360"/>
      </w:pPr>
    </w:lvl>
    <w:lvl w:ilvl="2" w:tplc="0409001B" w:tentative="1">
      <w:start w:val="1"/>
      <w:numFmt w:val="lowerRoman"/>
      <w:lvlText w:val="%3."/>
      <w:lvlJc w:val="right"/>
      <w:pPr>
        <w:ind w:left="2322" w:hanging="180"/>
      </w:pPr>
    </w:lvl>
    <w:lvl w:ilvl="3" w:tplc="0409000F" w:tentative="1">
      <w:start w:val="1"/>
      <w:numFmt w:val="decimal"/>
      <w:lvlText w:val="%4."/>
      <w:lvlJc w:val="left"/>
      <w:pPr>
        <w:ind w:left="3042" w:hanging="360"/>
      </w:pPr>
    </w:lvl>
    <w:lvl w:ilvl="4" w:tplc="04090019" w:tentative="1">
      <w:start w:val="1"/>
      <w:numFmt w:val="lowerLetter"/>
      <w:lvlText w:val="%5."/>
      <w:lvlJc w:val="left"/>
      <w:pPr>
        <w:ind w:left="3762" w:hanging="360"/>
      </w:pPr>
    </w:lvl>
    <w:lvl w:ilvl="5" w:tplc="0409001B" w:tentative="1">
      <w:start w:val="1"/>
      <w:numFmt w:val="lowerRoman"/>
      <w:lvlText w:val="%6."/>
      <w:lvlJc w:val="right"/>
      <w:pPr>
        <w:ind w:left="4482" w:hanging="180"/>
      </w:pPr>
    </w:lvl>
    <w:lvl w:ilvl="6" w:tplc="0409000F" w:tentative="1">
      <w:start w:val="1"/>
      <w:numFmt w:val="decimal"/>
      <w:lvlText w:val="%7."/>
      <w:lvlJc w:val="left"/>
      <w:pPr>
        <w:ind w:left="5202" w:hanging="360"/>
      </w:pPr>
    </w:lvl>
    <w:lvl w:ilvl="7" w:tplc="04090019" w:tentative="1">
      <w:start w:val="1"/>
      <w:numFmt w:val="lowerLetter"/>
      <w:lvlText w:val="%8."/>
      <w:lvlJc w:val="left"/>
      <w:pPr>
        <w:ind w:left="5922" w:hanging="360"/>
      </w:pPr>
    </w:lvl>
    <w:lvl w:ilvl="8" w:tplc="0409001B" w:tentative="1">
      <w:start w:val="1"/>
      <w:numFmt w:val="lowerRoman"/>
      <w:lvlText w:val="%9."/>
      <w:lvlJc w:val="right"/>
      <w:pPr>
        <w:ind w:left="6642" w:hanging="180"/>
      </w:pPr>
    </w:lvl>
  </w:abstractNum>
  <w:abstractNum w:abstractNumId="4">
    <w:nsid w:val="0E977329"/>
    <w:multiLevelType w:val="hybridMultilevel"/>
    <w:tmpl w:val="D5A84D24"/>
    <w:lvl w:ilvl="0" w:tplc="4DBE08FC">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0EE10E96"/>
    <w:multiLevelType w:val="hybridMultilevel"/>
    <w:tmpl w:val="A87AE0A6"/>
    <w:lvl w:ilvl="0" w:tplc="14E6032E">
      <w:start w:val="3"/>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2933C6"/>
    <w:multiLevelType w:val="hybridMultilevel"/>
    <w:tmpl w:val="1EF62BAA"/>
    <w:lvl w:ilvl="0" w:tplc="979A5B40">
      <w:start w:val="1"/>
      <w:numFmt w:val="decimal"/>
      <w:lvlText w:val="%1."/>
      <w:lvlJc w:val="left"/>
      <w:pPr>
        <w:ind w:left="1080" w:hanging="360"/>
      </w:pPr>
      <w:rPr>
        <w:rFonts w:hint="default"/>
        <w:i/>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7">
    <w:nsid w:val="1B3573BC"/>
    <w:multiLevelType w:val="hybridMultilevel"/>
    <w:tmpl w:val="7574871E"/>
    <w:lvl w:ilvl="0" w:tplc="042A0001">
      <w:start w:val="1"/>
      <w:numFmt w:val="bullet"/>
      <w:lvlText w:val=""/>
      <w:lvlJc w:val="left"/>
      <w:pPr>
        <w:ind w:left="108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1C466538"/>
    <w:multiLevelType w:val="multilevel"/>
    <w:tmpl w:val="C93A5D0E"/>
    <w:lvl w:ilvl="0">
      <w:start w:val="8"/>
      <w:numFmt w:val="decimal"/>
      <w:lvlText w:val="%1"/>
      <w:lvlJc w:val="left"/>
      <w:pPr>
        <w:tabs>
          <w:tab w:val="num" w:pos="709"/>
        </w:tabs>
        <w:ind w:left="709" w:hanging="709"/>
      </w:pPr>
      <w:rPr>
        <w:rFonts w:hint="default"/>
      </w:rPr>
    </w:lvl>
    <w:lvl w:ilvl="1">
      <w:start w:val="3"/>
      <w:numFmt w:val="decimal"/>
      <w:lvlText w:val="%1.%2"/>
      <w:lvlJc w:val="left"/>
      <w:pPr>
        <w:tabs>
          <w:tab w:val="num" w:pos="709"/>
        </w:tabs>
        <w:ind w:left="709" w:hanging="709"/>
      </w:pPr>
      <w:rPr>
        <w:rFonts w:ascii="Verdana" w:hAnsi="Verdana" w:hint="default"/>
        <w:b/>
        <w:i/>
        <w:color w:val="003300"/>
        <w:sz w:val="22"/>
      </w:rPr>
    </w:lvl>
    <w:lvl w:ilvl="2">
      <w:start w:val="6"/>
      <w:numFmt w:val="decimal"/>
      <w:lvlText w:val="%1.%2.%3"/>
      <w:lvlJc w:val="left"/>
      <w:pPr>
        <w:tabs>
          <w:tab w:val="num" w:pos="720"/>
        </w:tabs>
        <w:ind w:left="720" w:hanging="720"/>
      </w:pPr>
      <w:rPr>
        <w:rFonts w:ascii="Tahoma" w:hAnsi="Tahoma" w:hint="default"/>
        <w:b/>
        <w:i w:val="0"/>
        <w:sz w:val="20"/>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nsid w:val="24131C0F"/>
    <w:multiLevelType w:val="hybridMultilevel"/>
    <w:tmpl w:val="2CC4B3DA"/>
    <w:lvl w:ilvl="0" w:tplc="4DBE08FC">
      <w:start w:val="1"/>
      <w:numFmt w:val="decimal"/>
      <w:lvlText w:val="%1."/>
      <w:lvlJc w:val="left"/>
      <w:pPr>
        <w:ind w:left="14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5916A3F"/>
    <w:multiLevelType w:val="hybridMultilevel"/>
    <w:tmpl w:val="AF3C3C0A"/>
    <w:lvl w:ilvl="0" w:tplc="0AA22DA8">
      <w:start w:val="2"/>
      <w:numFmt w:val="decimal"/>
      <w:lvlText w:val="%1."/>
      <w:lvlJc w:val="left"/>
      <w:pPr>
        <w:ind w:left="1080" w:hanging="360"/>
      </w:pPr>
      <w:rPr>
        <w:rFonts w:eastAsia="Arial" w:hint="default"/>
      </w:rPr>
    </w:lvl>
    <w:lvl w:ilvl="1" w:tplc="244E3B70">
      <w:start w:val="1"/>
      <w:numFmt w:val="decimal"/>
      <w:lvlText w:val="%2."/>
      <w:lvlJc w:val="left"/>
      <w:pPr>
        <w:ind w:left="1800" w:hanging="360"/>
      </w:pPr>
      <w:rPr>
        <w:rFonts w:hint="default"/>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D246720"/>
    <w:multiLevelType w:val="hybridMultilevel"/>
    <w:tmpl w:val="E09EA8AA"/>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F731C2C"/>
    <w:multiLevelType w:val="hybridMultilevel"/>
    <w:tmpl w:val="CB004D9E"/>
    <w:lvl w:ilvl="0" w:tplc="0409000F">
      <w:start w:val="1"/>
      <w:numFmt w:val="decimal"/>
      <w:lvlText w:val="%1."/>
      <w:lvlJc w:val="left"/>
      <w:pPr>
        <w:ind w:left="720" w:hanging="360"/>
      </w:pPr>
      <w:rPr>
        <w:rFonts w:hint="default"/>
      </w:rPr>
    </w:lvl>
    <w:lvl w:ilvl="1" w:tplc="2848B8AC">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1E028E1"/>
    <w:multiLevelType w:val="hybridMultilevel"/>
    <w:tmpl w:val="728033AA"/>
    <w:lvl w:ilvl="0" w:tplc="3956E710">
      <w:start w:val="1"/>
      <w:numFmt w:val="decimal"/>
      <w:lvlText w:val="%1."/>
      <w:lvlJc w:val="left"/>
      <w:pPr>
        <w:ind w:left="1080" w:hanging="360"/>
      </w:pPr>
      <w:rPr>
        <w:rFonts w:hint="default"/>
      </w:rPr>
    </w:lvl>
    <w:lvl w:ilvl="1" w:tplc="49D269EC">
      <w:start w:val="1"/>
      <w:numFmt w:val="decimal"/>
      <w:lvlText w:val="%2."/>
      <w:lvlJc w:val="left"/>
      <w:pPr>
        <w:ind w:left="1800" w:hanging="360"/>
      </w:pPr>
      <w:rPr>
        <w:rFonts w:ascii="Times New Roman" w:eastAsia="Times New Roman" w:hAnsi="Times New Roman" w:cs="Times New Roman"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344446D3"/>
    <w:multiLevelType w:val="hybridMultilevel"/>
    <w:tmpl w:val="2EE433F4"/>
    <w:lvl w:ilvl="0" w:tplc="C136B01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B3C3FBF"/>
    <w:multiLevelType w:val="hybridMultilevel"/>
    <w:tmpl w:val="729C51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3CFF305E"/>
    <w:multiLevelType w:val="hybridMultilevel"/>
    <w:tmpl w:val="6C5C7B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FE90ED9"/>
    <w:multiLevelType w:val="hybridMultilevel"/>
    <w:tmpl w:val="B0C056F8"/>
    <w:lvl w:ilvl="0" w:tplc="FBB637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43E2689C"/>
    <w:multiLevelType w:val="hybridMultilevel"/>
    <w:tmpl w:val="8BEE9214"/>
    <w:lvl w:ilvl="0" w:tplc="3956E7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6334B98"/>
    <w:multiLevelType w:val="hybridMultilevel"/>
    <w:tmpl w:val="AD88D1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A060A28"/>
    <w:multiLevelType w:val="hybridMultilevel"/>
    <w:tmpl w:val="84961904"/>
    <w:lvl w:ilvl="0" w:tplc="3956E71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4AA43442"/>
    <w:multiLevelType w:val="hybridMultilevel"/>
    <w:tmpl w:val="AD88D1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B122B5E"/>
    <w:multiLevelType w:val="hybridMultilevel"/>
    <w:tmpl w:val="AA34FF66"/>
    <w:lvl w:ilvl="0" w:tplc="3956E7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C1A45F5"/>
    <w:multiLevelType w:val="hybridMultilevel"/>
    <w:tmpl w:val="07FCAE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51C40ACA"/>
    <w:multiLevelType w:val="hybridMultilevel"/>
    <w:tmpl w:val="AFEA3FFA"/>
    <w:lvl w:ilvl="0" w:tplc="33E2C590">
      <w:start w:val="1"/>
      <w:numFmt w:val="decimal"/>
      <w:lvlText w:val="%1."/>
      <w:lvlJc w:val="left"/>
      <w:pPr>
        <w:ind w:left="720" w:hanging="360"/>
      </w:pPr>
      <w:rPr>
        <w:rFonts w:ascii="Arial" w:eastAsia="Times New Roman" w:hAnsi="Arial" w:cs="Arial"/>
      </w:rPr>
    </w:lvl>
    <w:lvl w:ilvl="1" w:tplc="A6A80566">
      <w:start w:val="1"/>
      <w:numFmt w:val="decimal"/>
      <w:lvlText w:val="%2."/>
      <w:lvlJc w:val="left"/>
      <w:pPr>
        <w:ind w:left="1440" w:hanging="360"/>
      </w:pPr>
      <w:rPr>
        <w:rFonts w:asciiTheme="minorHAnsi" w:eastAsiaTheme="minorHAnsi" w:hAnsiTheme="minorHAnsi" w:cs="Arial"/>
      </w:rPr>
    </w:lvl>
    <w:lvl w:ilvl="2" w:tplc="86FACD54">
      <w:start w:val="1"/>
      <w:numFmt w:val="lowerLetter"/>
      <w:lvlText w:val="%3."/>
      <w:lvlJc w:val="right"/>
      <w:pPr>
        <w:ind w:left="2160" w:hanging="180"/>
      </w:pPr>
      <w:rPr>
        <w:rFonts w:ascii="Arial" w:eastAsia="Times New Roman" w:hAnsi="Arial" w:cs="Arial"/>
      </w:rPr>
    </w:lvl>
    <w:lvl w:ilvl="3" w:tplc="912A7608">
      <w:start w:val="1"/>
      <w:numFmt w:val="lowerRoman"/>
      <w:lvlText w:val="%4."/>
      <w:lvlJc w:val="left"/>
      <w:pPr>
        <w:ind w:left="2880" w:hanging="360"/>
      </w:pPr>
      <w:rPr>
        <w:rFonts w:ascii="Arial" w:eastAsia="Times New Roman" w:hAnsi="Arial" w:cs="Arial"/>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4434563"/>
    <w:multiLevelType w:val="hybridMultilevel"/>
    <w:tmpl w:val="4788934A"/>
    <w:lvl w:ilvl="0" w:tplc="4DBE08FC">
      <w:start w:val="1"/>
      <w:numFmt w:val="decimal"/>
      <w:lvlText w:val="%1."/>
      <w:lvlJc w:val="left"/>
      <w:pPr>
        <w:ind w:left="14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5B4946B8"/>
    <w:multiLevelType w:val="hybridMultilevel"/>
    <w:tmpl w:val="ADAA0644"/>
    <w:lvl w:ilvl="0" w:tplc="0409000F">
      <w:start w:val="1"/>
      <w:numFmt w:val="decimal"/>
      <w:lvlText w:val="%1."/>
      <w:lvlJc w:val="left"/>
      <w:pPr>
        <w:ind w:left="720" w:hanging="360"/>
      </w:pPr>
      <w:rPr>
        <w:rFonts w:hint="default"/>
      </w:rPr>
    </w:lvl>
    <w:lvl w:ilvl="1" w:tplc="9C18BFA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BD24BA9"/>
    <w:multiLevelType w:val="hybridMultilevel"/>
    <w:tmpl w:val="C6CADB2E"/>
    <w:lvl w:ilvl="0" w:tplc="4DBE08FC">
      <w:start w:val="1"/>
      <w:numFmt w:val="decimal"/>
      <w:lvlText w:val="%1."/>
      <w:lvlJc w:val="left"/>
      <w:pPr>
        <w:ind w:left="216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nsid w:val="5F61668D"/>
    <w:multiLevelType w:val="hybridMultilevel"/>
    <w:tmpl w:val="07524844"/>
    <w:lvl w:ilvl="0" w:tplc="3956E7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5F9812ED"/>
    <w:multiLevelType w:val="hybridMultilevel"/>
    <w:tmpl w:val="9EF47604"/>
    <w:lvl w:ilvl="0" w:tplc="0409000F">
      <w:start w:val="1"/>
      <w:numFmt w:val="decimal"/>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30">
    <w:nsid w:val="61775D76"/>
    <w:multiLevelType w:val="multilevel"/>
    <w:tmpl w:val="2020EB4E"/>
    <w:lvl w:ilvl="0">
      <w:start w:val="1"/>
      <w:numFmt w:val="decimal"/>
      <w:lvlText w:val="%1"/>
      <w:lvlJc w:val="left"/>
      <w:pPr>
        <w:tabs>
          <w:tab w:val="num" w:pos="709"/>
        </w:tabs>
        <w:ind w:left="709" w:hanging="709"/>
      </w:pPr>
      <w:rPr>
        <w:rFonts w:hint="default"/>
      </w:rPr>
    </w:lvl>
    <w:lvl w:ilvl="1">
      <w:start w:val="1"/>
      <w:numFmt w:val="decimal"/>
      <w:lvlText w:val="%1.%2"/>
      <w:lvlJc w:val="left"/>
      <w:pPr>
        <w:tabs>
          <w:tab w:val="num" w:pos="709"/>
        </w:tabs>
        <w:ind w:left="709" w:hanging="709"/>
      </w:pPr>
      <w:rPr>
        <w:rFonts w:ascii="Verdana" w:hAnsi="Verdana" w:hint="default"/>
        <w:b/>
        <w:i/>
        <w:color w:val="003300"/>
        <w:sz w:val="22"/>
      </w:rPr>
    </w:lvl>
    <w:lvl w:ilvl="2">
      <w:start w:val="1"/>
      <w:numFmt w:val="decimal"/>
      <w:lvlText w:val="%1.%2.%3"/>
      <w:lvlJc w:val="left"/>
      <w:pPr>
        <w:tabs>
          <w:tab w:val="num" w:pos="720"/>
        </w:tabs>
        <w:ind w:left="720" w:hanging="720"/>
      </w:pPr>
      <w:rPr>
        <w:rFonts w:ascii="Tahoma" w:hAnsi="Tahoma" w:hint="default"/>
        <w:b/>
        <w:i w:val="0"/>
        <w:sz w:val="20"/>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1">
    <w:nsid w:val="635F0D43"/>
    <w:multiLevelType w:val="hybridMultilevel"/>
    <w:tmpl w:val="A01E50D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9610D49"/>
    <w:multiLevelType w:val="hybridMultilevel"/>
    <w:tmpl w:val="4E3235C0"/>
    <w:lvl w:ilvl="0" w:tplc="14E6032E">
      <w:start w:val="3"/>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FFE3098"/>
    <w:multiLevelType w:val="hybridMultilevel"/>
    <w:tmpl w:val="C2467B7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9C13997"/>
    <w:multiLevelType w:val="hybridMultilevel"/>
    <w:tmpl w:val="16F03C78"/>
    <w:lvl w:ilvl="0" w:tplc="3956E7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D631081"/>
    <w:multiLevelType w:val="hybridMultilevel"/>
    <w:tmpl w:val="E0E20412"/>
    <w:lvl w:ilvl="0" w:tplc="14E6032E">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D917519"/>
    <w:multiLevelType w:val="hybridMultilevel"/>
    <w:tmpl w:val="039E3DC0"/>
    <w:lvl w:ilvl="0" w:tplc="8CEA6C88">
      <w:start w:val="14"/>
      <w:numFmt w:val="bullet"/>
      <w:lvlText w:val="-"/>
      <w:lvlJc w:val="left"/>
      <w:pPr>
        <w:ind w:left="720" w:hanging="360"/>
      </w:pPr>
      <w:rPr>
        <w:rFonts w:ascii="Arial" w:eastAsia="Times New Roman"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nsid w:val="7D9C216E"/>
    <w:multiLevelType w:val="hybridMultilevel"/>
    <w:tmpl w:val="25E8AA64"/>
    <w:lvl w:ilvl="0" w:tplc="82C43A0C">
      <w:start w:val="14"/>
      <w:numFmt w:val="bullet"/>
      <w:lvlText w:val="-"/>
      <w:lvlJc w:val="left"/>
      <w:pPr>
        <w:ind w:left="1080" w:hanging="360"/>
      </w:pPr>
      <w:rPr>
        <w:rFonts w:ascii="Arial" w:eastAsia="Times New Roman"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8">
    <w:nsid w:val="7EB40CAC"/>
    <w:multiLevelType w:val="hybridMultilevel"/>
    <w:tmpl w:val="CF00C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F117E52"/>
    <w:multiLevelType w:val="hybridMultilevel"/>
    <w:tmpl w:val="AB8824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8"/>
  </w:num>
  <w:num w:numId="2">
    <w:abstractNumId w:val="23"/>
  </w:num>
  <w:num w:numId="3">
    <w:abstractNumId w:val="33"/>
  </w:num>
  <w:num w:numId="4">
    <w:abstractNumId w:val="15"/>
  </w:num>
  <w:num w:numId="5">
    <w:abstractNumId w:val="36"/>
  </w:num>
  <w:num w:numId="6">
    <w:abstractNumId w:val="37"/>
  </w:num>
  <w:num w:numId="7">
    <w:abstractNumId w:val="7"/>
  </w:num>
  <w:num w:numId="8">
    <w:abstractNumId w:val="17"/>
  </w:num>
  <w:num w:numId="9">
    <w:abstractNumId w:val="30"/>
  </w:num>
  <w:num w:numId="10">
    <w:abstractNumId w:val="14"/>
  </w:num>
  <w:num w:numId="11">
    <w:abstractNumId w:val="2"/>
  </w:num>
  <w:num w:numId="12">
    <w:abstractNumId w:val="8"/>
  </w:num>
  <w:num w:numId="13">
    <w:abstractNumId w:val="11"/>
  </w:num>
  <w:num w:numId="14">
    <w:abstractNumId w:val="39"/>
  </w:num>
  <w:num w:numId="15">
    <w:abstractNumId w:val="21"/>
  </w:num>
  <w:num w:numId="16">
    <w:abstractNumId w:val="0"/>
  </w:num>
  <w:num w:numId="17">
    <w:abstractNumId w:val="6"/>
  </w:num>
  <w:num w:numId="18">
    <w:abstractNumId w:val="1"/>
  </w:num>
  <w:num w:numId="19">
    <w:abstractNumId w:val="24"/>
  </w:num>
  <w:num w:numId="20">
    <w:abstractNumId w:val="32"/>
  </w:num>
  <w:num w:numId="21">
    <w:abstractNumId w:val="10"/>
  </w:num>
  <w:num w:numId="22">
    <w:abstractNumId w:val="26"/>
  </w:num>
  <w:num w:numId="23">
    <w:abstractNumId w:val="12"/>
  </w:num>
  <w:num w:numId="24">
    <w:abstractNumId w:val="28"/>
  </w:num>
  <w:num w:numId="25">
    <w:abstractNumId w:val="25"/>
  </w:num>
  <w:num w:numId="26">
    <w:abstractNumId w:val="9"/>
  </w:num>
  <w:num w:numId="27">
    <w:abstractNumId w:val="4"/>
  </w:num>
  <w:num w:numId="28">
    <w:abstractNumId w:val="27"/>
  </w:num>
  <w:num w:numId="29">
    <w:abstractNumId w:val="13"/>
  </w:num>
  <w:num w:numId="30">
    <w:abstractNumId w:val="20"/>
  </w:num>
  <w:num w:numId="31">
    <w:abstractNumId w:val="18"/>
  </w:num>
  <w:num w:numId="32">
    <w:abstractNumId w:val="34"/>
  </w:num>
  <w:num w:numId="33">
    <w:abstractNumId w:val="22"/>
  </w:num>
  <w:num w:numId="34">
    <w:abstractNumId w:val="2"/>
    <w:lvlOverride w:ilvl="0">
      <w:startOverride w:val="1"/>
    </w:lvlOverride>
    <w:lvlOverride w:ilvl="1">
      <w:startOverride w:val="3"/>
    </w:lvlOverride>
    <w:lvlOverride w:ilvl="2">
      <w:startOverride w:val="4"/>
    </w:lvlOverride>
  </w:num>
  <w:num w:numId="35">
    <w:abstractNumId w:val="31"/>
  </w:num>
  <w:num w:numId="36">
    <w:abstractNumId w:val="35"/>
  </w:num>
  <w:num w:numId="37">
    <w:abstractNumId w:val="5"/>
  </w:num>
  <w:num w:numId="38">
    <w:abstractNumId w:val="3"/>
  </w:num>
  <w:num w:numId="39">
    <w:abstractNumId w:val="29"/>
  </w:num>
  <w:num w:numId="40">
    <w:abstractNumId w:val="16"/>
  </w:num>
  <w:num w:numId="41">
    <w:abstractNumId w:val="19"/>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ttachedTemplate r:id="rId1"/>
  <w:trackRevisions/>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6A310F"/>
    <w:rsid w:val="000143E0"/>
    <w:rsid w:val="00025353"/>
    <w:rsid w:val="000257D4"/>
    <w:rsid w:val="00041690"/>
    <w:rsid w:val="0004265C"/>
    <w:rsid w:val="00046180"/>
    <w:rsid w:val="0005189D"/>
    <w:rsid w:val="00053205"/>
    <w:rsid w:val="000573D0"/>
    <w:rsid w:val="00061C2A"/>
    <w:rsid w:val="00070A8B"/>
    <w:rsid w:val="00082B21"/>
    <w:rsid w:val="0008791A"/>
    <w:rsid w:val="000917A8"/>
    <w:rsid w:val="000946CF"/>
    <w:rsid w:val="000948E2"/>
    <w:rsid w:val="00095FFE"/>
    <w:rsid w:val="000B03A1"/>
    <w:rsid w:val="000B20E1"/>
    <w:rsid w:val="000B2422"/>
    <w:rsid w:val="000B2ED7"/>
    <w:rsid w:val="000B50D6"/>
    <w:rsid w:val="000C01C1"/>
    <w:rsid w:val="000C1D0F"/>
    <w:rsid w:val="000C37AC"/>
    <w:rsid w:val="000C4743"/>
    <w:rsid w:val="000C63E1"/>
    <w:rsid w:val="000C6E59"/>
    <w:rsid w:val="000D00A5"/>
    <w:rsid w:val="000E0276"/>
    <w:rsid w:val="000E1F29"/>
    <w:rsid w:val="000E276E"/>
    <w:rsid w:val="000E3A0E"/>
    <w:rsid w:val="000E5616"/>
    <w:rsid w:val="000E79BD"/>
    <w:rsid w:val="000E7B5E"/>
    <w:rsid w:val="000F1CA8"/>
    <w:rsid w:val="000F2F79"/>
    <w:rsid w:val="000F31D2"/>
    <w:rsid w:val="000F3B2A"/>
    <w:rsid w:val="00101C69"/>
    <w:rsid w:val="00106C07"/>
    <w:rsid w:val="00110D9B"/>
    <w:rsid w:val="00111D27"/>
    <w:rsid w:val="0011782E"/>
    <w:rsid w:val="00122751"/>
    <w:rsid w:val="00122D49"/>
    <w:rsid w:val="00124161"/>
    <w:rsid w:val="0012445F"/>
    <w:rsid w:val="00124988"/>
    <w:rsid w:val="0012524D"/>
    <w:rsid w:val="00131EEA"/>
    <w:rsid w:val="001378DB"/>
    <w:rsid w:val="001415C7"/>
    <w:rsid w:val="00141D60"/>
    <w:rsid w:val="00144A8C"/>
    <w:rsid w:val="00153D6D"/>
    <w:rsid w:val="001568F5"/>
    <w:rsid w:val="001627EC"/>
    <w:rsid w:val="00170162"/>
    <w:rsid w:val="00171EB0"/>
    <w:rsid w:val="00175A12"/>
    <w:rsid w:val="00175A3A"/>
    <w:rsid w:val="00185322"/>
    <w:rsid w:val="00192A7E"/>
    <w:rsid w:val="001A6998"/>
    <w:rsid w:val="001A7AF2"/>
    <w:rsid w:val="001B27A3"/>
    <w:rsid w:val="001B4642"/>
    <w:rsid w:val="001B58BC"/>
    <w:rsid w:val="001C6C7A"/>
    <w:rsid w:val="001C77F3"/>
    <w:rsid w:val="001D0253"/>
    <w:rsid w:val="001D65FF"/>
    <w:rsid w:val="001E1876"/>
    <w:rsid w:val="001E1DB9"/>
    <w:rsid w:val="001F59DE"/>
    <w:rsid w:val="001F6D8B"/>
    <w:rsid w:val="00200EEB"/>
    <w:rsid w:val="002047F6"/>
    <w:rsid w:val="00205BAD"/>
    <w:rsid w:val="00210AB3"/>
    <w:rsid w:val="0021562B"/>
    <w:rsid w:val="0021680B"/>
    <w:rsid w:val="002173B0"/>
    <w:rsid w:val="0021793A"/>
    <w:rsid w:val="0022372D"/>
    <w:rsid w:val="00226726"/>
    <w:rsid w:val="002274E1"/>
    <w:rsid w:val="002336A2"/>
    <w:rsid w:val="002339E3"/>
    <w:rsid w:val="002561A0"/>
    <w:rsid w:val="0025636C"/>
    <w:rsid w:val="00257FE7"/>
    <w:rsid w:val="00264231"/>
    <w:rsid w:val="0026515A"/>
    <w:rsid w:val="00271A64"/>
    <w:rsid w:val="00273E0B"/>
    <w:rsid w:val="00275EB2"/>
    <w:rsid w:val="00277632"/>
    <w:rsid w:val="00280791"/>
    <w:rsid w:val="00280FBF"/>
    <w:rsid w:val="002817DB"/>
    <w:rsid w:val="002971E8"/>
    <w:rsid w:val="002B1AF8"/>
    <w:rsid w:val="002B2417"/>
    <w:rsid w:val="002B6D41"/>
    <w:rsid w:val="002C66BE"/>
    <w:rsid w:val="002C7C00"/>
    <w:rsid w:val="002D0071"/>
    <w:rsid w:val="002D3377"/>
    <w:rsid w:val="002E07C1"/>
    <w:rsid w:val="002F2029"/>
    <w:rsid w:val="00301F3F"/>
    <w:rsid w:val="00302534"/>
    <w:rsid w:val="003047CB"/>
    <w:rsid w:val="003063F0"/>
    <w:rsid w:val="00315B4F"/>
    <w:rsid w:val="00315FB7"/>
    <w:rsid w:val="00321E9C"/>
    <w:rsid w:val="00331AE8"/>
    <w:rsid w:val="00331C06"/>
    <w:rsid w:val="00331C67"/>
    <w:rsid w:val="00333AE3"/>
    <w:rsid w:val="00335D19"/>
    <w:rsid w:val="00337418"/>
    <w:rsid w:val="0033763D"/>
    <w:rsid w:val="00337E35"/>
    <w:rsid w:val="00341C9E"/>
    <w:rsid w:val="003443F1"/>
    <w:rsid w:val="00347E23"/>
    <w:rsid w:val="00352345"/>
    <w:rsid w:val="00355D8C"/>
    <w:rsid w:val="00356896"/>
    <w:rsid w:val="00356E16"/>
    <w:rsid w:val="00363A5F"/>
    <w:rsid w:val="00367D92"/>
    <w:rsid w:val="00370633"/>
    <w:rsid w:val="0037129F"/>
    <w:rsid w:val="003714E6"/>
    <w:rsid w:val="00374D76"/>
    <w:rsid w:val="0037565A"/>
    <w:rsid w:val="00376A34"/>
    <w:rsid w:val="00377CCD"/>
    <w:rsid w:val="00381369"/>
    <w:rsid w:val="00386050"/>
    <w:rsid w:val="00390596"/>
    <w:rsid w:val="00391A95"/>
    <w:rsid w:val="00395251"/>
    <w:rsid w:val="00396FEE"/>
    <w:rsid w:val="003A075B"/>
    <w:rsid w:val="003A2294"/>
    <w:rsid w:val="003A3230"/>
    <w:rsid w:val="003A59E4"/>
    <w:rsid w:val="003B592A"/>
    <w:rsid w:val="003C24F4"/>
    <w:rsid w:val="003C5183"/>
    <w:rsid w:val="003C6213"/>
    <w:rsid w:val="003C69B6"/>
    <w:rsid w:val="003C6ACA"/>
    <w:rsid w:val="003D1D14"/>
    <w:rsid w:val="003D1EED"/>
    <w:rsid w:val="003D2897"/>
    <w:rsid w:val="003D52EA"/>
    <w:rsid w:val="003D5A1D"/>
    <w:rsid w:val="003E36FF"/>
    <w:rsid w:val="003E735B"/>
    <w:rsid w:val="003F1DD1"/>
    <w:rsid w:val="003F26C0"/>
    <w:rsid w:val="003F3D9E"/>
    <w:rsid w:val="003F4CE2"/>
    <w:rsid w:val="003F6820"/>
    <w:rsid w:val="00400D6A"/>
    <w:rsid w:val="00400FD7"/>
    <w:rsid w:val="0040267D"/>
    <w:rsid w:val="00404C43"/>
    <w:rsid w:val="004069B9"/>
    <w:rsid w:val="00407A34"/>
    <w:rsid w:val="0041477C"/>
    <w:rsid w:val="0042346F"/>
    <w:rsid w:val="00426B2E"/>
    <w:rsid w:val="00426D19"/>
    <w:rsid w:val="004279A2"/>
    <w:rsid w:val="00431E4E"/>
    <w:rsid w:val="004327CB"/>
    <w:rsid w:val="00434DC4"/>
    <w:rsid w:val="00437249"/>
    <w:rsid w:val="0044027F"/>
    <w:rsid w:val="00443B71"/>
    <w:rsid w:val="00462910"/>
    <w:rsid w:val="00462B67"/>
    <w:rsid w:val="00463CDD"/>
    <w:rsid w:val="004672B5"/>
    <w:rsid w:val="00471053"/>
    <w:rsid w:val="004712CE"/>
    <w:rsid w:val="0048189C"/>
    <w:rsid w:val="00493A0C"/>
    <w:rsid w:val="00497637"/>
    <w:rsid w:val="004A1230"/>
    <w:rsid w:val="004B48D0"/>
    <w:rsid w:val="004C3E86"/>
    <w:rsid w:val="004C7FFB"/>
    <w:rsid w:val="004E13FD"/>
    <w:rsid w:val="004E4BFF"/>
    <w:rsid w:val="004F58DB"/>
    <w:rsid w:val="004F692A"/>
    <w:rsid w:val="004F7249"/>
    <w:rsid w:val="004F7947"/>
    <w:rsid w:val="00501B43"/>
    <w:rsid w:val="00504BEB"/>
    <w:rsid w:val="00506994"/>
    <w:rsid w:val="005077F0"/>
    <w:rsid w:val="00510CC2"/>
    <w:rsid w:val="00513704"/>
    <w:rsid w:val="00520EAE"/>
    <w:rsid w:val="005232D2"/>
    <w:rsid w:val="005233DC"/>
    <w:rsid w:val="00524406"/>
    <w:rsid w:val="005313FB"/>
    <w:rsid w:val="005416E5"/>
    <w:rsid w:val="00543973"/>
    <w:rsid w:val="00544096"/>
    <w:rsid w:val="00544B5B"/>
    <w:rsid w:val="00545532"/>
    <w:rsid w:val="00560321"/>
    <w:rsid w:val="00560D88"/>
    <w:rsid w:val="00561DB7"/>
    <w:rsid w:val="00565A10"/>
    <w:rsid w:val="0057081D"/>
    <w:rsid w:val="005751DD"/>
    <w:rsid w:val="00583D8E"/>
    <w:rsid w:val="005843D9"/>
    <w:rsid w:val="00586A77"/>
    <w:rsid w:val="005871DF"/>
    <w:rsid w:val="005873BF"/>
    <w:rsid w:val="00596658"/>
    <w:rsid w:val="00596FD6"/>
    <w:rsid w:val="005A4155"/>
    <w:rsid w:val="005B064C"/>
    <w:rsid w:val="005B21F7"/>
    <w:rsid w:val="005B2CD9"/>
    <w:rsid w:val="005B2E0E"/>
    <w:rsid w:val="005B309E"/>
    <w:rsid w:val="005B67EC"/>
    <w:rsid w:val="005C069E"/>
    <w:rsid w:val="005C1CBB"/>
    <w:rsid w:val="005C4DCD"/>
    <w:rsid w:val="005C5501"/>
    <w:rsid w:val="005D0D06"/>
    <w:rsid w:val="005D6BF8"/>
    <w:rsid w:val="005E391A"/>
    <w:rsid w:val="005E39FC"/>
    <w:rsid w:val="005F5E13"/>
    <w:rsid w:val="005F6DEF"/>
    <w:rsid w:val="00602A1F"/>
    <w:rsid w:val="00603010"/>
    <w:rsid w:val="00611CA3"/>
    <w:rsid w:val="00620350"/>
    <w:rsid w:val="00620B08"/>
    <w:rsid w:val="006250AC"/>
    <w:rsid w:val="00627B18"/>
    <w:rsid w:val="0063061D"/>
    <w:rsid w:val="00630E26"/>
    <w:rsid w:val="006361F1"/>
    <w:rsid w:val="00643FBF"/>
    <w:rsid w:val="006460FA"/>
    <w:rsid w:val="00660B97"/>
    <w:rsid w:val="006616BE"/>
    <w:rsid w:val="0066460C"/>
    <w:rsid w:val="00665819"/>
    <w:rsid w:val="00670535"/>
    <w:rsid w:val="00670ADD"/>
    <w:rsid w:val="00671495"/>
    <w:rsid w:val="006753C5"/>
    <w:rsid w:val="006764FD"/>
    <w:rsid w:val="00682912"/>
    <w:rsid w:val="00683984"/>
    <w:rsid w:val="00693444"/>
    <w:rsid w:val="00695028"/>
    <w:rsid w:val="006A1042"/>
    <w:rsid w:val="006A310F"/>
    <w:rsid w:val="006A3BAE"/>
    <w:rsid w:val="006A3F85"/>
    <w:rsid w:val="006A5AAB"/>
    <w:rsid w:val="006B1D3A"/>
    <w:rsid w:val="006B2274"/>
    <w:rsid w:val="006B7E76"/>
    <w:rsid w:val="006C2364"/>
    <w:rsid w:val="006C2E0D"/>
    <w:rsid w:val="006C3042"/>
    <w:rsid w:val="006C5165"/>
    <w:rsid w:val="006D0D4D"/>
    <w:rsid w:val="006E6279"/>
    <w:rsid w:val="006F4D27"/>
    <w:rsid w:val="006F5551"/>
    <w:rsid w:val="007076D0"/>
    <w:rsid w:val="0071324B"/>
    <w:rsid w:val="0071509B"/>
    <w:rsid w:val="00716386"/>
    <w:rsid w:val="007169C2"/>
    <w:rsid w:val="007306B3"/>
    <w:rsid w:val="0073237D"/>
    <w:rsid w:val="0073360B"/>
    <w:rsid w:val="00737772"/>
    <w:rsid w:val="00745851"/>
    <w:rsid w:val="00755010"/>
    <w:rsid w:val="00757D03"/>
    <w:rsid w:val="00760BFC"/>
    <w:rsid w:val="007612EE"/>
    <w:rsid w:val="00767FE0"/>
    <w:rsid w:val="0077139A"/>
    <w:rsid w:val="00771638"/>
    <w:rsid w:val="00780F76"/>
    <w:rsid w:val="00790C5E"/>
    <w:rsid w:val="007913AA"/>
    <w:rsid w:val="00794B07"/>
    <w:rsid w:val="007A0129"/>
    <w:rsid w:val="007B2326"/>
    <w:rsid w:val="007B4F43"/>
    <w:rsid w:val="007C1163"/>
    <w:rsid w:val="007C22CB"/>
    <w:rsid w:val="007C2B5A"/>
    <w:rsid w:val="007C387F"/>
    <w:rsid w:val="007C4771"/>
    <w:rsid w:val="007C79CA"/>
    <w:rsid w:val="007E3505"/>
    <w:rsid w:val="007E4170"/>
    <w:rsid w:val="007F35DE"/>
    <w:rsid w:val="007F3C5D"/>
    <w:rsid w:val="00801285"/>
    <w:rsid w:val="00801909"/>
    <w:rsid w:val="00807C6E"/>
    <w:rsid w:val="00810868"/>
    <w:rsid w:val="00820B65"/>
    <w:rsid w:val="00821346"/>
    <w:rsid w:val="00823DF9"/>
    <w:rsid w:val="008255B1"/>
    <w:rsid w:val="008256F4"/>
    <w:rsid w:val="00827057"/>
    <w:rsid w:val="00834A8A"/>
    <w:rsid w:val="00835AB4"/>
    <w:rsid w:val="00836436"/>
    <w:rsid w:val="00840DCA"/>
    <w:rsid w:val="0084244E"/>
    <w:rsid w:val="008526BE"/>
    <w:rsid w:val="00853203"/>
    <w:rsid w:val="00854BE4"/>
    <w:rsid w:val="008559F5"/>
    <w:rsid w:val="00857C6C"/>
    <w:rsid w:val="008670EA"/>
    <w:rsid w:val="00867527"/>
    <w:rsid w:val="00871C83"/>
    <w:rsid w:val="00874271"/>
    <w:rsid w:val="0088544C"/>
    <w:rsid w:val="00886256"/>
    <w:rsid w:val="0088745C"/>
    <w:rsid w:val="00891C50"/>
    <w:rsid w:val="008951DE"/>
    <w:rsid w:val="008A4E72"/>
    <w:rsid w:val="008B6E04"/>
    <w:rsid w:val="008C28B5"/>
    <w:rsid w:val="008C314E"/>
    <w:rsid w:val="008C5465"/>
    <w:rsid w:val="008C6AA5"/>
    <w:rsid w:val="008D1C6A"/>
    <w:rsid w:val="008D3BB7"/>
    <w:rsid w:val="008D6A1B"/>
    <w:rsid w:val="008E3741"/>
    <w:rsid w:val="008F1202"/>
    <w:rsid w:val="008F1CBA"/>
    <w:rsid w:val="008F4900"/>
    <w:rsid w:val="008F65A7"/>
    <w:rsid w:val="008F6B0F"/>
    <w:rsid w:val="008F7F89"/>
    <w:rsid w:val="00902F9F"/>
    <w:rsid w:val="009047B1"/>
    <w:rsid w:val="00916926"/>
    <w:rsid w:val="009170A8"/>
    <w:rsid w:val="009200C5"/>
    <w:rsid w:val="0092161E"/>
    <w:rsid w:val="009256BB"/>
    <w:rsid w:val="00927176"/>
    <w:rsid w:val="00934D42"/>
    <w:rsid w:val="00935321"/>
    <w:rsid w:val="00940CB1"/>
    <w:rsid w:val="009444A7"/>
    <w:rsid w:val="009457FA"/>
    <w:rsid w:val="00951A20"/>
    <w:rsid w:val="00952ADB"/>
    <w:rsid w:val="00953CB3"/>
    <w:rsid w:val="00955ECC"/>
    <w:rsid w:val="00965FBA"/>
    <w:rsid w:val="0097019C"/>
    <w:rsid w:val="0097561D"/>
    <w:rsid w:val="0097563D"/>
    <w:rsid w:val="00975E2E"/>
    <w:rsid w:val="0098131B"/>
    <w:rsid w:val="00981427"/>
    <w:rsid w:val="00983EA2"/>
    <w:rsid w:val="009842CE"/>
    <w:rsid w:val="00984DF7"/>
    <w:rsid w:val="009858AB"/>
    <w:rsid w:val="00987280"/>
    <w:rsid w:val="009930BC"/>
    <w:rsid w:val="00993D0A"/>
    <w:rsid w:val="00995419"/>
    <w:rsid w:val="009A485F"/>
    <w:rsid w:val="009B1527"/>
    <w:rsid w:val="009B466E"/>
    <w:rsid w:val="009B75BA"/>
    <w:rsid w:val="009C50BA"/>
    <w:rsid w:val="009C66A0"/>
    <w:rsid w:val="009D2F95"/>
    <w:rsid w:val="009D779B"/>
    <w:rsid w:val="009E2023"/>
    <w:rsid w:val="009E2230"/>
    <w:rsid w:val="009E3F51"/>
    <w:rsid w:val="009E4BD0"/>
    <w:rsid w:val="009F21AB"/>
    <w:rsid w:val="009F2A96"/>
    <w:rsid w:val="00A00BAE"/>
    <w:rsid w:val="00A016C2"/>
    <w:rsid w:val="00A0258E"/>
    <w:rsid w:val="00A0425F"/>
    <w:rsid w:val="00A073B9"/>
    <w:rsid w:val="00A100BB"/>
    <w:rsid w:val="00A107CC"/>
    <w:rsid w:val="00A12B8D"/>
    <w:rsid w:val="00A13293"/>
    <w:rsid w:val="00A14367"/>
    <w:rsid w:val="00A20D46"/>
    <w:rsid w:val="00A23E76"/>
    <w:rsid w:val="00A27F30"/>
    <w:rsid w:val="00A34C88"/>
    <w:rsid w:val="00A34D46"/>
    <w:rsid w:val="00A36C72"/>
    <w:rsid w:val="00A4178A"/>
    <w:rsid w:val="00A44630"/>
    <w:rsid w:val="00A45A19"/>
    <w:rsid w:val="00A5188A"/>
    <w:rsid w:val="00A5768B"/>
    <w:rsid w:val="00A6041C"/>
    <w:rsid w:val="00A60951"/>
    <w:rsid w:val="00A62492"/>
    <w:rsid w:val="00A626EB"/>
    <w:rsid w:val="00A6381E"/>
    <w:rsid w:val="00A70DEC"/>
    <w:rsid w:val="00A72321"/>
    <w:rsid w:val="00A76878"/>
    <w:rsid w:val="00A77FD1"/>
    <w:rsid w:val="00A80C8A"/>
    <w:rsid w:val="00A81B3B"/>
    <w:rsid w:val="00A84A13"/>
    <w:rsid w:val="00A85790"/>
    <w:rsid w:val="00A900F5"/>
    <w:rsid w:val="00A9045F"/>
    <w:rsid w:val="00A9127F"/>
    <w:rsid w:val="00A91C9D"/>
    <w:rsid w:val="00A95B8F"/>
    <w:rsid w:val="00A96CCF"/>
    <w:rsid w:val="00A9742C"/>
    <w:rsid w:val="00AA1123"/>
    <w:rsid w:val="00AA2EC5"/>
    <w:rsid w:val="00AB2BF6"/>
    <w:rsid w:val="00AB3CD3"/>
    <w:rsid w:val="00AC2D28"/>
    <w:rsid w:val="00AD6E67"/>
    <w:rsid w:val="00AE0F2E"/>
    <w:rsid w:val="00AE24B9"/>
    <w:rsid w:val="00AE4827"/>
    <w:rsid w:val="00AE53D9"/>
    <w:rsid w:val="00AE5A84"/>
    <w:rsid w:val="00AF1CB8"/>
    <w:rsid w:val="00AF31DE"/>
    <w:rsid w:val="00B01085"/>
    <w:rsid w:val="00B04A66"/>
    <w:rsid w:val="00B05233"/>
    <w:rsid w:val="00B11DF1"/>
    <w:rsid w:val="00B12AC8"/>
    <w:rsid w:val="00B15D47"/>
    <w:rsid w:val="00B21333"/>
    <w:rsid w:val="00B246D6"/>
    <w:rsid w:val="00B316AB"/>
    <w:rsid w:val="00B3448A"/>
    <w:rsid w:val="00B35569"/>
    <w:rsid w:val="00B407FD"/>
    <w:rsid w:val="00B408D6"/>
    <w:rsid w:val="00B465A0"/>
    <w:rsid w:val="00B503BB"/>
    <w:rsid w:val="00B50C40"/>
    <w:rsid w:val="00B54195"/>
    <w:rsid w:val="00B61E56"/>
    <w:rsid w:val="00B64298"/>
    <w:rsid w:val="00B71F24"/>
    <w:rsid w:val="00B730C6"/>
    <w:rsid w:val="00B74B97"/>
    <w:rsid w:val="00B81A2D"/>
    <w:rsid w:val="00B84302"/>
    <w:rsid w:val="00B8607B"/>
    <w:rsid w:val="00B86E84"/>
    <w:rsid w:val="00B90587"/>
    <w:rsid w:val="00B934FB"/>
    <w:rsid w:val="00BA5206"/>
    <w:rsid w:val="00BA689A"/>
    <w:rsid w:val="00BB10C3"/>
    <w:rsid w:val="00BB13DF"/>
    <w:rsid w:val="00BB1434"/>
    <w:rsid w:val="00BB146F"/>
    <w:rsid w:val="00BB1713"/>
    <w:rsid w:val="00BB7374"/>
    <w:rsid w:val="00BC0558"/>
    <w:rsid w:val="00BC3577"/>
    <w:rsid w:val="00BC58CC"/>
    <w:rsid w:val="00BD2009"/>
    <w:rsid w:val="00BE5B86"/>
    <w:rsid w:val="00BE6434"/>
    <w:rsid w:val="00BE77FC"/>
    <w:rsid w:val="00BF4E30"/>
    <w:rsid w:val="00C03961"/>
    <w:rsid w:val="00C05C62"/>
    <w:rsid w:val="00C17B7C"/>
    <w:rsid w:val="00C214B3"/>
    <w:rsid w:val="00C24384"/>
    <w:rsid w:val="00C25CD3"/>
    <w:rsid w:val="00C265B7"/>
    <w:rsid w:val="00C328CB"/>
    <w:rsid w:val="00C40C31"/>
    <w:rsid w:val="00C41160"/>
    <w:rsid w:val="00C4268D"/>
    <w:rsid w:val="00C43E4D"/>
    <w:rsid w:val="00C477A0"/>
    <w:rsid w:val="00C47862"/>
    <w:rsid w:val="00C50904"/>
    <w:rsid w:val="00C50D65"/>
    <w:rsid w:val="00C51AD0"/>
    <w:rsid w:val="00C52C83"/>
    <w:rsid w:val="00C542BC"/>
    <w:rsid w:val="00C54E42"/>
    <w:rsid w:val="00C55762"/>
    <w:rsid w:val="00C55798"/>
    <w:rsid w:val="00C57ADB"/>
    <w:rsid w:val="00C611ED"/>
    <w:rsid w:val="00C628AB"/>
    <w:rsid w:val="00C62B0E"/>
    <w:rsid w:val="00C62CB4"/>
    <w:rsid w:val="00C708F9"/>
    <w:rsid w:val="00C70A7A"/>
    <w:rsid w:val="00C7187C"/>
    <w:rsid w:val="00C73A54"/>
    <w:rsid w:val="00C73DF5"/>
    <w:rsid w:val="00C812F4"/>
    <w:rsid w:val="00C82415"/>
    <w:rsid w:val="00C824B0"/>
    <w:rsid w:val="00C84F18"/>
    <w:rsid w:val="00C8662B"/>
    <w:rsid w:val="00C86F12"/>
    <w:rsid w:val="00C962A4"/>
    <w:rsid w:val="00CA63D1"/>
    <w:rsid w:val="00CA7A93"/>
    <w:rsid w:val="00CA7D7A"/>
    <w:rsid w:val="00CB16A8"/>
    <w:rsid w:val="00CB3A9E"/>
    <w:rsid w:val="00CB5081"/>
    <w:rsid w:val="00CB7A01"/>
    <w:rsid w:val="00CC30DB"/>
    <w:rsid w:val="00CE17B0"/>
    <w:rsid w:val="00CE1F16"/>
    <w:rsid w:val="00CE50F9"/>
    <w:rsid w:val="00CE53FF"/>
    <w:rsid w:val="00CE659A"/>
    <w:rsid w:val="00CE7DAA"/>
    <w:rsid w:val="00CF1963"/>
    <w:rsid w:val="00CF45BB"/>
    <w:rsid w:val="00CF63F3"/>
    <w:rsid w:val="00D02469"/>
    <w:rsid w:val="00D02692"/>
    <w:rsid w:val="00D1090A"/>
    <w:rsid w:val="00D151E0"/>
    <w:rsid w:val="00D20C9C"/>
    <w:rsid w:val="00D2177A"/>
    <w:rsid w:val="00D2442A"/>
    <w:rsid w:val="00D27FB7"/>
    <w:rsid w:val="00D30739"/>
    <w:rsid w:val="00D30874"/>
    <w:rsid w:val="00D32A63"/>
    <w:rsid w:val="00D33A18"/>
    <w:rsid w:val="00D50B9A"/>
    <w:rsid w:val="00D514C2"/>
    <w:rsid w:val="00D569D5"/>
    <w:rsid w:val="00D67D6B"/>
    <w:rsid w:val="00D74E78"/>
    <w:rsid w:val="00D76993"/>
    <w:rsid w:val="00D76B65"/>
    <w:rsid w:val="00D84784"/>
    <w:rsid w:val="00D84B1D"/>
    <w:rsid w:val="00D8552D"/>
    <w:rsid w:val="00D8646A"/>
    <w:rsid w:val="00D92432"/>
    <w:rsid w:val="00D93C59"/>
    <w:rsid w:val="00D97893"/>
    <w:rsid w:val="00DA04B9"/>
    <w:rsid w:val="00DA469D"/>
    <w:rsid w:val="00DA4845"/>
    <w:rsid w:val="00DA622A"/>
    <w:rsid w:val="00DA7044"/>
    <w:rsid w:val="00DA7DB4"/>
    <w:rsid w:val="00DB2DC0"/>
    <w:rsid w:val="00DB33C2"/>
    <w:rsid w:val="00DB404A"/>
    <w:rsid w:val="00DB7657"/>
    <w:rsid w:val="00DC02FB"/>
    <w:rsid w:val="00DC0B82"/>
    <w:rsid w:val="00DC1316"/>
    <w:rsid w:val="00DC1547"/>
    <w:rsid w:val="00DC7886"/>
    <w:rsid w:val="00DD170C"/>
    <w:rsid w:val="00DE04DE"/>
    <w:rsid w:val="00DE0A33"/>
    <w:rsid w:val="00DE119A"/>
    <w:rsid w:val="00DF542A"/>
    <w:rsid w:val="00DF67C0"/>
    <w:rsid w:val="00E12C61"/>
    <w:rsid w:val="00E14EAF"/>
    <w:rsid w:val="00E21BFE"/>
    <w:rsid w:val="00E228B6"/>
    <w:rsid w:val="00E31253"/>
    <w:rsid w:val="00E314C9"/>
    <w:rsid w:val="00E32A40"/>
    <w:rsid w:val="00E40171"/>
    <w:rsid w:val="00E40234"/>
    <w:rsid w:val="00E420BC"/>
    <w:rsid w:val="00E421AD"/>
    <w:rsid w:val="00E44229"/>
    <w:rsid w:val="00E46FB3"/>
    <w:rsid w:val="00E50246"/>
    <w:rsid w:val="00E51674"/>
    <w:rsid w:val="00E52BB4"/>
    <w:rsid w:val="00E5428C"/>
    <w:rsid w:val="00E543A9"/>
    <w:rsid w:val="00E57CDD"/>
    <w:rsid w:val="00E60C0E"/>
    <w:rsid w:val="00E641A2"/>
    <w:rsid w:val="00E64D5B"/>
    <w:rsid w:val="00E65A1A"/>
    <w:rsid w:val="00E66D78"/>
    <w:rsid w:val="00E72925"/>
    <w:rsid w:val="00E73A65"/>
    <w:rsid w:val="00E741A5"/>
    <w:rsid w:val="00E76765"/>
    <w:rsid w:val="00E76E05"/>
    <w:rsid w:val="00E81635"/>
    <w:rsid w:val="00E82F3E"/>
    <w:rsid w:val="00E858B4"/>
    <w:rsid w:val="00E91316"/>
    <w:rsid w:val="00E914FC"/>
    <w:rsid w:val="00E9169B"/>
    <w:rsid w:val="00E95510"/>
    <w:rsid w:val="00E95F6B"/>
    <w:rsid w:val="00EA14DF"/>
    <w:rsid w:val="00EA3560"/>
    <w:rsid w:val="00EA376E"/>
    <w:rsid w:val="00EA3F03"/>
    <w:rsid w:val="00EB3462"/>
    <w:rsid w:val="00EB7D27"/>
    <w:rsid w:val="00EC4947"/>
    <w:rsid w:val="00EE06A7"/>
    <w:rsid w:val="00EE0A6E"/>
    <w:rsid w:val="00EE12A6"/>
    <w:rsid w:val="00EE181E"/>
    <w:rsid w:val="00EE32E7"/>
    <w:rsid w:val="00EF087A"/>
    <w:rsid w:val="00EF2372"/>
    <w:rsid w:val="00EF491A"/>
    <w:rsid w:val="00EF62D2"/>
    <w:rsid w:val="00EF6980"/>
    <w:rsid w:val="00EF7F01"/>
    <w:rsid w:val="00F00F68"/>
    <w:rsid w:val="00F04F2B"/>
    <w:rsid w:val="00F1176F"/>
    <w:rsid w:val="00F117CA"/>
    <w:rsid w:val="00F126AF"/>
    <w:rsid w:val="00F13AC4"/>
    <w:rsid w:val="00F16CA0"/>
    <w:rsid w:val="00F2102D"/>
    <w:rsid w:val="00F24431"/>
    <w:rsid w:val="00F302C9"/>
    <w:rsid w:val="00F315E4"/>
    <w:rsid w:val="00F3553D"/>
    <w:rsid w:val="00F3696C"/>
    <w:rsid w:val="00F378F2"/>
    <w:rsid w:val="00F4292C"/>
    <w:rsid w:val="00F46053"/>
    <w:rsid w:val="00F50F26"/>
    <w:rsid w:val="00F53467"/>
    <w:rsid w:val="00F536A1"/>
    <w:rsid w:val="00F63243"/>
    <w:rsid w:val="00F639BA"/>
    <w:rsid w:val="00F63BFB"/>
    <w:rsid w:val="00F65CDF"/>
    <w:rsid w:val="00F665E9"/>
    <w:rsid w:val="00F74EB9"/>
    <w:rsid w:val="00F7625D"/>
    <w:rsid w:val="00F833E8"/>
    <w:rsid w:val="00F83CDB"/>
    <w:rsid w:val="00F86B49"/>
    <w:rsid w:val="00F871B5"/>
    <w:rsid w:val="00F92B8B"/>
    <w:rsid w:val="00F942C2"/>
    <w:rsid w:val="00FA0A14"/>
    <w:rsid w:val="00FA38D2"/>
    <w:rsid w:val="00FA4128"/>
    <w:rsid w:val="00FB0A8C"/>
    <w:rsid w:val="00FB0EF5"/>
    <w:rsid w:val="00FB1912"/>
    <w:rsid w:val="00FB580C"/>
    <w:rsid w:val="00FC11B4"/>
    <w:rsid w:val="00FC4C74"/>
    <w:rsid w:val="00FD54BF"/>
    <w:rsid w:val="00FE17EB"/>
    <w:rsid w:val="00FE1F81"/>
    <w:rsid w:val="00FE4253"/>
    <w:rsid w:val="00FE6671"/>
    <w:rsid w:val="00FF438D"/>
  </w:rsids>
  <m:mathPr>
    <m:mathFont m:val="Cambria Math"/>
    <m:brkBin m:val="before"/>
    <m:brkBinSub m:val="--"/>
    <m:smallFrac/>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CFF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200" w:line="276" w:lineRule="auto"/>
        <w:ind w:left="720"/>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310F"/>
    <w:pPr>
      <w:spacing w:after="0" w:line="240" w:lineRule="auto"/>
      <w:ind w:left="0"/>
    </w:pPr>
    <w:rPr>
      <w:rFonts w:ascii="Arial" w:eastAsia="Times New Roman" w:hAnsi="Arial" w:cs="Times New Roman"/>
      <w:szCs w:val="20"/>
      <w:lang w:val="en-US"/>
    </w:rPr>
  </w:style>
  <w:style w:type="paragraph" w:styleId="Heading1">
    <w:name w:val="heading 1"/>
    <w:basedOn w:val="Heading3"/>
    <w:next w:val="ChapterTitle"/>
    <w:link w:val="Heading1Char"/>
    <w:qFormat/>
    <w:rsid w:val="006A310F"/>
    <w:pPr>
      <w:keepLines w:val="0"/>
      <w:numPr>
        <w:ilvl w:val="0"/>
      </w:numPr>
      <w:spacing w:before="0" w:after="80"/>
      <w:outlineLvl w:val="0"/>
    </w:pPr>
    <w:rPr>
      <w:rFonts w:ascii="Arial" w:eastAsia="Times New Roman" w:hAnsi="Arial" w:cs="Times New Roman"/>
      <w:bCs w:val="0"/>
      <w:kern w:val="28"/>
      <w:sz w:val="24"/>
    </w:rPr>
  </w:style>
  <w:style w:type="paragraph" w:styleId="Heading2">
    <w:name w:val="heading 2"/>
    <w:basedOn w:val="Normal"/>
    <w:next w:val="Normal"/>
    <w:link w:val="Heading2Char"/>
    <w:uiPriority w:val="9"/>
    <w:unhideWhenUsed/>
    <w:qFormat/>
    <w:rsid w:val="00A016C2"/>
    <w:pPr>
      <w:keepNext/>
      <w:keepLines/>
      <w:numPr>
        <w:ilvl w:val="1"/>
        <w:numId w:val="11"/>
      </w:numPr>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A016C2"/>
    <w:pPr>
      <w:keepNext/>
      <w:keepLines/>
      <w:numPr>
        <w:ilvl w:val="2"/>
        <w:numId w:val="11"/>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FA4128"/>
    <w:pPr>
      <w:keepNext/>
      <w:keepLines/>
      <w:numPr>
        <w:ilvl w:val="3"/>
        <w:numId w:val="1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E3F51"/>
    <w:pPr>
      <w:keepNext/>
      <w:keepLines/>
      <w:numPr>
        <w:ilvl w:val="4"/>
        <w:numId w:val="11"/>
      </w:numPr>
      <w:spacing w:before="200"/>
      <w:outlineLvl w:val="4"/>
    </w:pPr>
    <w:rPr>
      <w:rFonts w:asciiTheme="majorHAnsi" w:eastAsiaTheme="majorEastAsia" w:hAnsiTheme="majorHAnsi" w:cstheme="majorBidi"/>
      <w:color w:val="254061" w:themeColor="accent1" w:themeShade="7F"/>
    </w:rPr>
  </w:style>
  <w:style w:type="paragraph" w:styleId="Heading6">
    <w:name w:val="heading 6"/>
    <w:basedOn w:val="Normal"/>
    <w:next w:val="Normal"/>
    <w:link w:val="Heading6Char"/>
    <w:uiPriority w:val="9"/>
    <w:semiHidden/>
    <w:unhideWhenUsed/>
    <w:qFormat/>
    <w:rsid w:val="00FE4253"/>
    <w:pPr>
      <w:keepNext/>
      <w:keepLines/>
      <w:numPr>
        <w:ilvl w:val="5"/>
        <w:numId w:val="11"/>
      </w:numPr>
      <w:spacing w:before="200"/>
      <w:outlineLvl w:val="5"/>
    </w:pPr>
    <w:rPr>
      <w:rFonts w:asciiTheme="majorHAnsi" w:eastAsiaTheme="majorEastAsia" w:hAnsiTheme="majorHAnsi" w:cstheme="majorBidi"/>
      <w:i/>
      <w:iCs/>
      <w:color w:val="254061" w:themeColor="accent1" w:themeShade="7F"/>
    </w:rPr>
  </w:style>
  <w:style w:type="paragraph" w:styleId="Heading7">
    <w:name w:val="heading 7"/>
    <w:basedOn w:val="Normal"/>
    <w:next w:val="Normal"/>
    <w:link w:val="Heading7Char"/>
    <w:uiPriority w:val="9"/>
    <w:semiHidden/>
    <w:unhideWhenUsed/>
    <w:qFormat/>
    <w:rsid w:val="00FE4253"/>
    <w:pPr>
      <w:keepNext/>
      <w:keepLines/>
      <w:numPr>
        <w:ilvl w:val="6"/>
        <w:numId w:val="1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E4253"/>
    <w:pPr>
      <w:keepNext/>
      <w:keepLines/>
      <w:numPr>
        <w:ilvl w:val="7"/>
        <w:numId w:val="11"/>
      </w:numPr>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FE4253"/>
    <w:pPr>
      <w:keepNext/>
      <w:keepLines/>
      <w:numPr>
        <w:ilvl w:val="8"/>
        <w:numId w:val="11"/>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A310F"/>
    <w:rPr>
      <w:rFonts w:ascii="Arial" w:eastAsia="Times New Roman" w:hAnsi="Arial" w:cs="Times New Roman"/>
      <w:b/>
      <w:kern w:val="28"/>
      <w:sz w:val="24"/>
      <w:szCs w:val="20"/>
      <w:lang w:val="en-US"/>
    </w:rPr>
  </w:style>
  <w:style w:type="paragraph" w:customStyle="1" w:styleId="ChapterTitle">
    <w:name w:val="Chapter Title"/>
    <w:basedOn w:val="Normal"/>
    <w:next w:val="BlockText"/>
    <w:rsid w:val="006A310F"/>
    <w:rPr>
      <w:rFonts w:ascii="Helvetica" w:hAnsi="Helvetica"/>
      <w:b/>
      <w:sz w:val="48"/>
    </w:rPr>
  </w:style>
  <w:style w:type="paragraph" w:styleId="BlockText">
    <w:name w:val="Block Text"/>
    <w:basedOn w:val="Normal"/>
    <w:rsid w:val="006A310F"/>
  </w:style>
  <w:style w:type="paragraph" w:customStyle="1" w:styleId="BlockLine">
    <w:name w:val="Block Line"/>
    <w:basedOn w:val="Normal"/>
    <w:next w:val="Normal"/>
    <w:rsid w:val="006A310F"/>
    <w:pPr>
      <w:pBdr>
        <w:top w:val="single" w:sz="6" w:space="1" w:color="auto"/>
        <w:between w:val="single" w:sz="6" w:space="1" w:color="auto"/>
      </w:pBdr>
      <w:spacing w:before="240"/>
      <w:ind w:left="1987"/>
    </w:pPr>
  </w:style>
  <w:style w:type="paragraph" w:styleId="Footer">
    <w:name w:val="footer"/>
    <w:basedOn w:val="Normal"/>
    <w:link w:val="FooterChar"/>
    <w:rsid w:val="006A310F"/>
    <w:pPr>
      <w:tabs>
        <w:tab w:val="right" w:pos="9360"/>
      </w:tabs>
    </w:pPr>
    <w:rPr>
      <w:sz w:val="20"/>
    </w:rPr>
  </w:style>
  <w:style w:type="character" w:customStyle="1" w:styleId="FooterChar">
    <w:name w:val="Footer Char"/>
    <w:basedOn w:val="DefaultParagraphFont"/>
    <w:link w:val="Footer"/>
    <w:rsid w:val="006A310F"/>
    <w:rPr>
      <w:rFonts w:ascii="Arial" w:eastAsia="Times New Roman" w:hAnsi="Arial" w:cs="Times New Roman"/>
      <w:sz w:val="20"/>
      <w:szCs w:val="20"/>
      <w:lang w:val="en-US"/>
    </w:rPr>
  </w:style>
  <w:style w:type="paragraph" w:styleId="Header">
    <w:name w:val="header"/>
    <w:basedOn w:val="Normal"/>
    <w:link w:val="HeaderChar"/>
    <w:rsid w:val="006A310F"/>
    <w:pPr>
      <w:pBdr>
        <w:bottom w:val="single" w:sz="6" w:space="1" w:color="auto"/>
      </w:pBdr>
      <w:tabs>
        <w:tab w:val="right" w:pos="9360"/>
      </w:tabs>
      <w:spacing w:after="240"/>
    </w:pPr>
  </w:style>
  <w:style w:type="character" w:customStyle="1" w:styleId="HeaderChar">
    <w:name w:val="Header Char"/>
    <w:basedOn w:val="DefaultParagraphFont"/>
    <w:link w:val="Header"/>
    <w:rsid w:val="006A310F"/>
    <w:rPr>
      <w:rFonts w:ascii="Arial" w:eastAsia="Times New Roman" w:hAnsi="Arial" w:cs="Times New Roman"/>
      <w:szCs w:val="20"/>
      <w:lang w:val="en-US"/>
    </w:rPr>
  </w:style>
  <w:style w:type="character" w:styleId="PageNumber">
    <w:name w:val="page number"/>
    <w:basedOn w:val="DefaultParagraphFont"/>
    <w:rsid w:val="006A310F"/>
    <w:rPr>
      <w:rFonts w:ascii="Arial" w:hAnsi="Arial"/>
    </w:rPr>
  </w:style>
  <w:style w:type="paragraph" w:customStyle="1" w:styleId="ProjectName">
    <w:name w:val="Project Name"/>
    <w:basedOn w:val="ChapterTitle"/>
    <w:rsid w:val="006A310F"/>
  </w:style>
  <w:style w:type="character" w:customStyle="1" w:styleId="Heading3Char">
    <w:name w:val="Heading 3 Char"/>
    <w:basedOn w:val="DefaultParagraphFont"/>
    <w:link w:val="Heading3"/>
    <w:uiPriority w:val="9"/>
    <w:rsid w:val="00A016C2"/>
    <w:rPr>
      <w:rFonts w:asciiTheme="majorHAnsi" w:eastAsiaTheme="majorEastAsia" w:hAnsiTheme="majorHAnsi" w:cstheme="majorBidi"/>
      <w:b/>
      <w:bCs/>
      <w:szCs w:val="20"/>
      <w:lang w:val="en-US"/>
    </w:rPr>
  </w:style>
  <w:style w:type="paragraph" w:styleId="DocumentMap">
    <w:name w:val="Document Map"/>
    <w:basedOn w:val="Normal"/>
    <w:link w:val="DocumentMapChar"/>
    <w:uiPriority w:val="99"/>
    <w:semiHidden/>
    <w:unhideWhenUsed/>
    <w:rsid w:val="006A310F"/>
    <w:rPr>
      <w:rFonts w:ascii="Tahoma" w:hAnsi="Tahoma" w:cs="Tahoma"/>
      <w:sz w:val="16"/>
      <w:szCs w:val="16"/>
    </w:rPr>
  </w:style>
  <w:style w:type="character" w:customStyle="1" w:styleId="DocumentMapChar">
    <w:name w:val="Document Map Char"/>
    <w:basedOn w:val="DefaultParagraphFont"/>
    <w:link w:val="DocumentMap"/>
    <w:uiPriority w:val="99"/>
    <w:semiHidden/>
    <w:rsid w:val="006A310F"/>
    <w:rPr>
      <w:rFonts w:ascii="Tahoma" w:eastAsia="Times New Roman" w:hAnsi="Tahoma" w:cs="Tahoma"/>
      <w:sz w:val="16"/>
      <w:szCs w:val="16"/>
      <w:lang w:val="en-US"/>
    </w:rPr>
  </w:style>
  <w:style w:type="character" w:customStyle="1" w:styleId="label">
    <w:name w:val="label"/>
    <w:basedOn w:val="DefaultParagraphFont"/>
    <w:rsid w:val="00315B4F"/>
  </w:style>
  <w:style w:type="paragraph" w:styleId="ListParagraph">
    <w:name w:val="List Paragraph"/>
    <w:basedOn w:val="Normal"/>
    <w:uiPriority w:val="34"/>
    <w:qFormat/>
    <w:rsid w:val="00315B4F"/>
    <w:pPr>
      <w:spacing w:after="200" w:line="276" w:lineRule="auto"/>
      <w:ind w:left="720"/>
      <w:contextualSpacing/>
    </w:pPr>
    <w:rPr>
      <w:rFonts w:asciiTheme="minorHAnsi" w:eastAsiaTheme="minorHAnsi" w:hAnsiTheme="minorHAnsi" w:cstheme="minorBidi"/>
      <w:szCs w:val="22"/>
      <w:lang w:val="vi-VN"/>
    </w:rPr>
  </w:style>
  <w:style w:type="character" w:styleId="Hyperlink">
    <w:name w:val="Hyperlink"/>
    <w:basedOn w:val="DefaultParagraphFont"/>
    <w:uiPriority w:val="99"/>
    <w:unhideWhenUsed/>
    <w:rsid w:val="00315B4F"/>
    <w:rPr>
      <w:color w:val="0000FF" w:themeColor="hyperlink"/>
      <w:u w:val="single"/>
    </w:rPr>
  </w:style>
  <w:style w:type="character" w:customStyle="1" w:styleId="Heading4Char">
    <w:name w:val="Heading 4 Char"/>
    <w:basedOn w:val="DefaultParagraphFont"/>
    <w:link w:val="Heading4"/>
    <w:uiPriority w:val="9"/>
    <w:rsid w:val="00FA4128"/>
    <w:rPr>
      <w:rFonts w:asciiTheme="majorHAnsi" w:eastAsiaTheme="majorEastAsia" w:hAnsiTheme="majorHAnsi" w:cstheme="majorBidi"/>
      <w:b/>
      <w:bCs/>
      <w:i/>
      <w:iCs/>
      <w:color w:val="4F81BD" w:themeColor="accent1"/>
      <w:szCs w:val="20"/>
      <w:lang w:val="en-US"/>
    </w:rPr>
  </w:style>
  <w:style w:type="character" w:customStyle="1" w:styleId="Heading2Char">
    <w:name w:val="Heading 2 Char"/>
    <w:basedOn w:val="DefaultParagraphFont"/>
    <w:link w:val="Heading2"/>
    <w:uiPriority w:val="9"/>
    <w:rsid w:val="00A016C2"/>
    <w:rPr>
      <w:rFonts w:asciiTheme="majorHAnsi" w:eastAsiaTheme="majorEastAsia" w:hAnsiTheme="majorHAnsi" w:cstheme="majorBidi"/>
      <w:b/>
      <w:bCs/>
      <w:sz w:val="26"/>
      <w:szCs w:val="26"/>
      <w:lang w:val="en-US"/>
    </w:rPr>
  </w:style>
  <w:style w:type="paragraph" w:styleId="BalloonText">
    <w:name w:val="Balloon Text"/>
    <w:basedOn w:val="Normal"/>
    <w:link w:val="BalloonTextChar"/>
    <w:uiPriority w:val="99"/>
    <w:semiHidden/>
    <w:unhideWhenUsed/>
    <w:rsid w:val="00D92432"/>
    <w:rPr>
      <w:rFonts w:ascii="Tahoma" w:hAnsi="Tahoma" w:cs="Tahoma"/>
      <w:sz w:val="16"/>
      <w:szCs w:val="16"/>
    </w:rPr>
  </w:style>
  <w:style w:type="character" w:customStyle="1" w:styleId="BalloonTextChar">
    <w:name w:val="Balloon Text Char"/>
    <w:basedOn w:val="DefaultParagraphFont"/>
    <w:link w:val="BalloonText"/>
    <w:uiPriority w:val="99"/>
    <w:semiHidden/>
    <w:rsid w:val="00D92432"/>
    <w:rPr>
      <w:rFonts w:ascii="Tahoma" w:eastAsia="Times New Roman" w:hAnsi="Tahoma" w:cs="Tahoma"/>
      <w:sz w:val="16"/>
      <w:szCs w:val="16"/>
      <w:lang w:val="en-US"/>
    </w:rPr>
  </w:style>
  <w:style w:type="character" w:customStyle="1" w:styleId="Heading5Char">
    <w:name w:val="Heading 5 Char"/>
    <w:basedOn w:val="DefaultParagraphFont"/>
    <w:link w:val="Heading5"/>
    <w:uiPriority w:val="9"/>
    <w:rsid w:val="009E3F51"/>
    <w:rPr>
      <w:rFonts w:asciiTheme="majorHAnsi" w:eastAsiaTheme="majorEastAsia" w:hAnsiTheme="majorHAnsi" w:cstheme="majorBidi"/>
      <w:color w:val="254061" w:themeColor="accent1" w:themeShade="7F"/>
      <w:szCs w:val="20"/>
      <w:lang w:val="en-US"/>
    </w:rPr>
  </w:style>
  <w:style w:type="character" w:customStyle="1" w:styleId="Heading6Char">
    <w:name w:val="Heading 6 Char"/>
    <w:basedOn w:val="DefaultParagraphFont"/>
    <w:link w:val="Heading6"/>
    <w:uiPriority w:val="9"/>
    <w:semiHidden/>
    <w:rsid w:val="00FE4253"/>
    <w:rPr>
      <w:rFonts w:asciiTheme="majorHAnsi" w:eastAsiaTheme="majorEastAsia" w:hAnsiTheme="majorHAnsi" w:cstheme="majorBidi"/>
      <w:i/>
      <w:iCs/>
      <w:color w:val="254061" w:themeColor="accent1" w:themeShade="7F"/>
      <w:szCs w:val="20"/>
      <w:lang w:val="en-US"/>
    </w:rPr>
  </w:style>
  <w:style w:type="character" w:customStyle="1" w:styleId="Heading7Char">
    <w:name w:val="Heading 7 Char"/>
    <w:basedOn w:val="DefaultParagraphFont"/>
    <w:link w:val="Heading7"/>
    <w:uiPriority w:val="9"/>
    <w:semiHidden/>
    <w:rsid w:val="00FE4253"/>
    <w:rPr>
      <w:rFonts w:asciiTheme="majorHAnsi" w:eastAsiaTheme="majorEastAsia" w:hAnsiTheme="majorHAnsi" w:cstheme="majorBidi"/>
      <w:i/>
      <w:iCs/>
      <w:color w:val="404040" w:themeColor="text1" w:themeTint="BF"/>
      <w:szCs w:val="20"/>
      <w:lang w:val="en-US"/>
    </w:rPr>
  </w:style>
  <w:style w:type="character" w:customStyle="1" w:styleId="Heading8Char">
    <w:name w:val="Heading 8 Char"/>
    <w:basedOn w:val="DefaultParagraphFont"/>
    <w:link w:val="Heading8"/>
    <w:uiPriority w:val="9"/>
    <w:semiHidden/>
    <w:rsid w:val="00FE4253"/>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FE4253"/>
    <w:rPr>
      <w:rFonts w:asciiTheme="majorHAnsi" w:eastAsiaTheme="majorEastAsia" w:hAnsiTheme="majorHAnsi" w:cstheme="majorBidi"/>
      <w:i/>
      <w:iCs/>
      <w:color w:val="404040" w:themeColor="text1" w:themeTint="BF"/>
      <w:sz w:val="20"/>
      <w:szCs w:val="20"/>
      <w:lang w:val="en-US"/>
    </w:rPr>
  </w:style>
  <w:style w:type="paragraph" w:styleId="Title">
    <w:name w:val="Title"/>
    <w:basedOn w:val="Normal"/>
    <w:next w:val="Normal"/>
    <w:link w:val="TitleChar"/>
    <w:qFormat/>
    <w:rsid w:val="00DB2DC0"/>
    <w:pPr>
      <w:widowControl w:val="0"/>
      <w:suppressAutoHyphens/>
      <w:jc w:val="center"/>
    </w:pPr>
    <w:rPr>
      <w:b/>
      <w:sz w:val="36"/>
      <w:lang w:eastAsia="ar-SA"/>
    </w:rPr>
  </w:style>
  <w:style w:type="character" w:customStyle="1" w:styleId="TitleChar">
    <w:name w:val="Title Char"/>
    <w:basedOn w:val="DefaultParagraphFont"/>
    <w:link w:val="Title"/>
    <w:rsid w:val="00DB2DC0"/>
    <w:rPr>
      <w:rFonts w:ascii="Arial" w:eastAsia="Times New Roman" w:hAnsi="Arial" w:cs="Times New Roman"/>
      <w:b/>
      <w:sz w:val="36"/>
      <w:szCs w:val="20"/>
      <w:lang w:val="en-US" w:eastAsia="ar-SA"/>
    </w:rPr>
  </w:style>
  <w:style w:type="paragraph" w:customStyle="1" w:styleId="Tabletext">
    <w:name w:val="Tabletext"/>
    <w:basedOn w:val="Normal"/>
    <w:rsid w:val="00DB2DC0"/>
    <w:pPr>
      <w:keepLines/>
      <w:widowControl w:val="0"/>
      <w:suppressAutoHyphens/>
      <w:spacing w:after="120" w:line="240" w:lineRule="atLeast"/>
    </w:pPr>
    <w:rPr>
      <w:rFonts w:ascii="Times New Roman" w:hAnsi="Times New Roman"/>
      <w:sz w:val="20"/>
      <w:lang w:eastAsia="ar-SA"/>
    </w:rPr>
  </w:style>
  <w:style w:type="paragraph" w:styleId="TOCHeading">
    <w:name w:val="TOC Heading"/>
    <w:basedOn w:val="Heading1"/>
    <w:next w:val="Normal"/>
    <w:uiPriority w:val="39"/>
    <w:semiHidden/>
    <w:unhideWhenUsed/>
    <w:qFormat/>
    <w:rsid w:val="00EA376E"/>
    <w:pPr>
      <w:keepLines/>
      <w:numPr>
        <w:numId w:val="0"/>
      </w:numPr>
      <w:spacing w:before="480" w:after="0" w:line="276" w:lineRule="auto"/>
      <w:outlineLvl w:val="9"/>
    </w:pPr>
    <w:rPr>
      <w:rFonts w:asciiTheme="majorHAnsi" w:eastAsiaTheme="majorEastAsia" w:hAnsiTheme="majorHAnsi" w:cstheme="majorBidi"/>
      <w:bCs/>
      <w:color w:val="376092" w:themeColor="accent1" w:themeShade="BF"/>
      <w:kern w:val="0"/>
      <w:sz w:val="28"/>
      <w:szCs w:val="28"/>
    </w:rPr>
  </w:style>
  <w:style w:type="paragraph" w:styleId="TOC1">
    <w:name w:val="toc 1"/>
    <w:basedOn w:val="Normal"/>
    <w:next w:val="Normal"/>
    <w:autoRedefine/>
    <w:uiPriority w:val="39"/>
    <w:unhideWhenUsed/>
    <w:qFormat/>
    <w:rsid w:val="00EA376E"/>
    <w:pPr>
      <w:spacing w:after="100"/>
    </w:pPr>
  </w:style>
  <w:style w:type="paragraph" w:styleId="TOC3">
    <w:name w:val="toc 3"/>
    <w:basedOn w:val="Normal"/>
    <w:next w:val="Normal"/>
    <w:autoRedefine/>
    <w:uiPriority w:val="39"/>
    <w:unhideWhenUsed/>
    <w:qFormat/>
    <w:rsid w:val="00EA376E"/>
    <w:pPr>
      <w:spacing w:after="100"/>
      <w:ind w:left="440"/>
    </w:pPr>
  </w:style>
  <w:style w:type="paragraph" w:styleId="TOC2">
    <w:name w:val="toc 2"/>
    <w:basedOn w:val="Normal"/>
    <w:next w:val="Normal"/>
    <w:autoRedefine/>
    <w:uiPriority w:val="39"/>
    <w:unhideWhenUsed/>
    <w:qFormat/>
    <w:rsid w:val="00EA376E"/>
    <w:pPr>
      <w:spacing w:after="100"/>
      <w:ind w:left="220"/>
    </w:pPr>
  </w:style>
  <w:style w:type="paragraph" w:styleId="Caption">
    <w:name w:val="caption"/>
    <w:basedOn w:val="Normal"/>
    <w:next w:val="Normal"/>
    <w:uiPriority w:val="35"/>
    <w:unhideWhenUsed/>
    <w:qFormat/>
    <w:rsid w:val="00C812F4"/>
    <w:pPr>
      <w:spacing w:after="200"/>
    </w:pPr>
    <w:rPr>
      <w:b/>
      <w:bCs/>
      <w:color w:val="4F81BD" w:themeColor="accent1"/>
      <w:sz w:val="18"/>
      <w:szCs w:val="18"/>
    </w:rPr>
  </w:style>
  <w:style w:type="paragraph" w:styleId="BodyText">
    <w:name w:val="Body Text"/>
    <w:basedOn w:val="Normal"/>
    <w:link w:val="BodyTextChar"/>
    <w:rsid w:val="00E420BC"/>
    <w:pPr>
      <w:keepLines/>
      <w:widowControl w:val="0"/>
      <w:suppressAutoHyphens/>
      <w:spacing w:after="120" w:line="240" w:lineRule="atLeast"/>
      <w:ind w:left="720"/>
    </w:pPr>
    <w:rPr>
      <w:rFonts w:ascii="Times New Roman" w:hAnsi="Times New Roman"/>
      <w:sz w:val="20"/>
      <w:lang w:eastAsia="ar-SA"/>
    </w:rPr>
  </w:style>
  <w:style w:type="character" w:customStyle="1" w:styleId="BodyTextChar">
    <w:name w:val="Body Text Char"/>
    <w:basedOn w:val="DefaultParagraphFont"/>
    <w:link w:val="BodyText"/>
    <w:rsid w:val="00E420BC"/>
    <w:rPr>
      <w:rFonts w:ascii="Times New Roman" w:eastAsia="Times New Roman" w:hAnsi="Times New Roman" w:cs="Times New Roman"/>
      <w:sz w:val="20"/>
      <w:szCs w:val="20"/>
      <w:lang w:val="en-US" w:eastAsia="ar-SA"/>
    </w:rPr>
  </w:style>
  <w:style w:type="character" w:styleId="FollowedHyperlink">
    <w:name w:val="FollowedHyperlink"/>
    <w:basedOn w:val="DefaultParagraphFont"/>
    <w:uiPriority w:val="99"/>
    <w:semiHidden/>
    <w:unhideWhenUsed/>
    <w:rsid w:val="007F35DE"/>
    <w:rPr>
      <w:color w:val="800080" w:themeColor="followedHyperlink"/>
      <w:u w:val="single"/>
    </w:rPr>
  </w:style>
  <w:style w:type="table" w:styleId="TableGrid">
    <w:name w:val="Table Grid"/>
    <w:basedOn w:val="TableNormal"/>
    <w:uiPriority w:val="59"/>
    <w:rsid w:val="00B86E84"/>
    <w:pPr>
      <w:spacing w:after="0" w:line="240" w:lineRule="auto"/>
      <w:ind w:left="0"/>
    </w:pPr>
    <w:rPr>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200" w:line="276" w:lineRule="auto"/>
        <w:ind w:left="720"/>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310F"/>
    <w:pPr>
      <w:spacing w:after="0" w:line="240" w:lineRule="auto"/>
      <w:ind w:left="0"/>
    </w:pPr>
    <w:rPr>
      <w:rFonts w:ascii="Arial" w:eastAsia="Times New Roman" w:hAnsi="Arial" w:cs="Times New Roman"/>
      <w:szCs w:val="20"/>
      <w:lang w:val="en-US"/>
    </w:rPr>
  </w:style>
  <w:style w:type="paragraph" w:styleId="Heading1">
    <w:name w:val="heading 1"/>
    <w:basedOn w:val="Heading3"/>
    <w:next w:val="ChapterTitle"/>
    <w:link w:val="Heading1Char"/>
    <w:qFormat/>
    <w:rsid w:val="006A310F"/>
    <w:pPr>
      <w:keepLines w:val="0"/>
      <w:tabs>
        <w:tab w:val="clear" w:pos="720"/>
        <w:tab w:val="num" w:pos="709"/>
      </w:tabs>
      <w:spacing w:before="0" w:after="80"/>
      <w:ind w:left="709" w:hanging="709"/>
      <w:outlineLvl w:val="0"/>
    </w:pPr>
    <w:rPr>
      <w:rFonts w:ascii="Arial" w:eastAsia="Times New Roman" w:hAnsi="Arial" w:cs="Times New Roman"/>
      <w:bCs w:val="0"/>
      <w:kern w:val="28"/>
      <w:sz w:val="24"/>
    </w:rPr>
  </w:style>
  <w:style w:type="paragraph" w:styleId="Heading2">
    <w:name w:val="heading 2"/>
    <w:basedOn w:val="Normal"/>
    <w:next w:val="Normal"/>
    <w:link w:val="Heading2Char"/>
    <w:uiPriority w:val="9"/>
    <w:unhideWhenUsed/>
    <w:qFormat/>
    <w:rsid w:val="00A016C2"/>
    <w:pPr>
      <w:keepNext/>
      <w:keepLines/>
      <w:tabs>
        <w:tab w:val="num" w:pos="709"/>
      </w:tabs>
      <w:spacing w:before="200"/>
      <w:ind w:left="709" w:hanging="709"/>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A016C2"/>
    <w:pPr>
      <w:keepNext/>
      <w:keepLines/>
      <w:tabs>
        <w:tab w:val="num" w:pos="720"/>
      </w:tabs>
      <w:spacing w:before="200"/>
      <w:ind w:left="720" w:hanging="72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FA4128"/>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E3F51"/>
    <w:pPr>
      <w:keepNext/>
      <w:keepLines/>
      <w:spacing w:before="200"/>
      <w:outlineLvl w:val="4"/>
    </w:pPr>
    <w:rPr>
      <w:rFonts w:asciiTheme="majorHAnsi" w:eastAsiaTheme="majorEastAsia" w:hAnsiTheme="majorHAnsi" w:cstheme="majorBidi"/>
      <w:color w:val="254061" w:themeColor="accent1" w:themeShade="7F"/>
    </w:rPr>
  </w:style>
  <w:style w:type="paragraph" w:styleId="Heading6">
    <w:name w:val="heading 6"/>
    <w:basedOn w:val="Normal"/>
    <w:next w:val="Normal"/>
    <w:link w:val="Heading6Char"/>
    <w:uiPriority w:val="9"/>
    <w:semiHidden/>
    <w:unhideWhenUsed/>
    <w:qFormat/>
    <w:rsid w:val="00FE4253"/>
    <w:pPr>
      <w:keepNext/>
      <w:keepLines/>
      <w:spacing w:before="200"/>
      <w:outlineLvl w:val="5"/>
    </w:pPr>
    <w:rPr>
      <w:rFonts w:asciiTheme="majorHAnsi" w:eastAsiaTheme="majorEastAsia" w:hAnsiTheme="majorHAnsi" w:cstheme="majorBidi"/>
      <w:i/>
      <w:iCs/>
      <w:color w:val="254061" w:themeColor="accent1" w:themeShade="7F"/>
    </w:rPr>
  </w:style>
  <w:style w:type="paragraph" w:styleId="Heading7">
    <w:name w:val="heading 7"/>
    <w:basedOn w:val="Normal"/>
    <w:next w:val="Normal"/>
    <w:link w:val="Heading7Char"/>
    <w:uiPriority w:val="9"/>
    <w:semiHidden/>
    <w:unhideWhenUsed/>
    <w:qFormat/>
    <w:rsid w:val="00FE4253"/>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E4253"/>
    <w:pPr>
      <w:keepNext/>
      <w:keepLines/>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FE4253"/>
    <w:pPr>
      <w:keepNext/>
      <w:keepLines/>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A310F"/>
    <w:rPr>
      <w:rFonts w:ascii="Arial" w:eastAsia="Times New Roman" w:hAnsi="Arial" w:cs="Times New Roman"/>
      <w:b/>
      <w:kern w:val="28"/>
      <w:sz w:val="24"/>
      <w:szCs w:val="20"/>
      <w:lang w:val="en-US"/>
    </w:rPr>
  </w:style>
  <w:style w:type="paragraph" w:customStyle="1" w:styleId="ChapterTitle">
    <w:name w:val="Chapter Title"/>
    <w:basedOn w:val="Normal"/>
    <w:next w:val="BlockText"/>
    <w:rsid w:val="006A310F"/>
    <w:rPr>
      <w:rFonts w:ascii="Helvetica" w:hAnsi="Helvetica"/>
      <w:b/>
      <w:sz w:val="48"/>
    </w:rPr>
  </w:style>
  <w:style w:type="paragraph" w:styleId="BlockText">
    <w:name w:val="Block Text"/>
    <w:basedOn w:val="Normal"/>
    <w:rsid w:val="006A310F"/>
  </w:style>
  <w:style w:type="paragraph" w:customStyle="1" w:styleId="BlockLine">
    <w:name w:val="Block Line"/>
    <w:basedOn w:val="Normal"/>
    <w:next w:val="Normal"/>
    <w:rsid w:val="006A310F"/>
    <w:pPr>
      <w:pBdr>
        <w:top w:val="single" w:sz="6" w:space="1" w:color="auto"/>
        <w:between w:val="single" w:sz="6" w:space="1" w:color="auto"/>
      </w:pBdr>
      <w:spacing w:before="240"/>
      <w:ind w:left="1987"/>
    </w:pPr>
  </w:style>
  <w:style w:type="paragraph" w:styleId="Footer">
    <w:name w:val="footer"/>
    <w:basedOn w:val="Normal"/>
    <w:link w:val="FooterChar"/>
    <w:rsid w:val="006A310F"/>
    <w:pPr>
      <w:tabs>
        <w:tab w:val="right" w:pos="9360"/>
      </w:tabs>
    </w:pPr>
    <w:rPr>
      <w:sz w:val="20"/>
    </w:rPr>
  </w:style>
  <w:style w:type="character" w:customStyle="1" w:styleId="FooterChar">
    <w:name w:val="Footer Char"/>
    <w:basedOn w:val="DefaultParagraphFont"/>
    <w:link w:val="Footer"/>
    <w:rsid w:val="006A310F"/>
    <w:rPr>
      <w:rFonts w:ascii="Arial" w:eastAsia="Times New Roman" w:hAnsi="Arial" w:cs="Times New Roman"/>
      <w:sz w:val="20"/>
      <w:szCs w:val="20"/>
      <w:lang w:val="en-US"/>
    </w:rPr>
  </w:style>
  <w:style w:type="paragraph" w:styleId="Header">
    <w:name w:val="header"/>
    <w:basedOn w:val="Normal"/>
    <w:link w:val="HeaderChar"/>
    <w:rsid w:val="006A310F"/>
    <w:pPr>
      <w:pBdr>
        <w:bottom w:val="single" w:sz="6" w:space="1" w:color="auto"/>
      </w:pBdr>
      <w:tabs>
        <w:tab w:val="right" w:pos="9360"/>
      </w:tabs>
      <w:spacing w:after="240"/>
    </w:pPr>
  </w:style>
  <w:style w:type="character" w:customStyle="1" w:styleId="HeaderChar">
    <w:name w:val="Header Char"/>
    <w:basedOn w:val="DefaultParagraphFont"/>
    <w:link w:val="Header"/>
    <w:rsid w:val="006A310F"/>
    <w:rPr>
      <w:rFonts w:ascii="Arial" w:eastAsia="Times New Roman" w:hAnsi="Arial" w:cs="Times New Roman"/>
      <w:szCs w:val="20"/>
      <w:lang w:val="en-US"/>
    </w:rPr>
  </w:style>
  <w:style w:type="character" w:styleId="PageNumber">
    <w:name w:val="page number"/>
    <w:basedOn w:val="DefaultParagraphFont"/>
    <w:rsid w:val="006A310F"/>
    <w:rPr>
      <w:rFonts w:ascii="Arial" w:hAnsi="Arial"/>
    </w:rPr>
  </w:style>
  <w:style w:type="paragraph" w:customStyle="1" w:styleId="ProjectName">
    <w:name w:val="Project Name"/>
    <w:basedOn w:val="ChapterTitle"/>
    <w:rsid w:val="006A310F"/>
  </w:style>
  <w:style w:type="character" w:customStyle="1" w:styleId="Heading3Char">
    <w:name w:val="Heading 3 Char"/>
    <w:basedOn w:val="DefaultParagraphFont"/>
    <w:link w:val="Heading3"/>
    <w:uiPriority w:val="9"/>
    <w:rsid w:val="00A016C2"/>
    <w:rPr>
      <w:rFonts w:asciiTheme="majorHAnsi" w:eastAsiaTheme="majorEastAsia" w:hAnsiTheme="majorHAnsi" w:cstheme="majorBidi"/>
      <w:b/>
      <w:bCs/>
      <w:szCs w:val="20"/>
      <w:lang w:val="en-US"/>
    </w:rPr>
  </w:style>
  <w:style w:type="paragraph" w:styleId="DocumentMap">
    <w:name w:val="Document Map"/>
    <w:basedOn w:val="Normal"/>
    <w:link w:val="DocumentMapChar"/>
    <w:uiPriority w:val="99"/>
    <w:semiHidden/>
    <w:unhideWhenUsed/>
    <w:rsid w:val="006A310F"/>
    <w:rPr>
      <w:rFonts w:ascii="Tahoma" w:hAnsi="Tahoma" w:cs="Tahoma"/>
      <w:sz w:val="16"/>
      <w:szCs w:val="16"/>
    </w:rPr>
  </w:style>
  <w:style w:type="character" w:customStyle="1" w:styleId="DocumentMapChar">
    <w:name w:val="Document Map Char"/>
    <w:basedOn w:val="DefaultParagraphFont"/>
    <w:link w:val="DocumentMap"/>
    <w:uiPriority w:val="99"/>
    <w:semiHidden/>
    <w:rsid w:val="006A310F"/>
    <w:rPr>
      <w:rFonts w:ascii="Tahoma" w:eastAsia="Times New Roman" w:hAnsi="Tahoma" w:cs="Tahoma"/>
      <w:sz w:val="16"/>
      <w:szCs w:val="16"/>
      <w:lang w:val="en-US"/>
    </w:rPr>
  </w:style>
  <w:style w:type="character" w:customStyle="1" w:styleId="label">
    <w:name w:val="label"/>
    <w:basedOn w:val="DefaultParagraphFont"/>
    <w:rsid w:val="00315B4F"/>
  </w:style>
  <w:style w:type="paragraph" w:styleId="ListParagraph">
    <w:name w:val="List Paragraph"/>
    <w:basedOn w:val="Normal"/>
    <w:uiPriority w:val="34"/>
    <w:qFormat/>
    <w:rsid w:val="00315B4F"/>
    <w:pPr>
      <w:spacing w:after="200" w:line="276" w:lineRule="auto"/>
      <w:ind w:left="720"/>
      <w:contextualSpacing/>
    </w:pPr>
    <w:rPr>
      <w:rFonts w:asciiTheme="minorHAnsi" w:eastAsiaTheme="minorHAnsi" w:hAnsiTheme="minorHAnsi" w:cstheme="minorBidi"/>
      <w:szCs w:val="22"/>
      <w:lang w:val="vi-VN"/>
    </w:rPr>
  </w:style>
  <w:style w:type="character" w:styleId="Hyperlink">
    <w:name w:val="Hyperlink"/>
    <w:basedOn w:val="DefaultParagraphFont"/>
    <w:uiPriority w:val="99"/>
    <w:unhideWhenUsed/>
    <w:rsid w:val="00315B4F"/>
    <w:rPr>
      <w:color w:val="0000FF" w:themeColor="hyperlink"/>
      <w:u w:val="single"/>
    </w:rPr>
  </w:style>
  <w:style w:type="character" w:customStyle="1" w:styleId="Heading4Char">
    <w:name w:val="Heading 4 Char"/>
    <w:basedOn w:val="DefaultParagraphFont"/>
    <w:link w:val="Heading4"/>
    <w:uiPriority w:val="9"/>
    <w:rsid w:val="00FA4128"/>
    <w:rPr>
      <w:rFonts w:asciiTheme="majorHAnsi" w:eastAsiaTheme="majorEastAsia" w:hAnsiTheme="majorHAnsi" w:cstheme="majorBidi"/>
      <w:b/>
      <w:bCs/>
      <w:i/>
      <w:iCs/>
      <w:color w:val="4F81BD" w:themeColor="accent1"/>
      <w:szCs w:val="20"/>
      <w:lang w:val="en-US"/>
    </w:rPr>
  </w:style>
  <w:style w:type="character" w:customStyle="1" w:styleId="Heading2Char">
    <w:name w:val="Heading 2 Char"/>
    <w:basedOn w:val="DefaultParagraphFont"/>
    <w:link w:val="Heading2"/>
    <w:uiPriority w:val="9"/>
    <w:rsid w:val="00A016C2"/>
    <w:rPr>
      <w:rFonts w:asciiTheme="majorHAnsi" w:eastAsiaTheme="majorEastAsia" w:hAnsiTheme="majorHAnsi" w:cstheme="majorBidi"/>
      <w:b/>
      <w:bCs/>
      <w:sz w:val="26"/>
      <w:szCs w:val="26"/>
      <w:lang w:val="en-US"/>
    </w:rPr>
  </w:style>
  <w:style w:type="paragraph" w:styleId="BalloonText">
    <w:name w:val="Balloon Text"/>
    <w:basedOn w:val="Normal"/>
    <w:link w:val="BalloonTextChar"/>
    <w:uiPriority w:val="99"/>
    <w:semiHidden/>
    <w:unhideWhenUsed/>
    <w:rsid w:val="00D92432"/>
    <w:rPr>
      <w:rFonts w:ascii="Tahoma" w:hAnsi="Tahoma" w:cs="Tahoma"/>
      <w:sz w:val="16"/>
      <w:szCs w:val="16"/>
    </w:rPr>
  </w:style>
  <w:style w:type="character" w:customStyle="1" w:styleId="BalloonTextChar">
    <w:name w:val="Balloon Text Char"/>
    <w:basedOn w:val="DefaultParagraphFont"/>
    <w:link w:val="BalloonText"/>
    <w:uiPriority w:val="99"/>
    <w:semiHidden/>
    <w:rsid w:val="00D92432"/>
    <w:rPr>
      <w:rFonts w:ascii="Tahoma" w:eastAsia="Times New Roman" w:hAnsi="Tahoma" w:cs="Tahoma"/>
      <w:sz w:val="16"/>
      <w:szCs w:val="16"/>
      <w:lang w:val="en-US"/>
    </w:rPr>
  </w:style>
  <w:style w:type="character" w:customStyle="1" w:styleId="Heading5Char">
    <w:name w:val="Heading 5 Char"/>
    <w:basedOn w:val="DefaultParagraphFont"/>
    <w:link w:val="Heading5"/>
    <w:uiPriority w:val="9"/>
    <w:rsid w:val="009E3F51"/>
    <w:rPr>
      <w:rFonts w:asciiTheme="majorHAnsi" w:eastAsiaTheme="majorEastAsia" w:hAnsiTheme="majorHAnsi" w:cstheme="majorBidi"/>
      <w:color w:val="254061" w:themeColor="accent1" w:themeShade="7F"/>
      <w:szCs w:val="20"/>
      <w:lang w:val="en-US"/>
    </w:rPr>
  </w:style>
  <w:style w:type="character" w:customStyle="1" w:styleId="Heading6Char">
    <w:name w:val="Heading 6 Char"/>
    <w:basedOn w:val="DefaultParagraphFont"/>
    <w:link w:val="Heading6"/>
    <w:uiPriority w:val="9"/>
    <w:semiHidden/>
    <w:rsid w:val="00FE4253"/>
    <w:rPr>
      <w:rFonts w:asciiTheme="majorHAnsi" w:eastAsiaTheme="majorEastAsia" w:hAnsiTheme="majorHAnsi" w:cstheme="majorBidi"/>
      <w:i/>
      <w:iCs/>
      <w:color w:val="254061" w:themeColor="accent1" w:themeShade="7F"/>
      <w:szCs w:val="20"/>
      <w:lang w:val="en-US"/>
    </w:rPr>
  </w:style>
  <w:style w:type="character" w:customStyle="1" w:styleId="Heading7Char">
    <w:name w:val="Heading 7 Char"/>
    <w:basedOn w:val="DefaultParagraphFont"/>
    <w:link w:val="Heading7"/>
    <w:uiPriority w:val="9"/>
    <w:semiHidden/>
    <w:rsid w:val="00FE4253"/>
    <w:rPr>
      <w:rFonts w:asciiTheme="majorHAnsi" w:eastAsiaTheme="majorEastAsia" w:hAnsiTheme="majorHAnsi" w:cstheme="majorBidi"/>
      <w:i/>
      <w:iCs/>
      <w:color w:val="404040" w:themeColor="text1" w:themeTint="BF"/>
      <w:szCs w:val="20"/>
      <w:lang w:val="en-US"/>
    </w:rPr>
  </w:style>
  <w:style w:type="character" w:customStyle="1" w:styleId="Heading8Char">
    <w:name w:val="Heading 8 Char"/>
    <w:basedOn w:val="DefaultParagraphFont"/>
    <w:link w:val="Heading8"/>
    <w:uiPriority w:val="9"/>
    <w:semiHidden/>
    <w:rsid w:val="00FE4253"/>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FE4253"/>
    <w:rPr>
      <w:rFonts w:asciiTheme="majorHAnsi" w:eastAsiaTheme="majorEastAsia" w:hAnsiTheme="majorHAnsi" w:cstheme="majorBidi"/>
      <w:i/>
      <w:iCs/>
      <w:color w:val="404040" w:themeColor="text1" w:themeTint="BF"/>
      <w:sz w:val="20"/>
      <w:szCs w:val="20"/>
      <w:lang w:val="en-US"/>
    </w:rPr>
  </w:style>
  <w:style w:type="paragraph" w:styleId="Title">
    <w:name w:val="Title"/>
    <w:basedOn w:val="Normal"/>
    <w:next w:val="Normal"/>
    <w:link w:val="TitleChar"/>
    <w:qFormat/>
    <w:rsid w:val="00DB2DC0"/>
    <w:pPr>
      <w:widowControl w:val="0"/>
      <w:suppressAutoHyphens/>
      <w:jc w:val="center"/>
    </w:pPr>
    <w:rPr>
      <w:b/>
      <w:sz w:val="36"/>
      <w:lang w:eastAsia="ar-SA"/>
    </w:rPr>
  </w:style>
  <w:style w:type="character" w:customStyle="1" w:styleId="TitleChar">
    <w:name w:val="Title Char"/>
    <w:basedOn w:val="DefaultParagraphFont"/>
    <w:link w:val="Title"/>
    <w:rsid w:val="00DB2DC0"/>
    <w:rPr>
      <w:rFonts w:ascii="Arial" w:eastAsia="Times New Roman" w:hAnsi="Arial" w:cs="Times New Roman"/>
      <w:b/>
      <w:sz w:val="36"/>
      <w:szCs w:val="20"/>
      <w:lang w:val="en-US" w:eastAsia="ar-SA"/>
    </w:rPr>
  </w:style>
  <w:style w:type="paragraph" w:customStyle="1" w:styleId="Tabletext">
    <w:name w:val="Tabletext"/>
    <w:basedOn w:val="Normal"/>
    <w:rsid w:val="00DB2DC0"/>
    <w:pPr>
      <w:keepLines/>
      <w:widowControl w:val="0"/>
      <w:suppressAutoHyphens/>
      <w:spacing w:after="120" w:line="240" w:lineRule="atLeast"/>
    </w:pPr>
    <w:rPr>
      <w:rFonts w:ascii="Times New Roman" w:hAnsi="Times New Roman"/>
      <w:sz w:val="20"/>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896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hyperlink" Target="%5bXDPM%5dNhan%20Xet%20Phan%20Mem%20Tuong%20tu.docx" TargetMode="External"/><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Normal.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xmlns:mc="http://schemas.openxmlformats.org/markup-compatibility/2006" xmlns:a14="http://schemas.microsoft.com/office/drawing/2010/main" val="1F497D" mc:Ignorable=""/>
      </a:dk2>
      <a:lt2>
        <a:srgbClr xmlns:mc="http://schemas.openxmlformats.org/markup-compatibility/2006" xmlns:a14="http://schemas.microsoft.com/office/drawing/2010/main" val="EEECE1" mc:Ignorable=""/>
      </a:lt2>
      <a:accent1>
        <a:srgbClr xmlns:mc="http://schemas.openxmlformats.org/markup-compatibility/2006" xmlns:a14="http://schemas.microsoft.com/office/drawing/2010/main" val="4F81BD" mc:Ignorable=""/>
      </a:accent1>
      <a:accent2>
        <a:srgbClr xmlns:mc="http://schemas.openxmlformats.org/markup-compatibility/2006" xmlns:a14="http://schemas.microsoft.com/office/drawing/2010/main" val="C0504D" mc:Ignorable=""/>
      </a:accent2>
      <a:accent3>
        <a:srgbClr xmlns:mc="http://schemas.openxmlformats.org/markup-compatibility/2006" xmlns:a14="http://schemas.microsoft.com/office/drawing/2010/main" val="9BBB59" mc:Ignorable=""/>
      </a:accent3>
      <a:accent4>
        <a:srgbClr xmlns:mc="http://schemas.openxmlformats.org/markup-compatibility/2006" xmlns:a14="http://schemas.microsoft.com/office/drawing/2010/main" val="8064A2" mc:Ignorable=""/>
      </a:accent4>
      <a:accent5>
        <a:srgbClr xmlns:mc="http://schemas.openxmlformats.org/markup-compatibility/2006" xmlns:a14="http://schemas.microsoft.com/office/drawing/2010/main" val="4BACC6" mc:Ignorable=""/>
      </a:accent5>
      <a:accent6>
        <a:srgbClr xmlns:mc="http://schemas.openxmlformats.org/markup-compatibility/2006" xmlns:a14="http://schemas.microsoft.com/office/drawing/2010/main" val="F79646" mc:Ignorable=""/>
      </a:accent6>
      <a:hlink>
        <a:srgbClr xmlns:mc="http://schemas.openxmlformats.org/markup-compatibility/2006" xmlns:a14="http://schemas.microsoft.com/office/drawing/2010/main" val="0000FF" mc:Ignorable=""/>
      </a:hlink>
      <a:folHlink>
        <a:srgbClr xmlns:mc="http://schemas.openxmlformats.org/markup-compatibility/2006" xmlns:a14="http://schemas.microsoft.com/office/drawing/2010/main" val="800080" mc:Ignorable=""/>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xmlns:mc="http://schemas.openxmlformats.org/markup-compatibility/2006" xmlns:a14="http://schemas.microsoft.com/office/drawing/2010/main" val="000000" mc:Ignorable="">
                <a:alpha val="38000"/>
              </a:srgbClr>
            </a:outerShdw>
          </a:effectLst>
        </a:effectStyle>
        <a:effectStyle>
          <a:effectLst>
            <a:outerShdw blurRad="40000" dist="23000" dir="5400000" rotWithShape="0">
              <a:srgbClr xmlns:mc="http://schemas.openxmlformats.org/markup-compatibility/2006" xmlns:a14="http://schemas.microsoft.com/office/drawing/2010/main" val="000000" mc:Ignorable="">
                <a:alpha val="35000"/>
              </a:srgbClr>
            </a:outerShdw>
          </a:effectLst>
        </a:effectStyle>
        <a:effectStyle>
          <a:effectLst>
            <a:outerShdw blurRad="40000" dist="23000" dir="5400000" rotWithShape="0">
              <a:srgbClr xmlns:mc="http://schemas.openxmlformats.org/markup-compatibility/2006" xmlns:a14="http://schemas.microsoft.com/office/drawing/2010/main" val="000000" mc:Ignorable="">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1771A2-2D38-470B-AB02-6EBC189260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631</TotalTime>
  <Pages>1</Pages>
  <Words>6874</Words>
  <Characters>39183</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HCMUS</Company>
  <LinksUpToDate>false</LinksUpToDate>
  <CharactersWithSpaces>45966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ThanhPhuc</dc:creator>
  <cp:lastModifiedBy>TNT</cp:lastModifiedBy>
  <cp:revision>44</cp:revision>
  <dcterms:created xsi:type="dcterms:W3CDTF">2010-04-15T16:06:00Z</dcterms:created>
  <dcterms:modified xsi:type="dcterms:W3CDTF">2010-05-18T14:45:00Z</dcterms:modified>
</cp:coreProperties>
</file>