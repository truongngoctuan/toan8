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eastAsia="zh-C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600B" w:rsidP="0028564E">
            <w:r>
              <w:t>30/5/2010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600B" w:rsidP="0028564E">
            <w:r>
              <w:t>0.2</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600B" w:rsidP="00A0600B">
            <w:r>
              <w:t>Detail design chức năng đăng nhập và đăng ký</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600B" w:rsidP="0028564E">
            <w:r>
              <w:t>Lương Kiến Minh</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41279F">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41279F">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41279F">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41279F">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41279F">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Thiết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sắp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41279F">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41279F">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41279F">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41279F">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41279F">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41279F">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41279F">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41279F">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41279F">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41279F">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41279F">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41279F">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41279F">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41279F">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41279F">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41279F">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41279F">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41279F">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41279F">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41279F">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41279F">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41279F">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41279F">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41279F">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41279F">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41279F">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41279F">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41279F">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41279F">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41279F">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41279F">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41279F">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41279F">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41279F">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41279F">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41279F">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41279F">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41279F">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41279F">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41279F">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41279F">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41279F">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41279F">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41279F">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41279F">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41279F">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41279F">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41279F">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41279F">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41279F">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41279F">
              <w:rPr>
                <w:rPrChange w:id="171" w:author="TNT" w:date="2010-05-27T07:53:00Z">
                  <w:rPr>
                    <w:rStyle w:val="Hyperlink"/>
                    <w:noProof/>
                  </w:rPr>
                </w:rPrChange>
              </w:rPr>
              <w:delText>3.1.1</w:delText>
            </w:r>
            <w:r w:rsidR="00DD4396" w:rsidDel="00C91275">
              <w:rPr>
                <w:rFonts w:asciiTheme="minorHAnsi" w:eastAsiaTheme="minorEastAsia" w:hAnsiTheme="minorHAnsi" w:cstheme="minorBidi"/>
                <w:noProof/>
                <w:sz w:val="22"/>
                <w:szCs w:val="22"/>
              </w:rPr>
              <w:tab/>
            </w:r>
            <w:r w:rsidRPr="0041279F">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41279F">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41279F">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41279F">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41279F">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41279F">
              <w:rPr>
                <w:rPrChange w:id="179" w:author="TNT" w:date="2010-05-27T07:53:00Z">
                  <w:rPr>
                    <w:rStyle w:val="Hyperlink"/>
                    <w:noProof/>
                  </w:rPr>
                </w:rPrChange>
              </w:rPr>
              <w:lastRenderedPageBreak/>
              <w:delText>3.1.3</w:delText>
            </w:r>
            <w:r w:rsidR="00DD4396" w:rsidDel="00C91275">
              <w:rPr>
                <w:rFonts w:asciiTheme="minorHAnsi" w:eastAsiaTheme="minorEastAsia" w:hAnsiTheme="minorHAnsi" w:cstheme="minorBidi"/>
                <w:noProof/>
                <w:sz w:val="22"/>
                <w:szCs w:val="22"/>
              </w:rPr>
              <w:tab/>
            </w:r>
            <w:r w:rsidRPr="0041279F">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41279F">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41279F">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41279F">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41279F">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41279F">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41279F">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41279F">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41279F">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41279F">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41279F">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41279F">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41279F">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41279F">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41279F">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41279F">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41279F">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41279F">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41279F">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41279F">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41279F">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41279F">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41279F">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41279F">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41279F">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41279F">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41279F">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41279F">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41279F"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C64491" w:rsidRDefault="00216A3F" w:rsidP="00C64491">
      <w:pPr>
        <w:pStyle w:val="Heading2"/>
      </w:pPr>
      <w:bookmarkStart w:id="223" w:name="_Toc262710124"/>
      <w:r>
        <w:lastRenderedPageBreak/>
        <w:t>Màn hình đăng nhập.</w:t>
      </w:r>
      <w:bookmarkEnd w:id="223"/>
    </w:p>
    <w:p w:rsidR="00F94736" w:rsidRDefault="00C64491" w:rsidP="00C64491">
      <w:pPr>
        <w:pStyle w:val="Heading3"/>
      </w:pPr>
      <w:r>
        <w:t xml:space="preserve">Giao diện màn hình </w:t>
      </w:r>
    </w:p>
    <w:p w:rsidR="00F94736" w:rsidRDefault="00C64491" w:rsidP="00F94736">
      <w:r>
        <w:rPr>
          <w:noProof/>
          <w:lang w:eastAsia="zh-CN"/>
        </w:rPr>
        <w:pict>
          <v:group id="_x0000_s1079" editas="canvas" style="position:absolute;margin-left:-.65pt;margin-top:.45pt;width:308.25pt;height:243.6pt;z-index:251671552" coordorigin="4184,2396" coordsize="4342,3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4184;top:2396;width:4342;height:3431" o:preferrelative="f">
              <v:fill o:detectmouseclick="t"/>
              <v:path o:extrusionok="t" o:connecttype="none"/>
              <o:lock v:ext="edit" text="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81" type="#_x0000_t61" style="position:absolute;left:7100;top:2526;width:1187;height:632" adj="4458,25140">
              <v:textbox>
                <w:txbxContent>
                  <w:p w:rsidR="001F7423" w:rsidRDefault="001F7423" w:rsidP="00C64491">
                    <w:r>
                      <w:t>Nhập tên tài khoản</w:t>
                    </w:r>
                  </w:p>
                </w:txbxContent>
              </v:textbox>
            </v:shape>
            <v:shape id="_x0000_s1082" type="#_x0000_t61" style="position:absolute;left:7221;top:4123;width:1187;height:632" adj="4807,-4282">
              <v:textbox>
                <w:txbxContent>
                  <w:p w:rsidR="001F7423" w:rsidRDefault="001F7423" w:rsidP="00C64491">
                    <w:r>
                      <w:t>Nhập mật khẩu</w:t>
                    </w:r>
                  </w:p>
                </w:txbxContent>
              </v:textbox>
            </v:shape>
            <v:shape id="_x0000_s1083" type="#_x0000_t61" style="position:absolute;left:5033;top:4582;width:1187;height:632" adj="21510,-6254">
              <v:textbox>
                <w:txbxContent>
                  <w:p w:rsidR="001F7423" w:rsidRDefault="001F7423" w:rsidP="00C64491">
                    <w:r>
                      <w:t>Thực hiện đăng nhập</w:t>
                    </w:r>
                  </w:p>
                </w:txbxContent>
              </v:textbox>
            </v:shape>
            <v:shape id="_x0000_s1084" type="#_x0000_t61" style="position:absolute;left:6331;top:4861;width:1187;height:631" adj="18910,26446">
              <v:textbox>
                <w:txbxContent>
                  <w:p w:rsidR="001F7423" w:rsidRDefault="001F7423" w:rsidP="00C64491">
                    <w:r>
                      <w:t>Click chọn tạo tài khoản</w:t>
                    </w:r>
                  </w:p>
                </w:txbxContent>
              </v:textbox>
            </v:shape>
          </v:group>
        </w:pict>
      </w:r>
      <w:r w:rsidRPr="00C64491">
        <w:drawing>
          <wp:inline distT="0" distB="0" distL="0" distR="0">
            <wp:extent cx="3905969" cy="3087567"/>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06203" cy="3087752"/>
                    </a:xfrm>
                    <a:prstGeom prst="rect">
                      <a:avLst/>
                    </a:prstGeom>
                    <a:noFill/>
                    <a:ln w="9525">
                      <a:noFill/>
                      <a:miter lim="800000"/>
                      <a:headEnd/>
                      <a:tailEnd/>
                    </a:ln>
                  </pic:spPr>
                </pic:pic>
              </a:graphicData>
            </a:graphic>
          </wp:inline>
        </w:drawing>
      </w:r>
    </w:p>
    <w:p w:rsidR="001F7423" w:rsidRDefault="001F7423" w:rsidP="001F7423">
      <w:pPr>
        <w:pStyle w:val="Heading3"/>
      </w:pPr>
      <w:bookmarkStart w:id="224" w:name="_Toc262710125"/>
      <w:bookmarkStart w:id="225" w:name="OLE_LINK3"/>
      <w:bookmarkStart w:id="226" w:name="OLE_LINK4"/>
      <w:r>
        <w:t>Mục đích của màn hình</w:t>
      </w:r>
    </w:p>
    <w:bookmarkEnd w:id="225"/>
    <w:bookmarkEnd w:id="226"/>
    <w:p w:rsidR="001F7423" w:rsidRDefault="001F7423" w:rsidP="001F7423">
      <w:r>
        <w:t>Thực hiện chức năng đăng nhập trứơc khi vào giao diện chính của chương trình để sử dụng chức năng như Đại Số, Hình Học …. Nếu chưa có tài khoản đăng nhập, ngừơi dùng có thể thực hiện tạo một tài khỏan mới</w:t>
      </w:r>
    </w:p>
    <w:p w:rsidR="001F7423" w:rsidRDefault="001F7423" w:rsidP="001F7423">
      <w:pPr>
        <w:pStyle w:val="Heading3"/>
      </w:pPr>
      <w:r>
        <w:t>Các thành phần chính trên màn hình</w:t>
      </w:r>
    </w:p>
    <w:p w:rsidR="001F7423" w:rsidRPr="001F7423" w:rsidRDefault="001F7423" w:rsidP="001F7423"/>
    <w:tbl>
      <w:tblPr>
        <w:tblStyle w:val="TableGrid"/>
        <w:tblW w:w="0" w:type="auto"/>
        <w:tblInd w:w="360" w:type="dxa"/>
        <w:tblLook w:val="04A0"/>
      </w:tblPr>
      <w:tblGrid>
        <w:gridCol w:w="2016"/>
        <w:gridCol w:w="4715"/>
        <w:gridCol w:w="3349"/>
      </w:tblGrid>
      <w:tr w:rsidR="001F7423" w:rsidTr="001F7423">
        <w:tc>
          <w:tcPr>
            <w:tcW w:w="2016"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sẽ nhập vào tên tài khỏan của mình đã tạo trước đó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nhập vào mật khẩu ứng với tên tài khỏan ở trên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Button </w:t>
            </w:r>
            <w:r w:rsidRPr="001F7423">
              <w:rPr>
                <w:rFonts w:asciiTheme="majorHAnsi" w:hAnsiTheme="majorHAnsi" w:cstheme="majorHAnsi"/>
                <w:b/>
                <w:sz w:val="26"/>
                <w:szCs w:val="26"/>
              </w:rPr>
              <w:t>OK</w:t>
            </w:r>
          </w:p>
        </w:tc>
        <w:tc>
          <w:tcPr>
            <w:tcW w:w="4715" w:type="dxa"/>
          </w:tcPr>
          <w:p w:rsidR="001F7423" w:rsidRP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đã nhập xong tên tài khoản và mật khậu, người dùng sẽ chọn button OK này để thực hiện tao tác đăng nhập, nếu thành công, sẽ nhận được một thông báo </w:t>
            </w:r>
            <w:r w:rsidRPr="001F7423">
              <w:rPr>
                <w:rFonts w:asciiTheme="majorHAnsi" w:hAnsiTheme="majorHAnsi" w:cstheme="majorHAnsi"/>
                <w:b/>
                <w:sz w:val="26"/>
                <w:szCs w:val="26"/>
              </w:rPr>
              <w:t>Thành Công</w:t>
            </w:r>
            <w:r>
              <w:rPr>
                <w:rFonts w:asciiTheme="majorHAnsi" w:hAnsiTheme="majorHAnsi" w:cstheme="majorHAnsi"/>
                <w:b/>
                <w:sz w:val="26"/>
                <w:szCs w:val="26"/>
              </w:rPr>
              <w:t xml:space="preserve"> </w:t>
            </w:r>
            <w:r>
              <w:rPr>
                <w:rFonts w:asciiTheme="majorHAnsi" w:hAnsiTheme="majorHAnsi" w:cstheme="majorHAnsi"/>
                <w:sz w:val="26"/>
                <w:szCs w:val="26"/>
              </w:rPr>
              <w:t xml:space="preserve">và người dùng sẽ được chuyển sang </w:t>
            </w:r>
            <w:r>
              <w:rPr>
                <w:rFonts w:asciiTheme="majorHAnsi" w:hAnsiTheme="majorHAnsi" w:cstheme="majorHAnsi"/>
                <w:sz w:val="26"/>
                <w:szCs w:val="26"/>
              </w:rPr>
              <w:lastRenderedPageBreak/>
              <w:t>giao diện chính của chương trình</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button</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 xml:space="preserve">Label </w:t>
            </w:r>
            <w:r w:rsidRPr="001F7423">
              <w:rPr>
                <w:rFonts w:asciiTheme="majorHAnsi" w:hAnsiTheme="majorHAnsi" w:cstheme="majorHAnsi"/>
                <w:b/>
                <w:sz w:val="26"/>
                <w:szCs w:val="26"/>
              </w:rPr>
              <w:t>Tạo tài khoản mới</w:t>
            </w:r>
          </w:p>
        </w:tc>
        <w:tc>
          <w:tcPr>
            <w:tcW w:w="4715"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click vào, ngừoi dùng sẽ được chuyển sang form đăng ký tài khoản </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w:t>
            </w:r>
          </w:p>
        </w:tc>
      </w:tr>
    </w:tbl>
    <w:p w:rsidR="001F7423" w:rsidRPr="001F7423" w:rsidRDefault="001F7423" w:rsidP="001F7423"/>
    <w:p w:rsidR="000323EB" w:rsidRDefault="00216A3F" w:rsidP="000323EB">
      <w:pPr>
        <w:pStyle w:val="Heading2"/>
      </w:pPr>
      <w:r>
        <w:t>Màn hình đăng k</w:t>
      </w:r>
      <w:bookmarkEnd w:id="224"/>
      <w:r w:rsidR="000323EB">
        <w:t>ý</w:t>
      </w:r>
    </w:p>
    <w:p w:rsidR="000323EB" w:rsidRDefault="000323EB" w:rsidP="000323EB">
      <w:pPr>
        <w:pStyle w:val="Heading3"/>
      </w:pPr>
      <w:r>
        <w:t xml:space="preserve">Giao diện màn hình </w:t>
      </w:r>
    </w:p>
    <w:p w:rsidR="000323EB" w:rsidRPr="000323EB" w:rsidRDefault="000323EB" w:rsidP="000323EB"/>
    <w:p w:rsidR="000323EB" w:rsidRDefault="000323EB" w:rsidP="000323EB">
      <w:r>
        <w:rPr>
          <w:noProof/>
          <w:lang w:eastAsia="zh-CN"/>
        </w:rPr>
        <w:drawing>
          <wp:inline distT="0" distB="0" distL="0" distR="0">
            <wp:extent cx="4837621" cy="3824014"/>
            <wp:effectExtent l="19050" t="0" r="1079"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837911" cy="3824243"/>
                    </a:xfrm>
                    <a:prstGeom prst="rect">
                      <a:avLst/>
                    </a:prstGeom>
                    <a:noFill/>
                    <a:ln w="9525">
                      <a:noFill/>
                      <a:miter lim="800000"/>
                      <a:headEnd/>
                      <a:tailEnd/>
                    </a:ln>
                  </pic:spPr>
                </pic:pic>
              </a:graphicData>
            </a:graphic>
          </wp:inline>
        </w:drawing>
      </w:r>
    </w:p>
    <w:p w:rsidR="000323EB" w:rsidRDefault="000323EB" w:rsidP="000323EB">
      <w:pPr>
        <w:pStyle w:val="Heading3"/>
      </w:pPr>
      <w:r>
        <w:t>Mục đích của màn hình</w:t>
      </w:r>
    </w:p>
    <w:p w:rsidR="000323EB" w:rsidRDefault="000323EB" w:rsidP="000323EB">
      <w:pPr>
        <w:rPr>
          <w:color w:val="000000" w:themeColor="text1"/>
        </w:rPr>
      </w:pPr>
      <w:r>
        <w:t xml:space="preserve">Tạo một tài khoản mới để có thể sử dụng chương trình, người dùng cần điền đầy đủ các ô có dấu </w:t>
      </w:r>
      <w:r w:rsidRPr="000323EB">
        <w:rPr>
          <w:color w:val="FF0000"/>
        </w:rPr>
        <w:t>(*)</w:t>
      </w:r>
      <w:r>
        <w:rPr>
          <w:color w:val="FF0000"/>
        </w:rPr>
        <w:t xml:space="preserve"> </w:t>
      </w:r>
      <w:r>
        <w:rPr>
          <w:color w:val="000000" w:themeColor="text1"/>
        </w:rPr>
        <w:t>để thao tác đăng ký là hợp lệ</w:t>
      </w:r>
      <w:r w:rsidR="003235D4">
        <w:rPr>
          <w:color w:val="000000" w:themeColor="text1"/>
        </w:rPr>
        <w:t>, tùy vào mỗi ô sẽ có những rang buộc riêng như Tên đăng nhập phải dài trên 5 ký tự, Mật khẩu phải dài trên 7 ký tự ..  những rang buộc này người dùng sẽ được nhắc nhở trong quá trình thực hiện đăng ký</w:t>
      </w:r>
    </w:p>
    <w:p w:rsidR="003235D4" w:rsidRDefault="003235D4" w:rsidP="000323EB">
      <w:pPr>
        <w:rPr>
          <w:color w:val="000000" w:themeColor="text1"/>
        </w:rPr>
      </w:pPr>
    </w:p>
    <w:p w:rsidR="003235D4" w:rsidRDefault="003235D4" w:rsidP="000323EB">
      <w:pPr>
        <w:rPr>
          <w:color w:val="000000" w:themeColor="text1"/>
        </w:rPr>
      </w:pPr>
    </w:p>
    <w:p w:rsidR="003235D4" w:rsidRDefault="003235D4" w:rsidP="003235D4">
      <w:pPr>
        <w:pStyle w:val="Heading3"/>
      </w:pPr>
      <w:r>
        <w:lastRenderedPageBreak/>
        <w:t>Các thành phần chính trên màn hình</w:t>
      </w:r>
    </w:p>
    <w:tbl>
      <w:tblPr>
        <w:tblStyle w:val="TableGrid"/>
        <w:tblW w:w="0" w:type="auto"/>
        <w:tblInd w:w="360" w:type="dxa"/>
        <w:tblLook w:val="04A0"/>
      </w:tblPr>
      <w:tblGrid>
        <w:gridCol w:w="2016"/>
        <w:gridCol w:w="4715"/>
        <w:gridCol w:w="3349"/>
      </w:tblGrid>
      <w:tr w:rsidR="003235D4" w:rsidTr="005D644A">
        <w:tc>
          <w:tcPr>
            <w:tcW w:w="2016" w:type="dxa"/>
          </w:tcPr>
          <w:p w:rsidR="003235D4" w:rsidRDefault="003235D4" w:rsidP="005D644A">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3235D4" w:rsidRDefault="003235D4" w:rsidP="005D644A">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3235D4" w:rsidRDefault="003235D4" w:rsidP="005D644A">
            <w:pPr>
              <w:rPr>
                <w:rFonts w:asciiTheme="majorHAnsi" w:hAnsiTheme="majorHAnsi" w:cstheme="majorHAnsi"/>
                <w:b/>
                <w:sz w:val="26"/>
                <w:szCs w:val="26"/>
              </w:rPr>
            </w:pPr>
            <w:r>
              <w:rPr>
                <w:rFonts w:asciiTheme="majorHAnsi" w:hAnsiTheme="majorHAnsi" w:cstheme="majorHAnsi"/>
                <w:b/>
                <w:sz w:val="26"/>
                <w:szCs w:val="26"/>
              </w:rPr>
              <w:t>Các thao tác</w:t>
            </w:r>
          </w:p>
        </w:tc>
      </w:tr>
      <w:tr w:rsidR="003235D4" w:rsidTr="005D644A">
        <w:tc>
          <w:tcPr>
            <w:tcW w:w="2016" w:type="dxa"/>
          </w:tcPr>
          <w:p w:rsidR="003235D4" w:rsidRPr="00551AB5" w:rsidRDefault="003235D4" w:rsidP="005D644A">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r>
              <w:rPr>
                <w:rFonts w:asciiTheme="majorHAnsi" w:hAnsiTheme="majorHAnsi" w:cstheme="majorHAnsi"/>
                <w:b/>
                <w:sz w:val="26"/>
                <w:szCs w:val="26"/>
              </w:rPr>
              <w:t xml:space="preserve"> đăng nhập</w:t>
            </w:r>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 xml:space="preserve">Người dùng sẽ nhập vào tên tài </w:t>
            </w:r>
            <w:r w:rsidR="002B7D18">
              <w:rPr>
                <w:rFonts w:asciiTheme="majorHAnsi" w:hAnsiTheme="majorHAnsi" w:cstheme="majorHAnsi"/>
                <w:sz w:val="26"/>
                <w:szCs w:val="26"/>
              </w:rPr>
              <w:t>khoản muốn sử dụng, người dùng sẽ nhận được nhắc nhở ở kế bên textbox nếu như Tên đăng nhập quá ngắn (dưới 5 ký tự )dưới hoặc đã tồn tại</w:t>
            </w:r>
          </w:p>
        </w:tc>
        <w:tc>
          <w:tcPr>
            <w:tcW w:w="3349" w:type="dxa"/>
          </w:tcPr>
          <w:p w:rsidR="003235D4" w:rsidRPr="00551AB5" w:rsidRDefault="003235D4"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Pr="00551AB5" w:rsidRDefault="003235D4" w:rsidP="005D644A">
            <w:pPr>
              <w:rPr>
                <w:rFonts w:asciiTheme="majorHAnsi" w:hAnsiTheme="majorHAnsi" w:cstheme="majorHAnsi"/>
                <w:sz w:val="26"/>
                <w:szCs w:val="26"/>
              </w:rPr>
            </w:pPr>
            <w:bookmarkStart w:id="227" w:name="OLE_LINK5"/>
            <w:bookmarkStart w:id="228" w:name="OLE_LINK6"/>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bookmarkEnd w:id="227"/>
            <w:bookmarkEnd w:id="228"/>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Người dùng nhập vào mật khẩu</w:t>
            </w:r>
            <w:r w:rsidR="002B7D18">
              <w:rPr>
                <w:rFonts w:asciiTheme="majorHAnsi" w:hAnsiTheme="majorHAnsi" w:cstheme="majorHAnsi"/>
                <w:sz w:val="26"/>
                <w:szCs w:val="26"/>
              </w:rPr>
              <w:t>, người dùng sẽ nhận được nhắc nhở ở kế bên textbox nếu như mật khẩu quá ngắn(dứoi 7 ký tự)</w:t>
            </w:r>
          </w:p>
        </w:tc>
        <w:tc>
          <w:tcPr>
            <w:tcW w:w="3349" w:type="dxa"/>
          </w:tcPr>
          <w:p w:rsidR="003235D4" w:rsidRPr="00551AB5" w:rsidRDefault="003235D4"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Nhập lại mật khẩu</w:t>
            </w:r>
          </w:p>
        </w:tc>
        <w:tc>
          <w:tcPr>
            <w:tcW w:w="4715" w:type="dxa"/>
          </w:tcPr>
          <w:p w:rsidR="003235D4" w:rsidRPr="001F7423" w:rsidRDefault="002B7D18" w:rsidP="005D644A">
            <w:pPr>
              <w:rPr>
                <w:rFonts w:asciiTheme="majorHAnsi" w:hAnsiTheme="majorHAnsi" w:cstheme="majorHAnsi"/>
                <w:sz w:val="26"/>
                <w:szCs w:val="26"/>
              </w:rPr>
            </w:pPr>
            <w:r>
              <w:rPr>
                <w:rFonts w:asciiTheme="majorHAnsi" w:hAnsiTheme="majorHAnsi" w:cstheme="majorHAnsi"/>
                <w:sz w:val="26"/>
                <w:szCs w:val="26"/>
              </w:rPr>
              <w:t>Người dùng xác nhận lại mật khẩu đã nhập bên trên, người dùng sẽ nhận được nhắc nhở nếu mật khẩu xác nhận không trùng với mật khẩu đã nhập bên trên</w:t>
            </w:r>
          </w:p>
        </w:tc>
        <w:tc>
          <w:tcPr>
            <w:tcW w:w="3349"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Họ tên</w:t>
            </w:r>
          </w:p>
        </w:tc>
        <w:tc>
          <w:tcPr>
            <w:tcW w:w="4715"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 xml:space="preserve">Người dùng nhâp vào họ tên của mình </w:t>
            </w:r>
          </w:p>
        </w:tc>
        <w:tc>
          <w:tcPr>
            <w:tcW w:w="3349"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Lớp</w:t>
            </w:r>
          </w:p>
        </w:tc>
        <w:tc>
          <w:tcPr>
            <w:tcW w:w="4715"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Người dùng nhập vào lớp mình đang học</w:t>
            </w:r>
          </w:p>
        </w:tc>
        <w:tc>
          <w:tcPr>
            <w:tcW w:w="3349"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Trường</w:t>
            </w:r>
          </w:p>
        </w:tc>
        <w:tc>
          <w:tcPr>
            <w:tcW w:w="4715"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Người dùng nhập vào trường mình đang học</w:t>
            </w:r>
          </w:p>
        </w:tc>
        <w:tc>
          <w:tcPr>
            <w:tcW w:w="3349"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Email</w:t>
            </w:r>
          </w:p>
        </w:tc>
        <w:tc>
          <w:tcPr>
            <w:tcW w:w="4715" w:type="dxa"/>
          </w:tcPr>
          <w:p w:rsidR="003235D4" w:rsidRDefault="00ED4F65" w:rsidP="00ED4F65">
            <w:pPr>
              <w:rPr>
                <w:rFonts w:asciiTheme="majorHAnsi" w:hAnsiTheme="majorHAnsi" w:cstheme="majorHAnsi"/>
                <w:sz w:val="26"/>
                <w:szCs w:val="26"/>
              </w:rPr>
            </w:pPr>
            <w:r>
              <w:rPr>
                <w:rFonts w:asciiTheme="majorHAnsi" w:hAnsiTheme="majorHAnsi" w:cstheme="majorHAnsi"/>
                <w:sz w:val="26"/>
                <w:szCs w:val="26"/>
              </w:rPr>
              <w:t>Người dùng nhập vào Email(nếu có) của mình , đây là phần không bắt buộc</w:t>
            </w:r>
          </w:p>
        </w:tc>
        <w:tc>
          <w:tcPr>
            <w:tcW w:w="3349"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5D644A">
        <w:tc>
          <w:tcPr>
            <w:tcW w:w="2016" w:type="dxa"/>
          </w:tcPr>
          <w:p w:rsidR="003235D4" w:rsidRDefault="003235D4" w:rsidP="00ED4F65">
            <w:pPr>
              <w:rPr>
                <w:rFonts w:asciiTheme="majorHAnsi" w:hAnsiTheme="majorHAnsi" w:cstheme="majorHAnsi"/>
                <w:sz w:val="26"/>
                <w:szCs w:val="26"/>
              </w:rPr>
            </w:pPr>
            <w:r>
              <w:rPr>
                <w:rFonts w:asciiTheme="majorHAnsi" w:hAnsiTheme="majorHAnsi" w:cstheme="majorHAnsi"/>
                <w:sz w:val="26"/>
                <w:szCs w:val="26"/>
              </w:rPr>
              <w:t xml:space="preserve">Button </w:t>
            </w:r>
            <w:r w:rsidR="00ED4F65" w:rsidRPr="00ED4F65">
              <w:rPr>
                <w:rFonts w:asciiTheme="majorHAnsi" w:hAnsiTheme="majorHAnsi" w:cstheme="majorHAnsi"/>
                <w:b/>
                <w:sz w:val="26"/>
                <w:szCs w:val="26"/>
              </w:rPr>
              <w:t>Đăng Ký</w:t>
            </w:r>
          </w:p>
        </w:tc>
        <w:tc>
          <w:tcPr>
            <w:tcW w:w="4715" w:type="dxa"/>
          </w:tcPr>
          <w:p w:rsidR="003235D4" w:rsidRDefault="00ED4F65" w:rsidP="005D644A">
            <w:pPr>
              <w:rPr>
                <w:rFonts w:asciiTheme="majorHAnsi" w:hAnsiTheme="majorHAnsi" w:cstheme="majorHAnsi"/>
                <w:sz w:val="26"/>
                <w:szCs w:val="26"/>
              </w:rPr>
            </w:pPr>
            <w:r>
              <w:rPr>
                <w:rFonts w:asciiTheme="majorHAnsi" w:hAnsiTheme="majorHAnsi" w:cstheme="majorHAnsi"/>
                <w:sz w:val="26"/>
                <w:szCs w:val="26"/>
              </w:rPr>
              <w:t>Sau khi nhập xong các ô bắt buộc, click chọn Đăng ký để hoàn tất thao tác đăng ký, nếu đăng ký thành công, ngừơi dùng sẽ</w:t>
            </w:r>
            <w:r w:rsidR="00D36283">
              <w:rPr>
                <w:rFonts w:asciiTheme="majorHAnsi" w:hAnsiTheme="majorHAnsi" w:cstheme="majorHAnsi"/>
                <w:sz w:val="26"/>
                <w:szCs w:val="26"/>
              </w:rPr>
              <w:t xml:space="preserve"> nhận đươc thông báo Chúc Mừng và</w:t>
            </w:r>
            <w:r>
              <w:rPr>
                <w:rFonts w:asciiTheme="majorHAnsi" w:hAnsiTheme="majorHAnsi" w:cstheme="majorHAnsi"/>
                <w:sz w:val="26"/>
                <w:szCs w:val="26"/>
              </w:rPr>
              <w:t xml:space="preserve"> đựoc chuyển sang lại form đăng nhập</w:t>
            </w:r>
          </w:p>
        </w:tc>
        <w:tc>
          <w:tcPr>
            <w:tcW w:w="3349" w:type="dxa"/>
          </w:tcPr>
          <w:p w:rsidR="003235D4" w:rsidRDefault="00ED4F65" w:rsidP="00183F8E">
            <w:pPr>
              <w:rPr>
                <w:rFonts w:asciiTheme="majorHAnsi" w:hAnsiTheme="majorHAnsi" w:cstheme="majorHAnsi"/>
                <w:sz w:val="26"/>
                <w:szCs w:val="26"/>
              </w:rPr>
            </w:pPr>
            <w:r>
              <w:rPr>
                <w:rFonts w:asciiTheme="majorHAnsi" w:hAnsiTheme="majorHAnsi" w:cstheme="majorHAnsi"/>
                <w:sz w:val="26"/>
                <w:szCs w:val="26"/>
              </w:rPr>
              <w:t>Dùng chuộ</w:t>
            </w:r>
            <w:r w:rsidR="00183F8E">
              <w:rPr>
                <w:rFonts w:asciiTheme="majorHAnsi" w:hAnsiTheme="majorHAnsi" w:cstheme="majorHAnsi"/>
                <w:sz w:val="26"/>
                <w:szCs w:val="26"/>
              </w:rPr>
              <w:t>t</w:t>
            </w:r>
            <w:r>
              <w:rPr>
                <w:rFonts w:asciiTheme="majorHAnsi" w:hAnsiTheme="majorHAnsi" w:cstheme="majorHAnsi"/>
                <w:sz w:val="26"/>
                <w:szCs w:val="26"/>
              </w:rPr>
              <w:t xml:space="preserve"> click vào</w:t>
            </w:r>
          </w:p>
        </w:tc>
      </w:tr>
      <w:tr w:rsidR="003235D4" w:rsidTr="005D644A">
        <w:tc>
          <w:tcPr>
            <w:tcW w:w="2016" w:type="dxa"/>
          </w:tcPr>
          <w:p w:rsidR="003235D4" w:rsidRDefault="00ED4F65" w:rsidP="003235D4">
            <w:pPr>
              <w:rPr>
                <w:rFonts w:asciiTheme="majorHAnsi" w:hAnsiTheme="majorHAnsi" w:cstheme="majorHAnsi"/>
                <w:sz w:val="26"/>
                <w:szCs w:val="26"/>
              </w:rPr>
            </w:pPr>
            <w:r>
              <w:rPr>
                <w:rFonts w:asciiTheme="majorHAnsi" w:hAnsiTheme="majorHAnsi" w:cstheme="majorHAnsi"/>
                <w:sz w:val="26"/>
                <w:szCs w:val="26"/>
              </w:rPr>
              <w:t xml:space="preserve">Button </w:t>
            </w:r>
            <w:r w:rsidRPr="00ED4F65">
              <w:rPr>
                <w:rFonts w:asciiTheme="majorHAnsi" w:hAnsiTheme="majorHAnsi" w:cstheme="majorHAnsi"/>
                <w:b/>
                <w:sz w:val="26"/>
                <w:szCs w:val="26"/>
              </w:rPr>
              <w:t>Hủy</w:t>
            </w:r>
          </w:p>
        </w:tc>
        <w:tc>
          <w:tcPr>
            <w:tcW w:w="4715" w:type="dxa"/>
          </w:tcPr>
          <w:p w:rsidR="003235D4" w:rsidRDefault="00183F8E" w:rsidP="005D644A">
            <w:pPr>
              <w:rPr>
                <w:rFonts w:asciiTheme="majorHAnsi" w:hAnsiTheme="majorHAnsi" w:cstheme="majorHAnsi"/>
                <w:sz w:val="26"/>
                <w:szCs w:val="26"/>
              </w:rPr>
            </w:pPr>
            <w:r>
              <w:rPr>
                <w:rFonts w:asciiTheme="majorHAnsi" w:hAnsiTheme="majorHAnsi" w:cstheme="majorHAnsi"/>
                <w:sz w:val="26"/>
                <w:szCs w:val="26"/>
              </w:rPr>
              <w:t>Hủy bỏ thao tác đăng ký, quay trở lại form đăng nhập</w:t>
            </w:r>
          </w:p>
        </w:tc>
        <w:tc>
          <w:tcPr>
            <w:tcW w:w="3349" w:type="dxa"/>
          </w:tcPr>
          <w:p w:rsidR="003235D4" w:rsidRDefault="00183F8E" w:rsidP="005D644A">
            <w:pPr>
              <w:rPr>
                <w:rFonts w:asciiTheme="majorHAnsi" w:hAnsiTheme="majorHAnsi" w:cstheme="majorHAnsi"/>
                <w:sz w:val="26"/>
                <w:szCs w:val="26"/>
              </w:rPr>
            </w:pPr>
            <w:r>
              <w:rPr>
                <w:rFonts w:asciiTheme="majorHAnsi" w:hAnsiTheme="majorHAnsi" w:cstheme="majorHAnsi"/>
                <w:sz w:val="26"/>
                <w:szCs w:val="26"/>
              </w:rPr>
              <w:t>Dùng chuột click vào</w:t>
            </w:r>
          </w:p>
        </w:tc>
      </w:tr>
    </w:tbl>
    <w:p w:rsidR="003235D4" w:rsidRPr="000323EB" w:rsidRDefault="003235D4" w:rsidP="000323EB">
      <w:pPr>
        <w:rPr>
          <w:color w:val="000000" w:themeColor="text1"/>
        </w:rPr>
      </w:pPr>
    </w:p>
    <w:p w:rsidR="00216A3F" w:rsidRDefault="00216A3F" w:rsidP="00216A3F">
      <w:pPr>
        <w:pStyle w:val="Heading2"/>
      </w:pPr>
      <w:bookmarkStart w:id="229" w:name="_Toc262710126"/>
      <w:r>
        <w:lastRenderedPageBreak/>
        <w:t>Màn hình thay đổi thông tin.</w:t>
      </w:r>
      <w:bookmarkEnd w:id="229"/>
    </w:p>
    <w:p w:rsidR="00216A3F" w:rsidRDefault="00216A3F" w:rsidP="00216A3F">
      <w:pPr>
        <w:pStyle w:val="Heading2"/>
      </w:pPr>
      <w:bookmarkStart w:id="230" w:name="_Toc262710127"/>
      <w:r>
        <w:t>Màn hình chọn bài học (đại số/ hình học)</w:t>
      </w:r>
      <w:r w:rsidR="00FD1863">
        <w:t xml:space="preserve"> (chỗ có cái cube)</w:t>
      </w:r>
      <w:r>
        <w:t>.</w:t>
      </w:r>
      <w:bookmarkEnd w:id="230"/>
    </w:p>
    <w:p w:rsidR="002F3455" w:rsidRPr="002F3455" w:rsidRDefault="0041279F" w:rsidP="009F3F19">
      <w:pPr>
        <w:pStyle w:val="Heading2"/>
      </w:pPr>
      <w:bookmarkStart w:id="231" w:name="_Toc262710128"/>
      <w:r w:rsidRPr="0041279F">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1F7423" w:rsidRDefault="001F7423">
                  <w:ins w:id="232" w:author="Lion" w:date="2010-05-28T05:13:00Z">
                    <w:r>
                      <w:t>Click chuột để  sang</w:t>
                    </w:r>
                  </w:ins>
                  <w:ins w:id="233" w:author="Lion" w:date="2010-05-28T05:12:00Z">
                    <w:r>
                      <w:t xml:space="preserve"> trang</w:t>
                    </w:r>
                  </w:ins>
                </w:p>
              </w:txbxContent>
            </v:textbox>
          </v:shape>
        </w:pict>
      </w:r>
      <w:r w:rsidRPr="0041279F">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1F7423" w:rsidRDefault="001F7423">
                  <w:ins w:id="234" w:author="Lion" w:date="2010-05-28T05:13:00Z">
                    <w:r>
                      <w:t>Click dữ</w:t>
                    </w:r>
                  </w:ins>
                  <w:ins w:id="235" w:author="Lion" w:date="2010-05-28T05:22:00Z">
                    <w:r>
                      <w:t xml:space="preserve"> và kéo</w:t>
                    </w:r>
                  </w:ins>
                  <w:ins w:id="236" w:author="Lion" w:date="2010-05-28T05:13:00Z">
                    <w:r>
                      <w:t xml:space="preserve"> chuột </w:t>
                    </w:r>
                  </w:ins>
                  <w:ins w:id="237" w:author="Lion" w:date="2010-05-28T05:22:00Z">
                    <w:r>
                      <w:t>ở</w:t>
                    </w:r>
                  </w:ins>
                  <w:ins w:id="238" w:author="Lion" w:date="2010-05-28T05:13:00Z">
                    <w:r>
                      <w:t xml:space="preserve"> góc cuốn sách để chuy</w:t>
                    </w:r>
                  </w:ins>
                  <w:ins w:id="239" w:author="Lion" w:date="2010-05-28T05:14:00Z">
                    <w:r>
                      <w:t>ển trang</w:t>
                    </w:r>
                  </w:ins>
                </w:p>
              </w:txbxContent>
            </v:textbox>
          </v:shape>
        </w:pict>
      </w:r>
      <w:r w:rsidRPr="0041279F">
        <w:rPr>
          <w:noProof/>
          <w:lang w:val="vi-VN" w:eastAsia="vi-VN"/>
        </w:rPr>
        <w:pict>
          <v:shape id="_x0000_s1063" type="#_x0000_t63" style="position:absolute;left:0;text-align:left;margin-left:38.6pt;margin-top:112.1pt;width:120.25pt;height:61.8pt;z-index:251660288" adj="2425,28590">
            <v:textbox style="mso-next-textbox:#_x0000_s1063">
              <w:txbxContent>
                <w:p w:rsidR="001F7423" w:rsidRDefault="001F7423">
                  <w:ins w:id="240" w:author="Lion" w:date="2010-05-28T05:13:00Z">
                    <w:r>
                      <w:t>Click chuột để  sang</w:t>
                    </w:r>
                  </w:ins>
                  <w:ins w:id="241" w:author="Lion" w:date="2010-05-28T05:12:00Z">
                    <w:r>
                      <w:t xml:space="preserve"> trang</w:t>
                    </w:r>
                  </w:ins>
                </w:p>
              </w:txbxContent>
            </v:textbox>
          </v:shape>
        </w:pict>
      </w:r>
      <w:r w:rsidR="00216A3F">
        <w:t>Màn hình trắc nghiệm.</w:t>
      </w:r>
      <w:bookmarkEnd w:id="231"/>
      <w:ins w:id="242" w:author="Lion" w:date="2010-05-28T05:21:00Z">
        <w:r w:rsidR="001F7423">
          <w:rPr>
            <w:noProof/>
            <w:lang w:eastAsia="zh-CN"/>
            <w:rPrChange w:id="243" w:author="Unknown">
              <w:rPr>
                <w:rFonts w:eastAsia="Times New Roman" w:cs="Times New Roman"/>
                <w:b w:val="0"/>
                <w:bCs w:val="0"/>
                <w:noProof/>
                <w:color w:val="0000FF" w:themeColor="hyperlink"/>
                <w:sz w:val="24"/>
                <w:szCs w:val="20"/>
                <w:u w:val="single"/>
                <w:lang w:eastAsia="zh-CN"/>
              </w:rPr>
            </w:rPrChange>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6492240" cy="4291330"/>
                      </a:xfrm>
                      <a:prstGeom prst="rect">
                        <a:avLst/>
                      </a:prstGeom>
                    </pic:spPr>
                  </pic:pic>
                </a:graphicData>
              </a:graphic>
            </wp:inline>
          </w:drawing>
        </w:r>
      </w:ins>
      <w:r w:rsidRPr="0041279F">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1F7423" w:rsidRDefault="001F7423">
                  <w:ins w:id="244" w:author="Lion" w:date="2010-05-28T05:25:00Z">
                    <w:r>
                      <w:t xml:space="preserve">Double </w:t>
                    </w:r>
                  </w:ins>
                  <w:ins w:id="245" w:author="Lion" w:date="2010-05-28T05:24:00Z">
                    <w:r>
                      <w:t xml:space="preserve">Click để </w:t>
                    </w:r>
                  </w:ins>
                  <w:ins w:id="246" w:author="Lion" w:date="2010-05-28T05:25:00Z">
                    <w:r>
                      <w:t>vào tiêu đề để di chuyển đến phần</w:t>
                    </w:r>
                  </w:ins>
                  <w:ins w:id="247" w:author="Lion" w:date="2010-05-28T05:27:00Z">
                    <w:r>
                      <w:t>(Đại sô/hình học)</w:t>
                    </w:r>
                  </w:ins>
                  <w:ins w:id="248" w:author="Lion" w:date="2010-05-28T05:25:00Z">
                    <w:r>
                      <w:t>, chương</w:t>
                    </w:r>
                  </w:ins>
                  <w:ins w:id="249" w:author="Lion" w:date="2010-05-28T05:27:00Z">
                    <w:r>
                      <w:t>, đề tổng hợp</w:t>
                    </w:r>
                  </w:ins>
                  <w:ins w:id="250" w:author="Lion" w:date="2010-05-28T05:25:00Z">
                    <w:r>
                      <w:t>, hoặc bài muốn làm.</w:t>
                    </w:r>
                  </w:ins>
                </w:p>
              </w:txbxContent>
            </v:textbox>
          </v:shape>
        </w:pict>
      </w:r>
      <w:r w:rsidRPr="0041279F">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1F7423" w:rsidRDefault="001F7423">
                  <w:ins w:id="251" w:author="Lion" w:date="2010-05-28T05:24:00Z">
                    <w:r>
                      <w:t>Click để đóng mở mục lục.</w:t>
                    </w:r>
                  </w:ins>
                </w:p>
              </w:txbxContent>
            </v:textbox>
          </v:shape>
        </w:pict>
      </w:r>
      <w:ins w:id="252" w:author="Lion" w:date="2010-05-28T05:23:00Z">
        <w:r w:rsidR="001F7423">
          <w:rPr>
            <w:noProof/>
            <w:lang w:eastAsia="zh-CN"/>
            <w:rPrChange w:id="253" w:author="Unknown">
              <w:rPr>
                <w:rFonts w:eastAsia="Times New Roman" w:cs="Times New Roman"/>
                <w:b w:val="0"/>
                <w:bCs w:val="0"/>
                <w:noProof/>
                <w:color w:val="0000FF" w:themeColor="hyperlink"/>
                <w:sz w:val="24"/>
                <w:szCs w:val="20"/>
                <w:u w:val="single"/>
                <w:lang w:eastAsia="zh-CN"/>
              </w:rPr>
            </w:rPrChange>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6492240" cy="4468495"/>
                      </a:xfrm>
                      <a:prstGeom prst="rect">
                        <a:avLst/>
                      </a:prstGeom>
                    </pic:spPr>
                  </pic:pic>
                </a:graphicData>
              </a:graphic>
            </wp:inline>
          </w:drawing>
        </w:r>
      </w:ins>
      <w:r w:rsidRPr="0041279F">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1F7423" w:rsidRDefault="001F7423">
                  <w:ins w:id="254" w:author="Lion" w:date="2010-05-28T05:24:00Z">
                    <w:r>
                      <w:t xml:space="preserve">Click để </w:t>
                    </w:r>
                  </w:ins>
                  <w:ins w:id="255" w:author="Lion" w:date="2010-05-28T05:29:00Z">
                    <w:r>
                      <w:t xml:space="preserve">chọn câu trả lời, nếu là dấu tròn(radio) </w:t>
                    </w:r>
                  </w:ins>
                  <w:ins w:id="256" w:author="Lion" w:date="2010-05-28T05:30:00Z">
                    <w:r>
                      <w:t xml:space="preserve">sách chỉ cho phép chọn nhiều nhất một phương án, nếu là </w:t>
                    </w:r>
                  </w:ins>
                  <w:ins w:id="257" w:author="Lion" w:date="2010-05-28T05:31:00Z">
                    <w:r>
                      <w:t>ô vuông(checkbox) thì có thể lựa chọn nhiều đáp án</w:t>
                    </w:r>
                  </w:ins>
                  <w:r>
                    <w:t>.</w:t>
                  </w:r>
                </w:p>
              </w:txbxContent>
            </v:textbox>
          </v:shape>
        </w:pict>
      </w:r>
      <w:r w:rsidRPr="0041279F">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1F7423" w:rsidRDefault="001F7423">
                  <w:ins w:id="258" w:author="Lion" w:date="2010-05-28T05:24:00Z">
                    <w:r>
                      <w:t xml:space="preserve">Click để </w:t>
                    </w:r>
                  </w:ins>
                  <w:ins w:id="259" w:author="Lion" w:date="2010-05-28T05:32:00Z">
                    <w:r>
                      <w:t>xem đáp án và đánh giá</w:t>
                    </w:r>
                  </w:ins>
                  <w:ins w:id="260" w:author="Lion" w:date="2010-05-28T05:33:00Z">
                    <w:r>
                      <w:t>.</w:t>
                    </w:r>
                  </w:ins>
                </w:p>
              </w:txbxContent>
            </v:textbox>
          </v:shape>
        </w:pict>
      </w:r>
      <w:ins w:id="261" w:author="Lion" w:date="2010-05-28T05:28:00Z">
        <w:r w:rsidR="001F7423">
          <w:rPr>
            <w:noProof/>
            <w:lang w:eastAsia="zh-CN"/>
            <w:rPrChange w:id="262" w:author="Unknown">
              <w:rPr>
                <w:rFonts w:eastAsia="Times New Roman" w:cs="Times New Roman"/>
                <w:b w:val="0"/>
                <w:bCs w:val="0"/>
                <w:noProof/>
                <w:color w:val="0000FF" w:themeColor="hyperlink"/>
                <w:sz w:val="24"/>
                <w:szCs w:val="20"/>
                <w:u w:val="single"/>
                <w:lang w:eastAsia="zh-CN"/>
              </w:rPr>
            </w:rPrChange>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6492240" cy="4468495"/>
                      </a:xfrm>
                      <a:prstGeom prst="rect">
                        <a:avLst/>
                      </a:prstGeom>
                    </pic:spPr>
                  </pic:pic>
                </a:graphicData>
              </a:graphic>
            </wp:inline>
          </w:drawing>
        </w:r>
      </w:ins>
      <w:ins w:id="263" w:author="Lion" w:date="2010-05-28T05:33:00Z">
        <w:r w:rsidR="001F7423">
          <w:rPr>
            <w:noProof/>
            <w:lang w:eastAsia="zh-CN"/>
            <w:rPrChange w:id="264" w:author="Unknown">
              <w:rPr>
                <w:rFonts w:eastAsia="Times New Roman" w:cs="Times New Roman"/>
                <w:b w:val="0"/>
                <w:bCs w:val="0"/>
                <w:noProof/>
                <w:color w:val="0000FF" w:themeColor="hyperlink"/>
                <w:sz w:val="24"/>
                <w:szCs w:val="20"/>
                <w:u w:val="single"/>
                <w:lang w:eastAsia="zh-CN"/>
              </w:rPr>
            </w:rPrChange>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41279F" w:rsidP="002F3455">
      <w:pPr>
        <w:pStyle w:val="Heading2"/>
        <w:numPr>
          <w:ilvl w:val="0"/>
          <w:numId w:val="42"/>
        </w:numPr>
      </w:pPr>
      <w:r w:rsidRPr="0041279F">
        <w:rPr>
          <w:noProof/>
          <w:lang w:val="vi-VN" w:eastAsia="vi-VN"/>
        </w:rPr>
        <w:pict>
          <v:shape id="_x0000_s1075" type="#_x0000_t63" style="position:absolute;left:0;text-align:left;margin-left:130.4pt;margin-top:-173.3pt;width:154.75pt;height:70.4pt;z-index:251669504" adj="-7495,1979">
            <v:textbox style="mso-next-textbox:#_x0000_s1075">
              <w:txbxContent>
                <w:p w:rsidR="001F7423" w:rsidRDefault="001F7423">
                  <w:ins w:id="265" w:author="Lion" w:date="2010-05-28T05:35:00Z">
                    <w:r>
                      <w:t>Đáp</w:t>
                    </w:r>
                  </w:ins>
                  <w:ins w:id="266" w:author="Lion" w:date="2010-05-28T05:38:00Z">
                    <w:r>
                      <w:t xml:space="preserve"> </w:t>
                    </w:r>
                  </w:ins>
                  <w:ins w:id="267" w:author="Lion" w:date="2010-05-28T05:35:00Z">
                    <w:r>
                      <w:t>á</w:t>
                    </w:r>
                  </w:ins>
                  <w:ins w:id="268" w:author="Lion" w:date="2010-05-28T05:38:00Z">
                    <w:r>
                      <w:t>n của sách có dấu chọn</w:t>
                    </w:r>
                  </w:ins>
                  <w:ins w:id="269" w:author="Lion" w:date="2010-05-28T05:36:00Z">
                    <w:r>
                      <w:t xml:space="preserve">. </w:t>
                    </w:r>
                  </w:ins>
                </w:p>
              </w:txbxContent>
            </v:textbox>
          </v:shape>
        </w:pict>
      </w:r>
      <w:r w:rsidRPr="0041279F">
        <w:rPr>
          <w:noProof/>
          <w:lang w:val="vi-VN" w:eastAsia="vi-VN"/>
        </w:rPr>
        <w:pict>
          <v:shape id="_x0000_s1074" type="#_x0000_t63" style="position:absolute;left:0;text-align:left;margin-left:130.4pt;margin-top:-356.7pt;width:272.9pt;height:88.95pt;z-index:251668480" adj="-4250,31580">
            <v:textbox style="mso-next-textbox:#_x0000_s1074">
              <w:txbxContent>
                <w:p w:rsidR="001F7423" w:rsidRDefault="001F7423">
                  <w:ins w:id="270" w:author="Lion" w:date="2010-05-28T05:35:00Z">
                    <w:r>
                      <w:t xml:space="preserve">Đáp án chọn sai có màu đỏ, đáp án chọn đúng </w:t>
                    </w:r>
                  </w:ins>
                  <w:ins w:id="271" w:author="Lion" w:date="2010-05-28T05:36:00Z">
                    <w:r>
                      <w:t>có màu xanh</w:t>
                    </w:r>
                  </w:ins>
                  <w:ins w:id="272" w:author="Lion" w:date="2010-05-28T05:24:00Z">
                    <w:r>
                      <w:t>.</w:t>
                    </w:r>
                  </w:ins>
                  <w:ins w:id="273" w:author="Lion" w:date="2010-05-28T05:35:00Z">
                    <w:r>
                      <w:t xml:space="preserve"> Đáp án  đúng </w:t>
                    </w:r>
                  </w:ins>
                  <w:ins w:id="274" w:author="Lion" w:date="2010-05-28T05:36:00Z">
                    <w:r w:rsidRPr="008461E3">
                      <w:rPr>
                        <w:color w:val="0000FF"/>
                        <w:u w:val="single"/>
                      </w:rPr>
                      <w:t xml:space="preserve">mà </w:t>
                    </w:r>
                  </w:ins>
                  <w:r w:rsidRPr="008461E3">
                    <w:rPr>
                      <w:color w:val="0000FF"/>
                      <w:u w:val="single"/>
                    </w:rPr>
                    <w:t xml:space="preserve">không chọn </w:t>
                  </w:r>
                  <w:ins w:id="275" w:author="Lion" w:date="2010-05-28T05:36:00Z">
                    <w:r w:rsidRPr="008461E3">
                      <w:rPr>
                        <w:color w:val="0000FF"/>
                        <w:u w:val="single"/>
                      </w:rPr>
                      <w:t>có màu</w:t>
                    </w:r>
                  </w:ins>
                  <w:r w:rsidRPr="008461E3">
                    <w:rPr>
                      <w:color w:val="0000FF"/>
                      <w:u w:val="single"/>
                    </w:rPr>
                    <w:t xml:space="preserve"> tím</w:t>
                  </w:r>
                  <w:r w:rsidRPr="008461E3">
                    <w:rPr>
                      <w:color w:val="0000FF"/>
                    </w:rPr>
                    <w:t>.</w:t>
                  </w:r>
                </w:p>
              </w:txbxContent>
            </v:textbox>
          </v:shape>
        </w:pict>
      </w:r>
      <w:r w:rsidRPr="0041279F">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1F7423" w:rsidRDefault="001F7423">
                  <w:ins w:id="276" w:author="Lion" w:date="2010-05-28T05:24:00Z">
                    <w:r>
                      <w:t xml:space="preserve">Click để </w:t>
                    </w:r>
                  </w:ins>
                  <w:ins w:id="277" w:author="Lion" w:date="2010-05-28T05:35:00Z">
                    <w:r>
                      <w:t>đóng cửa sổ đánh giá</w:t>
                    </w:r>
                  </w:ins>
                  <w:ins w:id="278" w:author="Lion" w:date="2010-05-28T05:24:00Z">
                    <w:r>
                      <w:t>.</w:t>
                    </w:r>
                  </w:ins>
                </w:p>
              </w:txbxContent>
            </v:textbox>
          </v:shape>
        </w:pict>
      </w:r>
      <w:r w:rsidR="002F3455">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79" w:name="_Toc262710129"/>
      <w:r>
        <w:t>Màn hình sắp xếp chứng minh.</w:t>
      </w:r>
      <w:bookmarkEnd w:id="279"/>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Hình ảnh màn hình:</w:t>
      </w:r>
    </w:p>
    <w:p w:rsidR="004E59A1" w:rsidRPr="004E59A1" w:rsidRDefault="004E59A1" w:rsidP="004E59A1">
      <w:pPr>
        <w:pStyle w:val="ListParagraph"/>
      </w:pPr>
      <w:r w:rsidRPr="004E59A1">
        <w:rPr>
          <w:noProof/>
          <w:lang w:val="en-US" w:eastAsia="zh-CN"/>
        </w:rPr>
        <w:lastRenderedPageBreak/>
        <w:drawing>
          <wp:inline distT="0" distB="0" distL="0" distR="0">
            <wp:extent cx="5076825" cy="4514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076825" cy="4514850"/>
                    </a:xfrm>
                    <a:prstGeom prst="rect">
                      <a:avLst/>
                    </a:prstGeom>
                    <a:noFill/>
                    <a:ln w="9525">
                      <a:noFill/>
                      <a:miter lim="800000"/>
                      <a:headEnd/>
                      <a:tailEnd/>
                    </a:ln>
                  </pic:spPr>
                </pic:pic>
              </a:graphicData>
            </a:graphic>
          </wp:inline>
        </w:drawing>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Mục đích màn hình:</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Đưa ra dạng bài tập: sắp xếp các đáp án theo đúng thứ tự.</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Cụ thể: Cho câu hỏi, các các đáp án được sắp xếp theo thứ tự ngẫu nhiên, yêu cầu học sinh sắp xếp các đáp án theo đúng thứ tự cần được chứng minh.</w:t>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rPr>
        <w:t>Các thành phần chính trên màn hình</w:t>
      </w:r>
    </w:p>
    <w:tbl>
      <w:tblPr>
        <w:tblStyle w:val="TableGrid"/>
        <w:tblW w:w="0" w:type="auto"/>
        <w:tblInd w:w="360" w:type="dxa"/>
        <w:tblLook w:val="04A0"/>
      </w:tblPr>
      <w:tblGrid>
        <w:gridCol w:w="2016"/>
        <w:gridCol w:w="4715"/>
        <w:gridCol w:w="3349"/>
      </w:tblGrid>
      <w:tr w:rsidR="004E59A1" w:rsidTr="001F7423">
        <w:tc>
          <w:tcPr>
            <w:tcW w:w="2016"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CheckBox</w:t>
            </w:r>
          </w:p>
        </w:tc>
        <w:tc>
          <w:tcPr>
            <w:tcW w:w="4715" w:type="dxa"/>
          </w:tcPr>
          <w:p w:rsidR="004E59A1"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Khi người dùng muốn đối vị trí 2 đáp</w:t>
            </w:r>
            <w:r>
              <w:rPr>
                <w:rFonts w:asciiTheme="majorHAnsi" w:hAnsiTheme="majorHAnsi" w:cstheme="majorHAnsi"/>
                <w:sz w:val="26"/>
                <w:szCs w:val="26"/>
              </w:rPr>
              <w:t xml:space="preserve"> án, Người dùng sẽ click vào 2 C</w:t>
            </w:r>
            <w:r w:rsidRPr="00551AB5">
              <w:rPr>
                <w:rFonts w:asciiTheme="majorHAnsi" w:hAnsiTheme="majorHAnsi" w:cstheme="majorHAnsi"/>
                <w:sz w:val="26"/>
                <w:szCs w:val="26"/>
              </w:rPr>
              <w:t>heckbox bất kì ứng với đáp án đ</w:t>
            </w:r>
            <w:r>
              <w:rPr>
                <w:rFonts w:asciiTheme="majorHAnsi" w:hAnsiTheme="majorHAnsi" w:cstheme="majorHAnsi"/>
                <w:sz w:val="26"/>
                <w:szCs w:val="26"/>
              </w:rPr>
              <w:t>ó. Người dùng chỉ được check vào tối đa 2 CheckBox, nếu không thích lựa chọn đáp án đó, có thể bỏ chọn.</w:t>
            </w:r>
          </w:p>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Sau khi chấm điểm, những CheckBox màu xanh là các bước làm đúng, những CheckBox màu đỏ là những bước làm sai</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Dùng chuột click vào CheckBox</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Button</w:t>
            </w:r>
          </w:p>
        </w:tc>
        <w:tc>
          <w:tcPr>
            <w:tcW w:w="4715"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Thay đổi vị trí 2 đáp án được check trong CheckBox</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Dùng chuột click vào Button</w:t>
            </w:r>
          </w:p>
        </w:tc>
      </w:tr>
      <w:tr w:rsidR="004E59A1" w:rsidTr="001F7423">
        <w:tc>
          <w:tcPr>
            <w:tcW w:w="2016"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ListBoxItem</w:t>
            </w:r>
          </w:p>
        </w:tc>
        <w:tc>
          <w:tcPr>
            <w:tcW w:w="4715"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Hiển thị các bước chứng minh</w:t>
            </w:r>
          </w:p>
        </w:tc>
        <w:tc>
          <w:tcPr>
            <w:tcW w:w="3349" w:type="dxa"/>
          </w:tcPr>
          <w:p w:rsidR="004E59A1" w:rsidRDefault="004E59A1" w:rsidP="001F7423">
            <w:pPr>
              <w:rPr>
                <w:rFonts w:asciiTheme="majorHAnsi" w:hAnsiTheme="majorHAnsi" w:cstheme="majorHAnsi"/>
                <w:sz w:val="26"/>
                <w:szCs w:val="26"/>
              </w:rPr>
            </w:pPr>
          </w:p>
        </w:tc>
      </w:tr>
    </w:tbl>
    <w:p w:rsidR="004E59A1" w:rsidRPr="004E59A1" w:rsidRDefault="004E59A1" w:rsidP="004E59A1">
      <w:pPr>
        <w:pStyle w:val="ListParagraph"/>
        <w:rPr>
          <w:lang w:val="en-US"/>
        </w:rPr>
      </w:pPr>
    </w:p>
    <w:p w:rsidR="00216A3F" w:rsidRDefault="00216A3F" w:rsidP="00216A3F">
      <w:pPr>
        <w:pStyle w:val="Heading2"/>
      </w:pPr>
      <w:bookmarkStart w:id="280" w:name="_Toc262710130"/>
      <w:r>
        <w:t>Màn hình giải trí.</w:t>
      </w:r>
      <w:bookmarkEnd w:id="280"/>
    </w:p>
    <w:p w:rsidR="00216A3F" w:rsidRPr="00216A3F" w:rsidRDefault="00216A3F" w:rsidP="00216A3F">
      <w:pPr>
        <w:pStyle w:val="Heading2"/>
      </w:pPr>
      <w:bookmarkStart w:id="281" w:name="_Toc262710131"/>
      <w:r>
        <w:t>Màn hình trợ giúp.</w:t>
      </w:r>
      <w:bookmarkEnd w:id="281"/>
    </w:p>
    <w:p w:rsidR="00216A3F" w:rsidRDefault="00216A3F" w:rsidP="00216A3F">
      <w:pPr>
        <w:pStyle w:val="Heading1"/>
      </w:pPr>
      <w:bookmarkStart w:id="282" w:name="_Toc262710132"/>
      <w:bookmarkStart w:id="283" w:name="_Toc434142310"/>
      <w:r>
        <w:t>Thiết kế</w:t>
      </w:r>
      <w:bookmarkEnd w:id="282"/>
    </w:p>
    <w:p w:rsidR="00216A3F" w:rsidRDefault="00216A3F" w:rsidP="00216A3F">
      <w:r>
        <w:t>Mô tả tổng quan và chi tiết các chức năng chính của chương trình.</w:t>
      </w:r>
    </w:p>
    <w:p w:rsidR="00216A3F" w:rsidRDefault="00216A3F" w:rsidP="00216A3F">
      <w:pPr>
        <w:pStyle w:val="Heading2"/>
      </w:pPr>
      <w:bookmarkStart w:id="284" w:name="_Toc262710133"/>
      <w:r>
        <w:t>Chức năng đăng nhập</w:t>
      </w:r>
      <w:bookmarkEnd w:id="284"/>
    </w:p>
    <w:p w:rsidR="00216A3F" w:rsidRDefault="00216A3F" w:rsidP="00216A3F">
      <w:pPr>
        <w:pStyle w:val="Heading3"/>
      </w:pPr>
      <w:bookmarkStart w:id="285" w:name="_Toc261539853"/>
      <w:bookmarkStart w:id="286" w:name="_Toc262080928"/>
      <w:bookmarkStart w:id="287" w:name="_Toc262710134"/>
      <w:r w:rsidRPr="00656664">
        <w:rPr>
          <w:rFonts w:eastAsia="Times New Roman"/>
        </w:rPr>
        <w:t>Hướng</w:t>
      </w:r>
      <w:r>
        <w:rPr>
          <w:rFonts w:eastAsia="Times New Roman"/>
        </w:rPr>
        <w:t xml:space="preserve"> tiếp cận thiết kế</w:t>
      </w:r>
      <w:bookmarkEnd w:id="285"/>
      <w:bookmarkEnd w:id="286"/>
      <w:r>
        <w:t xml:space="preserve"> (cách xử lý cơ bản chức năng này)</w:t>
      </w:r>
      <w:bookmarkEnd w:id="287"/>
    </w:p>
    <w:p w:rsidR="00183810" w:rsidRPr="00183810" w:rsidRDefault="00183810" w:rsidP="00183810">
      <w:r w:rsidRPr="00183810">
        <w:rPr>
          <w:rFonts w:cstheme="majorBidi"/>
          <w:bCs/>
        </w:rPr>
        <w:t>Nhận</w:t>
      </w:r>
      <w:r>
        <w:rPr>
          <w:rFonts w:cstheme="majorBidi"/>
          <w:bCs/>
        </w:rPr>
        <w:t xml:space="preserve"> dữ liệu nhập vào từ 2 textbox trên giao diện màn hình đăng nhập (textbox  </w:t>
      </w:r>
      <w:r w:rsidRPr="00183810">
        <w:rPr>
          <w:rFonts w:cstheme="majorBidi"/>
          <w:b/>
          <w:bCs/>
        </w:rPr>
        <w:t>Tên</w:t>
      </w:r>
      <w:r>
        <w:rPr>
          <w:rFonts w:cstheme="majorBidi"/>
          <w:bCs/>
        </w:rPr>
        <w:t xml:space="preserve">, textbox </w:t>
      </w:r>
      <w:r w:rsidRPr="00183810">
        <w:rPr>
          <w:rFonts w:cstheme="majorBidi"/>
          <w:b/>
          <w:bCs/>
        </w:rPr>
        <w:t>Mật Khẩu</w:t>
      </w:r>
      <w:r w:rsidR="00D36283">
        <w:rPr>
          <w:rFonts w:cstheme="majorBidi"/>
          <w:bCs/>
        </w:rPr>
        <w:t>), kiểm tra xem Tên Tài Khoản đã tồn tại hay chưa, nếu chưa, xuất bản thông báo Tài khoản không tồn tại. Nếu tìm thấy tên tài khỏan, bắt đầu đọc thông tin của tài khoản ( chủ yếu là lấy mật khẩu ), so sánh mật khẩu trong thông tin tài khoản với mật khẩu được nhập vào, nếu trùng nhau , thao tác đăng nhập thành công, ngược lại, thao tác đăng nhập sẽ thất bại.</w:t>
      </w:r>
    </w:p>
    <w:p w:rsidR="00216A3F" w:rsidRPr="00D36283" w:rsidRDefault="00216A3F" w:rsidP="00216A3F">
      <w:pPr>
        <w:pStyle w:val="Heading3"/>
        <w:rPr>
          <w:rFonts w:asciiTheme="majorHAnsi" w:eastAsia="Times New Roman" w:hAnsiTheme="majorHAnsi" w:cstheme="majorHAnsi"/>
        </w:rPr>
      </w:pPr>
      <w:bookmarkStart w:id="288" w:name="_Toc262710135"/>
      <w:bookmarkStart w:id="289" w:name="_Toc261539856"/>
      <w:bookmarkStart w:id="290" w:name="_Toc262080929"/>
      <w:r w:rsidRPr="00D36283">
        <w:rPr>
          <w:rFonts w:asciiTheme="majorHAnsi" w:eastAsia="Times New Roman" w:hAnsiTheme="majorHAnsi" w:cstheme="majorHAnsi"/>
        </w:rPr>
        <w:t>Dữ liệu input</w:t>
      </w:r>
      <w:bookmarkEnd w:id="288"/>
      <w:r w:rsidRPr="00D36283">
        <w:rPr>
          <w:rFonts w:asciiTheme="majorHAnsi" w:eastAsia="Times New Roman" w:hAnsiTheme="majorHAnsi" w:cstheme="majorHAnsi"/>
        </w:rPr>
        <w:t xml:space="preserve"> </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Tên tài khoản</w:t>
      </w:r>
      <w:r w:rsidRPr="00D36283">
        <w:rPr>
          <w:rFonts w:asciiTheme="majorHAnsi" w:hAnsiTheme="majorHAnsi" w:cstheme="majorHAnsi"/>
        </w:rPr>
        <w:t xml:space="preserve"> dươi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Tên</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 xml:space="preserve">Mật khẩu </w:t>
      </w:r>
      <w:r w:rsidRPr="00D36283">
        <w:rPr>
          <w:rFonts w:asciiTheme="majorHAnsi" w:hAnsiTheme="majorHAnsi" w:cstheme="majorHAnsi"/>
        </w:rPr>
        <w:t xml:space="preserve">dưới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Mật khẩu</w:t>
      </w:r>
    </w:p>
    <w:p w:rsidR="00216A3F" w:rsidRDefault="00216A3F" w:rsidP="00216A3F">
      <w:pPr>
        <w:pStyle w:val="Heading3"/>
        <w:rPr>
          <w:rFonts w:eastAsia="Times New Roman"/>
        </w:rPr>
      </w:pPr>
      <w:bookmarkStart w:id="291" w:name="_Toc262710136"/>
      <w:r>
        <w:t xml:space="preserve">Dữ liệu </w:t>
      </w:r>
      <w:r>
        <w:rPr>
          <w:rFonts w:eastAsia="Times New Roman"/>
        </w:rPr>
        <w:t>output</w:t>
      </w:r>
      <w:bookmarkEnd w:id="289"/>
      <w:bookmarkEnd w:id="290"/>
      <w:bookmarkEnd w:id="291"/>
    </w:p>
    <w:p w:rsidR="00D36283" w:rsidRPr="00431ACB" w:rsidRDefault="00D36283" w:rsidP="00D36283">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w:t>
      </w:r>
      <w:r w:rsidR="00431ACB">
        <w:rPr>
          <w:rFonts w:ascii="Times New Roman" w:eastAsiaTheme="majorEastAsia" w:hAnsi="Times New Roman" w:cstheme="majorBidi"/>
          <w:b/>
          <w:bCs/>
          <w:szCs w:val="20"/>
          <w:lang w:val="en-US"/>
        </w:rPr>
        <w:t xml:space="preserve">Đăng nhập thành công </w:t>
      </w:r>
      <w:r w:rsidR="00431ACB" w:rsidRPr="00431ACB">
        <w:rPr>
          <w:rFonts w:ascii="Times New Roman" w:eastAsiaTheme="majorEastAsia" w:hAnsi="Times New Roman" w:cstheme="majorBidi"/>
          <w:bCs/>
          <w:szCs w:val="20"/>
          <w:lang w:val="en-US"/>
        </w:rPr>
        <w:t>nếu thao tác đăng nhập thành công</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Tài khoản không tồn tại</w:t>
      </w:r>
      <w:r w:rsidRPr="00431ACB">
        <w:rPr>
          <w:rFonts w:ascii="Times New Roman" w:eastAsiaTheme="majorEastAsia" w:hAnsi="Times New Roman" w:cstheme="majorBidi"/>
          <w:bCs/>
          <w:szCs w:val="20"/>
        </w:rPr>
        <w:t xml:space="preserve"> nếu tên tài khỏan không tồn tại</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Sai mật khẩu</w:t>
      </w:r>
      <w:r w:rsidRPr="00431ACB">
        <w:rPr>
          <w:rFonts w:ascii="Times New Roman" w:eastAsiaTheme="majorEastAsia" w:hAnsi="Times New Roman" w:cstheme="majorBidi"/>
          <w:bCs/>
          <w:szCs w:val="20"/>
        </w:rPr>
        <w:t xml:space="preserve"> nếu mật khẩu không đúng</w:t>
      </w:r>
    </w:p>
    <w:p w:rsidR="00FD1863" w:rsidRDefault="00FD1863" w:rsidP="00FD1863">
      <w:pPr>
        <w:pStyle w:val="Heading2"/>
      </w:pPr>
      <w:bookmarkStart w:id="292" w:name="_Toc262710137"/>
      <w:r>
        <w:t>Chức năng đăng kí</w:t>
      </w:r>
      <w:bookmarkEnd w:id="292"/>
    </w:p>
    <w:p w:rsidR="00431ACB" w:rsidRDefault="00431ACB" w:rsidP="00431ACB">
      <w:pPr>
        <w:pStyle w:val="Heading3"/>
      </w:pPr>
      <w:r w:rsidRPr="00656664">
        <w:rPr>
          <w:rFonts w:eastAsia="Times New Roman"/>
        </w:rPr>
        <w:t>Hướng</w:t>
      </w:r>
      <w:r>
        <w:rPr>
          <w:rFonts w:eastAsia="Times New Roman"/>
        </w:rPr>
        <w:t xml:space="preserve"> tiếp cận thiết kế</w:t>
      </w:r>
      <w:r>
        <w:t xml:space="preserve"> (cách xử lý cơ bản chức năng này)</w:t>
      </w:r>
    </w:p>
    <w:p w:rsidR="00431ACB" w:rsidRDefault="00431ACB" w:rsidP="00431ACB">
      <w:r>
        <w:t xml:space="preserve">Nhận các dữ liệu như Tên đăng nhập, mật khẩu … từ các textbox tương ứng trên giao diện màn hình, </w:t>
      </w:r>
    </w:p>
    <w:p w:rsidR="00431ACB" w:rsidRDefault="008247BA" w:rsidP="00431ACB">
      <w:r>
        <w:t>Dùng sự kiện KeyUp để theo dõi việc nhập liệu ở các textbox để đưa ra nhắc nhở kịp thời khi dữ liệu nhập vào vi phạm ràng buộc của chương trình như tên đăng nhập đã tồn tại, mật khẩu quá ngắn ….</w:t>
      </w:r>
    </w:p>
    <w:p w:rsidR="008247BA" w:rsidRDefault="008247BA" w:rsidP="00431ACB">
      <w:r>
        <w:t>Khi các field bắt buộc đã đựoc điền đầy đủ, button Đăng Ký sẽ gọi hàm thực hiện đăng ký, hàm này sẽ lấy dữ liệu từ các ô đã nhập vào, tạo ra một file xml theo chuẩn quy định trước và ghi vào đường dẫn cũng đã được quy định trước</w:t>
      </w:r>
    </w:p>
    <w:p w:rsidR="008247BA" w:rsidRPr="00D36283" w:rsidRDefault="008247BA" w:rsidP="008247BA">
      <w:pPr>
        <w:pStyle w:val="Heading3"/>
        <w:rPr>
          <w:rFonts w:asciiTheme="majorHAnsi" w:eastAsia="Times New Roman" w:hAnsiTheme="majorHAnsi" w:cstheme="majorHAnsi"/>
        </w:rPr>
      </w:pPr>
      <w:r w:rsidRPr="00D36283">
        <w:rPr>
          <w:rFonts w:asciiTheme="majorHAnsi" w:eastAsia="Times New Roman" w:hAnsiTheme="majorHAnsi" w:cstheme="majorHAnsi"/>
        </w:rPr>
        <w:lastRenderedPageBreak/>
        <w:t xml:space="preserve">Dữ liệu input </w:t>
      </w:r>
    </w:p>
    <w:p w:rsidR="008247BA" w:rsidRDefault="00F72A98" w:rsidP="00431ACB">
      <w:r>
        <w:t>Dữ liệu dưới dạng string từ các textbox xuất hiện trên màn hình đăng ký</w:t>
      </w:r>
    </w:p>
    <w:p w:rsidR="00F72A98" w:rsidRDefault="00F72A98" w:rsidP="00F72A98">
      <w:pPr>
        <w:pStyle w:val="Heading3"/>
        <w:rPr>
          <w:rFonts w:eastAsia="Times New Roman"/>
        </w:rPr>
      </w:pPr>
      <w:r>
        <w:t xml:space="preserve">Dữ liệu </w:t>
      </w:r>
      <w:r>
        <w:rPr>
          <w:rFonts w:eastAsia="Times New Roman"/>
        </w:rPr>
        <w:t>output</w:t>
      </w:r>
    </w:p>
    <w:p w:rsidR="00F72A98" w:rsidRPr="00F72A98" w:rsidRDefault="00F72A98" w:rsidP="00F72A98">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Chúc Mừng </w:t>
      </w:r>
      <w:r w:rsidRPr="00431ACB">
        <w:rPr>
          <w:rFonts w:ascii="Times New Roman" w:eastAsiaTheme="majorEastAsia" w:hAnsi="Times New Roman" w:cstheme="majorBidi"/>
          <w:bCs/>
          <w:szCs w:val="20"/>
          <w:lang w:val="en-US"/>
        </w:rPr>
        <w:t xml:space="preserve">nếu thao tác đăng </w:t>
      </w:r>
      <w:r>
        <w:rPr>
          <w:rFonts w:ascii="Times New Roman" w:eastAsiaTheme="majorEastAsia" w:hAnsi="Times New Roman" w:cstheme="majorBidi"/>
          <w:bCs/>
          <w:szCs w:val="20"/>
          <w:lang w:val="en-US"/>
        </w:rPr>
        <w:t>ký</w:t>
      </w:r>
      <w:r w:rsidRPr="00431ACB">
        <w:rPr>
          <w:rFonts w:ascii="Times New Roman" w:eastAsiaTheme="majorEastAsia" w:hAnsi="Times New Roman" w:cstheme="majorBidi"/>
          <w:bCs/>
          <w:szCs w:val="20"/>
          <w:lang w:val="en-US"/>
        </w:rPr>
        <w:t xml:space="preserve"> thành công</w:t>
      </w:r>
    </w:p>
    <w:p w:rsidR="00F72A98" w:rsidRPr="00F72A98" w:rsidRDefault="00F72A98" w:rsidP="00431ACB">
      <w:pPr>
        <w:rPr>
          <w:lang w:val="vi-VN"/>
        </w:rPr>
      </w:pPr>
    </w:p>
    <w:p w:rsidR="00FD1863" w:rsidRDefault="00FD1863" w:rsidP="00FD1863">
      <w:pPr>
        <w:pStyle w:val="Heading2"/>
      </w:pPr>
      <w:bookmarkStart w:id="293" w:name="_Toc262710138"/>
      <w:r>
        <w:t>Chức năng thay đỗi thông tin</w:t>
      </w:r>
      <w:bookmarkEnd w:id="293"/>
    </w:p>
    <w:p w:rsidR="00FD1863" w:rsidRDefault="00FD1863" w:rsidP="00FD1863">
      <w:pPr>
        <w:pStyle w:val="Heading2"/>
      </w:pPr>
      <w:bookmarkStart w:id="294" w:name="_Toc262710139"/>
      <w:r>
        <w:t>Chức năng chọn bài học</w:t>
      </w:r>
      <w:bookmarkEnd w:id="294"/>
    </w:p>
    <w:p w:rsidR="00FD1863" w:rsidRDefault="00FD1863" w:rsidP="00FD1863">
      <w:pPr>
        <w:pStyle w:val="Heading2"/>
      </w:pPr>
      <w:bookmarkStart w:id="295" w:name="_Toc262710140"/>
      <w:r>
        <w:t>Chức năng trắc nghiệm</w:t>
      </w:r>
      <w:bookmarkEnd w:id="295"/>
    </w:p>
    <w:p w:rsidR="00FD1863" w:rsidRDefault="00FD1863" w:rsidP="00FD1863">
      <w:pPr>
        <w:pStyle w:val="Heading2"/>
      </w:pPr>
      <w:bookmarkStart w:id="296" w:name="_Toc262710141"/>
      <w:r>
        <w:t>Chức năng sắp xếp chứng minh</w:t>
      </w:r>
      <w:bookmarkEnd w:id="296"/>
    </w:p>
    <w:p w:rsidR="00FD1863" w:rsidRDefault="00FD1863" w:rsidP="00FD1863">
      <w:pPr>
        <w:pStyle w:val="Heading2"/>
      </w:pPr>
      <w:bookmarkStart w:id="297" w:name="_Toc262710142"/>
      <w:r>
        <w:t>Chức năng giải trí</w:t>
      </w:r>
      <w:bookmarkEnd w:id="297"/>
    </w:p>
    <w:p w:rsidR="00FD1863" w:rsidRPr="00FD1863" w:rsidRDefault="00FD1863" w:rsidP="00FD1863">
      <w:pPr>
        <w:pStyle w:val="Heading2"/>
      </w:pPr>
      <w:bookmarkStart w:id="298" w:name="_Toc262710143"/>
      <w:r>
        <w:t>Chức năng giúp đỡ</w:t>
      </w:r>
      <w:bookmarkEnd w:id="298"/>
    </w:p>
    <w:p w:rsidR="00216A3F" w:rsidRDefault="00216A3F" w:rsidP="00FD1863">
      <w:pPr>
        <w:pStyle w:val="Heading1"/>
      </w:pPr>
      <w:bookmarkStart w:id="299" w:name="_Toc262710144"/>
      <w:r>
        <w:t xml:space="preserve">Mô tả tổ </w:t>
      </w:r>
      <w:r w:rsidRPr="00FD1863">
        <w:t>chức</w:t>
      </w:r>
      <w:r>
        <w:t xml:space="preserve"> dữ liệu chương trình</w:t>
      </w:r>
      <w:bookmarkEnd w:id="299"/>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300" w:name="_Toc262710145"/>
      <w:r>
        <w:t>Dữ liệu người dùng</w:t>
      </w:r>
      <w:bookmarkEnd w:id="300"/>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p w:rsidR="00C469F0" w:rsidRPr="001D4D43" w:rsidRDefault="0041279F" w:rsidP="00C469F0">
      <w:r>
        <w:pict>
          <v:group id="_x0000_s1026" editas="canvas" style="width:533.25pt;height:270.5pt;mso-position-horizontal-relative:char;mso-position-vertical-relative:line" coordorigin="1440,2240" coordsize="10665,5410">
            <o:lock v:ext="edit" aspectratio="t"/>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1F7423" w:rsidRDefault="001F7423"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1F7423" w:rsidRDefault="001F7423" w:rsidP="00C469F0">
                    <w:pPr>
                      <w:jc w:val="center"/>
                    </w:pPr>
                    <w:r>
                      <w:t>TeacherAccount</w:t>
                    </w:r>
                  </w:p>
                </w:txbxContent>
              </v:textbox>
            </v:rect>
            <v:rect id="_x0000_s1034" style="position:absolute;left:7140;top:3870;width:1905;height:435">
              <v:textbox style="mso-next-textbox:#_x0000_s1034">
                <w:txbxContent>
                  <w:p w:rsidR="001F7423" w:rsidRDefault="001F7423"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1F7423" w:rsidRDefault="001F7423" w:rsidP="00C469F0">
                    <w:pPr>
                      <w:jc w:val="center"/>
                    </w:pPr>
                    <w:r>
                      <w:t>UserName1</w:t>
                    </w:r>
                  </w:p>
                  <w:p w:rsidR="001F7423" w:rsidRDefault="001F7423" w:rsidP="00C469F0">
                    <w:pPr>
                      <w:jc w:val="center"/>
                    </w:pPr>
                  </w:p>
                </w:txbxContent>
              </v:textbox>
            </v:rect>
            <v:rect id="_x0000_s1040" style="position:absolute;left:3481;top:5086;width:1380;height:435">
              <v:textbox style="mso-next-textbox:#_x0000_s1040">
                <w:txbxContent>
                  <w:p w:rsidR="001F7423" w:rsidRDefault="001F7423" w:rsidP="00C469F0">
                    <w:pPr>
                      <w:jc w:val="center"/>
                    </w:pPr>
                    <w:r>
                      <w:t>UserName2</w:t>
                    </w:r>
                  </w:p>
                  <w:p w:rsidR="001F7423" w:rsidRDefault="001F7423"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1F7423" w:rsidRDefault="001F7423" w:rsidP="00C469F0">
                    <w:pPr>
                      <w:jc w:val="center"/>
                    </w:pPr>
                    <w:r>
                      <w:t>UserName3</w:t>
                    </w:r>
                  </w:p>
                  <w:p w:rsidR="001F7423" w:rsidRDefault="001F7423" w:rsidP="00C469F0">
                    <w:pPr>
                      <w:jc w:val="center"/>
                    </w:pPr>
                  </w:p>
                </w:txbxContent>
              </v:textbox>
            </v:rect>
            <v:rect id="_x0000_s1047" style="position:absolute;left:7936;top:5086;width:1380;height:435">
              <v:textbox style="mso-next-textbox:#_x0000_s1047">
                <w:txbxContent>
                  <w:p w:rsidR="001F7423" w:rsidRDefault="001F7423" w:rsidP="00C469F0">
                    <w:pPr>
                      <w:jc w:val="center"/>
                    </w:pPr>
                    <w:r>
                      <w:t>UserName4</w:t>
                    </w:r>
                  </w:p>
                  <w:p w:rsidR="001F7423" w:rsidRDefault="001F7423"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1F7423" w:rsidRPr="00F94736" w:rsidRDefault="001F7423" w:rsidP="00C469F0">
                    <w:pPr>
                      <w:jc w:val="center"/>
                      <w:rPr>
                        <w:sz w:val="20"/>
                      </w:rPr>
                    </w:pPr>
                    <w:r w:rsidRPr="00F94736">
                      <w:rPr>
                        <w:sz w:val="20"/>
                      </w:rPr>
                      <w:t>ThongTinN</w:t>
                    </w:r>
                    <w:r>
                      <w:rPr>
                        <w:sz w:val="20"/>
                      </w:rPr>
                      <w:t>g</w:t>
                    </w:r>
                    <w:r w:rsidRPr="00F94736">
                      <w:rPr>
                        <w:sz w:val="20"/>
                      </w:rPr>
                      <w:t>uoiDung.xml</w:t>
                    </w:r>
                  </w:p>
                  <w:p w:rsidR="001F7423" w:rsidRPr="00F94736" w:rsidRDefault="001F7423" w:rsidP="00C469F0">
                    <w:pPr>
                      <w:jc w:val="center"/>
                      <w:rPr>
                        <w:sz w:val="20"/>
                      </w:rPr>
                    </w:pPr>
                    <w:r w:rsidRPr="00F94736">
                      <w:rPr>
                        <w:sz w:val="20"/>
                      </w:rPr>
                      <w:t>……</w:t>
                    </w:r>
                  </w:p>
                  <w:p w:rsidR="001F7423" w:rsidRPr="00F94736" w:rsidRDefault="001F7423" w:rsidP="00C469F0">
                    <w:pPr>
                      <w:jc w:val="center"/>
                      <w:rPr>
                        <w:sz w:val="20"/>
                      </w:rP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1F7423" w:rsidRPr="00F94736" w:rsidRDefault="001F7423" w:rsidP="00F94736">
                    <w:pPr>
                      <w:jc w:val="center"/>
                      <w:rPr>
                        <w:sz w:val="20"/>
                      </w:rPr>
                    </w:pPr>
                    <w:r w:rsidRPr="00F94736">
                      <w:rPr>
                        <w:sz w:val="20"/>
                      </w:rPr>
                      <w:t>ThongTinN</w:t>
                    </w:r>
                    <w:r>
                      <w:rPr>
                        <w:sz w:val="20"/>
                      </w:rPr>
                      <w:t>g</w:t>
                    </w:r>
                    <w:r w:rsidRPr="00F94736">
                      <w:rPr>
                        <w:sz w:val="20"/>
                      </w:rPr>
                      <w:t>uoiDung.xml</w:t>
                    </w:r>
                  </w:p>
                  <w:p w:rsidR="001F7423" w:rsidRPr="00F94736" w:rsidRDefault="001F7423" w:rsidP="00F94736">
                    <w:pPr>
                      <w:jc w:val="center"/>
                      <w:rPr>
                        <w:sz w:val="20"/>
                      </w:rPr>
                    </w:pPr>
                    <w:r w:rsidRPr="00F94736">
                      <w:rPr>
                        <w:sz w:val="20"/>
                      </w:rPr>
                      <w:t>……</w:t>
                    </w:r>
                  </w:p>
                  <w:p w:rsidR="001F7423" w:rsidRPr="00F94736" w:rsidRDefault="001F7423" w:rsidP="00F94736">
                    <w:pPr>
                      <w:jc w:val="center"/>
                      <w:rPr>
                        <w:sz w:val="20"/>
                      </w:rPr>
                    </w:pPr>
                  </w:p>
                  <w:p w:rsidR="001F7423" w:rsidRPr="00F94736" w:rsidRDefault="001F7423" w:rsidP="00F94736"/>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1F7423" w:rsidRPr="00F94736" w:rsidRDefault="001F7423" w:rsidP="00F94736">
                    <w:pPr>
                      <w:jc w:val="center"/>
                      <w:rPr>
                        <w:sz w:val="20"/>
                      </w:rPr>
                    </w:pPr>
                    <w:r w:rsidRPr="00F94736">
                      <w:rPr>
                        <w:sz w:val="20"/>
                      </w:rPr>
                      <w:t>ThongTinN</w:t>
                    </w:r>
                    <w:r>
                      <w:rPr>
                        <w:sz w:val="20"/>
                      </w:rPr>
                      <w:t>g</w:t>
                    </w:r>
                    <w:r w:rsidRPr="00F94736">
                      <w:rPr>
                        <w:sz w:val="20"/>
                      </w:rPr>
                      <w:t>uoiDung.xml</w:t>
                    </w:r>
                  </w:p>
                  <w:p w:rsidR="001F7423" w:rsidRPr="00F94736" w:rsidRDefault="001F7423" w:rsidP="00F94736">
                    <w:pPr>
                      <w:jc w:val="center"/>
                      <w:rPr>
                        <w:sz w:val="20"/>
                      </w:rPr>
                    </w:pPr>
                    <w:r w:rsidRPr="00F94736">
                      <w:rPr>
                        <w:sz w:val="20"/>
                      </w:rPr>
                      <w:t>……</w:t>
                    </w:r>
                  </w:p>
                  <w:p w:rsidR="001F7423" w:rsidRPr="00F94736" w:rsidRDefault="001F7423" w:rsidP="00F94736">
                    <w:pPr>
                      <w:jc w:val="center"/>
                      <w:rPr>
                        <w:sz w:val="20"/>
                      </w:rPr>
                    </w:pPr>
                  </w:p>
                  <w:p w:rsidR="001F7423" w:rsidRPr="00F94736" w:rsidRDefault="001F7423" w:rsidP="00F94736"/>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1F7423" w:rsidRPr="00F94736" w:rsidRDefault="001F7423" w:rsidP="00F94736">
                    <w:pPr>
                      <w:jc w:val="center"/>
                      <w:rPr>
                        <w:sz w:val="20"/>
                      </w:rPr>
                    </w:pPr>
                    <w:r w:rsidRPr="00F94736">
                      <w:rPr>
                        <w:sz w:val="20"/>
                      </w:rPr>
                      <w:t>ThongTinN</w:t>
                    </w:r>
                    <w:r>
                      <w:rPr>
                        <w:sz w:val="20"/>
                      </w:rPr>
                      <w:t>g</w:t>
                    </w:r>
                    <w:r w:rsidRPr="00F94736">
                      <w:rPr>
                        <w:sz w:val="20"/>
                      </w:rPr>
                      <w:t>uoiDung.xml</w:t>
                    </w:r>
                  </w:p>
                  <w:p w:rsidR="001F7423" w:rsidRPr="00F94736" w:rsidRDefault="001F7423" w:rsidP="00F94736">
                    <w:pPr>
                      <w:jc w:val="center"/>
                      <w:rPr>
                        <w:sz w:val="20"/>
                      </w:rPr>
                    </w:pPr>
                    <w:r w:rsidRPr="00F94736">
                      <w:rPr>
                        <w:sz w:val="20"/>
                      </w:rPr>
                      <w:t>……</w:t>
                    </w:r>
                  </w:p>
                  <w:p w:rsidR="001F7423" w:rsidRPr="00F94736" w:rsidRDefault="001F7423" w:rsidP="00F94736">
                    <w:pPr>
                      <w:jc w:val="center"/>
                      <w:rPr>
                        <w:sz w:val="20"/>
                      </w:rPr>
                    </w:pPr>
                  </w:p>
                  <w:p w:rsidR="001F7423" w:rsidRPr="00F94736" w:rsidRDefault="001F7423" w:rsidP="00F94736"/>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1F7423" w:rsidRPr="00C469F0" w:rsidRDefault="001F7423"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1F7423" w:rsidRPr="001D4D43" w:rsidRDefault="001F7423"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1F7423" w:rsidRPr="00C469F0" w:rsidRDefault="001F7423" w:rsidP="00C469F0">
                    <w:r w:rsidRPr="00C469F0">
                      <w:t>Th</w:t>
                    </w:r>
                    <w:r w:rsidRPr="00C469F0">
                      <w:rPr>
                        <w:lang w:val="vi-VN"/>
                      </w:rPr>
                      <w:t xml:space="preserve">ư </w:t>
                    </w:r>
                    <w:r w:rsidRPr="00C469F0">
                      <w:t xml:space="preserve">mục cấp 2 </w:t>
                    </w:r>
                  </w:p>
                </w:txbxContent>
              </v:textbox>
            </v:shape>
            <w10:wrap type="none"/>
            <w10:anchorlock/>
          </v:group>
        </w:pict>
      </w:r>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301" w:name="_Toc262710146"/>
      <w:r>
        <w:lastRenderedPageBreak/>
        <w:t>Dữ liệu chức năng bài học đại số</w:t>
      </w:r>
      <w:bookmarkEnd w:id="301"/>
    </w:p>
    <w:p w:rsidR="00216A3F" w:rsidRDefault="00216A3F" w:rsidP="00216A3F">
      <w:pPr>
        <w:pStyle w:val="Heading3"/>
      </w:pPr>
      <w:bookmarkStart w:id="302" w:name="_Toc262710147"/>
      <w:r>
        <w:t>Dữ liệu chức năng bài học hình học</w:t>
      </w:r>
      <w:bookmarkEnd w:id="302"/>
    </w:p>
    <w:p w:rsidR="00216A3F" w:rsidRDefault="00216A3F" w:rsidP="00216A3F">
      <w:pPr>
        <w:pStyle w:val="Heading3"/>
      </w:pPr>
      <w:bookmarkStart w:id="303" w:name="_Toc262710148"/>
      <w:r>
        <w:t>Dữ liệu chức năng bài tập trắc nghiệm</w:t>
      </w:r>
      <w:bookmarkEnd w:id="303"/>
    </w:p>
    <w:p w:rsidR="00216A3F" w:rsidRDefault="00216A3F" w:rsidP="00216A3F">
      <w:pPr>
        <w:pStyle w:val="Heading3"/>
      </w:pPr>
      <w:bookmarkStart w:id="304" w:name="_Toc262710149"/>
      <w:r>
        <w:t>Dữ liệu chức năng bài tập sắp xếp chứng minh</w:t>
      </w:r>
      <w:bookmarkEnd w:id="304"/>
    </w:p>
    <w:p w:rsidR="00216A3F" w:rsidRDefault="00216A3F" w:rsidP="00216A3F">
      <w:pPr>
        <w:pStyle w:val="Heading3"/>
      </w:pPr>
      <w:bookmarkStart w:id="305" w:name="_Toc262710150"/>
      <w:r>
        <w:t>Dữ liệu chức năng giải trí</w:t>
      </w:r>
      <w:bookmarkEnd w:id="305"/>
    </w:p>
    <w:p w:rsidR="00216A3F" w:rsidRDefault="00216A3F" w:rsidP="00216A3F">
      <w:pPr>
        <w:pStyle w:val="Heading3"/>
      </w:pPr>
      <w:bookmarkStart w:id="306" w:name="_Toc262710151"/>
      <w:r>
        <w:t>Dữ liệu chức năng giúp đỡ</w:t>
      </w:r>
      <w:bookmarkEnd w:id="306"/>
    </w:p>
    <w:p w:rsidR="00216A3F" w:rsidRDefault="00216A3F" w:rsidP="00FD1863">
      <w:pPr>
        <w:pStyle w:val="Heading1"/>
      </w:pPr>
      <w:bookmarkStart w:id="307" w:name="_Toc262710152"/>
      <w:bookmarkEnd w:id="283"/>
      <w:r>
        <w:t>Mô tả chi tiết tương ứng với các yêu cầu chức năng</w:t>
      </w:r>
      <w:bookmarkEnd w:id="3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6"/>
      <w:footerReference w:type="default" r:id="rId17"/>
      <w:footerReference w:type="first" r:id="rId18"/>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54E0" w:rsidRDefault="001154E0" w:rsidP="00603010">
      <w:r>
        <w:separator/>
      </w:r>
    </w:p>
  </w:endnote>
  <w:endnote w:type="continuationSeparator" w:id="0">
    <w:p w:rsidR="001154E0" w:rsidRDefault="001154E0"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423" w:rsidRDefault="001F7423">
    <w:pPr>
      <w:pStyle w:val="Footer"/>
    </w:pPr>
    <w:r>
      <w:rPr>
        <w:sz w:val="12"/>
      </w:rPr>
      <w:t>Group 11, 12, 13, 14, 15</w:t>
    </w:r>
    <w:r>
      <w:tab/>
    </w:r>
    <w:r w:rsidRPr="009562A9">
      <w:rPr>
        <w:sz w:val="18"/>
      </w:rPr>
      <w:t>ARCHITECTURE AND DESIGN</w:t>
    </w:r>
    <w:r w:rsidRPr="009562A9">
      <w:rPr>
        <w:b/>
        <w:sz w:val="24"/>
      </w:rPr>
      <w:t xml:space="preserve"> </w:t>
    </w:r>
    <w:r>
      <w:rPr>
        <w:sz w:val="24"/>
      </w:rPr>
      <w:t>-</w:t>
    </w:r>
    <w:r>
      <w:rPr>
        <w:rStyle w:val="PageNumber"/>
      </w:rPr>
      <w:fldChar w:fldCharType="begin"/>
    </w:r>
    <w:r>
      <w:rPr>
        <w:rStyle w:val="PageNumber"/>
      </w:rPr>
      <w:instrText xml:space="preserve"> PAGE </w:instrText>
    </w:r>
    <w:r>
      <w:rPr>
        <w:rStyle w:val="PageNumber"/>
      </w:rPr>
      <w:fldChar w:fldCharType="separate"/>
    </w:r>
    <w:r w:rsidR="00A0600B">
      <w:rPr>
        <w:rStyle w:val="PageNumber"/>
        <w:noProof/>
      </w:rPr>
      <w:t>1-4</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423" w:rsidRDefault="001F7423">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54E0" w:rsidRDefault="001154E0" w:rsidP="00603010">
      <w:r>
        <w:separator/>
      </w:r>
    </w:p>
  </w:footnote>
  <w:footnote w:type="continuationSeparator" w:id="0">
    <w:p w:rsidR="001154E0" w:rsidRDefault="001154E0"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423" w:rsidRDefault="001F7423">
    <w:pPr>
      <w:pStyle w:val="Header"/>
    </w:pPr>
    <w:fldSimple w:instr=" STYLEREF &quot;Project Name&quot; \* MERGEFORMAT ">
      <w:r w:rsidR="00A0600B">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5B676F"/>
    <w:multiLevelType w:val="hybridMultilevel"/>
    <w:tmpl w:val="F8FC7888"/>
    <w:lvl w:ilvl="0" w:tplc="3F1CA20A">
      <w:start w:val="2"/>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0">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2F4352DA"/>
    <w:multiLevelType w:val="hybridMultilevel"/>
    <w:tmpl w:val="14348F32"/>
    <w:lvl w:ilvl="0" w:tplc="D0FCE70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F587781"/>
    <w:multiLevelType w:val="hybridMultilevel"/>
    <w:tmpl w:val="37C26D2C"/>
    <w:lvl w:ilvl="0" w:tplc="1B0AD07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06647D2"/>
    <w:multiLevelType w:val="hybridMultilevel"/>
    <w:tmpl w:val="F1306A06"/>
    <w:lvl w:ilvl="0" w:tplc="23528DB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32">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6">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4"/>
  </w:num>
  <w:num w:numId="3">
    <w:abstractNumId w:val="43"/>
  </w:num>
  <w:num w:numId="4">
    <w:abstractNumId w:val="30"/>
  </w:num>
  <w:num w:numId="5">
    <w:abstractNumId w:val="37"/>
  </w:num>
  <w:num w:numId="6">
    <w:abstractNumId w:val="21"/>
  </w:num>
  <w:num w:numId="7">
    <w:abstractNumId w:val="25"/>
  </w:num>
  <w:num w:numId="8">
    <w:abstractNumId w:val="24"/>
  </w:num>
  <w:num w:numId="9">
    <w:abstractNumId w:val="40"/>
  </w:num>
  <w:num w:numId="10">
    <w:abstractNumId w:val="41"/>
  </w:num>
  <w:num w:numId="11">
    <w:abstractNumId w:val="10"/>
  </w:num>
  <w:num w:numId="12">
    <w:abstractNumId w:val="26"/>
  </w:num>
  <w:num w:numId="13">
    <w:abstractNumId w:val="31"/>
  </w:num>
  <w:num w:numId="14">
    <w:abstractNumId w:val="22"/>
  </w:num>
  <w:num w:numId="15">
    <w:abstractNumId w:val="38"/>
  </w:num>
  <w:num w:numId="16">
    <w:abstractNumId w:val="33"/>
  </w:num>
  <w:num w:numId="17">
    <w:abstractNumId w:val="32"/>
  </w:num>
  <w:num w:numId="18">
    <w:abstractNumId w:val="32"/>
  </w:num>
  <w:num w:numId="19">
    <w:abstractNumId w:val="20"/>
  </w:num>
  <w:num w:numId="20">
    <w:abstractNumId w:val="19"/>
  </w:num>
  <w:num w:numId="21">
    <w:abstractNumId w:val="36"/>
  </w:num>
  <w:num w:numId="22">
    <w:abstractNumId w:val="14"/>
  </w:num>
  <w:num w:numId="23">
    <w:abstractNumId w:val="5"/>
  </w:num>
  <w:num w:numId="24">
    <w:abstractNumId w:val="23"/>
  </w:num>
  <w:num w:numId="25">
    <w:abstractNumId w:val="3"/>
  </w:num>
  <w:num w:numId="26">
    <w:abstractNumId w:val="16"/>
  </w:num>
  <w:num w:numId="27">
    <w:abstractNumId w:val="42"/>
  </w:num>
  <w:num w:numId="28">
    <w:abstractNumId w:val="11"/>
  </w:num>
  <w:num w:numId="29">
    <w:abstractNumId w:val="15"/>
  </w:num>
  <w:num w:numId="30">
    <w:abstractNumId w:val="44"/>
  </w:num>
  <w:num w:numId="31">
    <w:abstractNumId w:val="29"/>
  </w:num>
  <w:num w:numId="32">
    <w:abstractNumId w:val="0"/>
  </w:num>
  <w:num w:numId="33">
    <w:abstractNumId w:val="1"/>
  </w:num>
  <w:num w:numId="34">
    <w:abstractNumId w:val="8"/>
  </w:num>
  <w:num w:numId="35">
    <w:abstractNumId w:val="2"/>
  </w:num>
  <w:num w:numId="36">
    <w:abstractNumId w:val="28"/>
  </w:num>
  <w:num w:numId="37">
    <w:abstractNumId w:val="34"/>
  </w:num>
  <w:num w:numId="38">
    <w:abstractNumId w:val="13"/>
  </w:num>
  <w:num w:numId="39">
    <w:abstractNumId w:val="12"/>
  </w:num>
  <w:num w:numId="40">
    <w:abstractNumId w:val="7"/>
  </w:num>
  <w:num w:numId="41">
    <w:abstractNumId w:val="9"/>
  </w:num>
  <w:num w:numId="42">
    <w:abstractNumId w:val="35"/>
  </w:num>
  <w:num w:numId="43">
    <w:abstractNumId w:val="27"/>
  </w:num>
  <w:num w:numId="44">
    <w:abstractNumId w:val="18"/>
  </w:num>
  <w:num w:numId="45">
    <w:abstractNumId w:val="17"/>
  </w:num>
  <w:num w:numId="4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footnotePr>
    <w:footnote w:id="-1"/>
    <w:footnote w:id="0"/>
  </w:footnotePr>
  <w:endnotePr>
    <w:endnote w:id="-1"/>
    <w:endnote w:id="0"/>
  </w:endnotePr>
  <w:compat/>
  <w:rsids>
    <w:rsidRoot w:val="006A310F"/>
    <w:rsid w:val="000143E0"/>
    <w:rsid w:val="00025353"/>
    <w:rsid w:val="000323EB"/>
    <w:rsid w:val="00034AAE"/>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54E0"/>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3810"/>
    <w:rsid w:val="00183F8E"/>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1F7423"/>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B7D18"/>
    <w:rsid w:val="002C66BE"/>
    <w:rsid w:val="002C7C00"/>
    <w:rsid w:val="002D0071"/>
    <w:rsid w:val="002D3377"/>
    <w:rsid w:val="002E07C1"/>
    <w:rsid w:val="002F2029"/>
    <w:rsid w:val="002F3455"/>
    <w:rsid w:val="00301F3F"/>
    <w:rsid w:val="00302534"/>
    <w:rsid w:val="003047CB"/>
    <w:rsid w:val="003063F0"/>
    <w:rsid w:val="00315B4F"/>
    <w:rsid w:val="00315FB7"/>
    <w:rsid w:val="003177B3"/>
    <w:rsid w:val="00321E9C"/>
    <w:rsid w:val="003235D4"/>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86E44"/>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279F"/>
    <w:rsid w:val="0041477C"/>
    <w:rsid w:val="0042346F"/>
    <w:rsid w:val="004238F0"/>
    <w:rsid w:val="00426B2E"/>
    <w:rsid w:val="00426D19"/>
    <w:rsid w:val="004279A2"/>
    <w:rsid w:val="00431ACB"/>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E59A1"/>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10686"/>
    <w:rsid w:val="00611CA3"/>
    <w:rsid w:val="00620350"/>
    <w:rsid w:val="00620B08"/>
    <w:rsid w:val="00621A77"/>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01FC"/>
    <w:rsid w:val="0077139A"/>
    <w:rsid w:val="00771638"/>
    <w:rsid w:val="00776382"/>
    <w:rsid w:val="00780B05"/>
    <w:rsid w:val="00780F76"/>
    <w:rsid w:val="00785E4C"/>
    <w:rsid w:val="00790C5E"/>
    <w:rsid w:val="007913AA"/>
    <w:rsid w:val="00794B07"/>
    <w:rsid w:val="007A0129"/>
    <w:rsid w:val="007B2326"/>
    <w:rsid w:val="007B31AE"/>
    <w:rsid w:val="007B4B8A"/>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2BD3"/>
    <w:rsid w:val="00823DF9"/>
    <w:rsid w:val="008247BA"/>
    <w:rsid w:val="008255B1"/>
    <w:rsid w:val="008256F4"/>
    <w:rsid w:val="00827057"/>
    <w:rsid w:val="00834A8A"/>
    <w:rsid w:val="00835AB4"/>
    <w:rsid w:val="00836436"/>
    <w:rsid w:val="00840302"/>
    <w:rsid w:val="00840DCA"/>
    <w:rsid w:val="0084244E"/>
    <w:rsid w:val="008461E3"/>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3741"/>
    <w:rsid w:val="008F1202"/>
    <w:rsid w:val="008F1CBA"/>
    <w:rsid w:val="008F4900"/>
    <w:rsid w:val="008F65A7"/>
    <w:rsid w:val="008F6B0F"/>
    <w:rsid w:val="008F7F89"/>
    <w:rsid w:val="00902F9F"/>
    <w:rsid w:val="009047B1"/>
    <w:rsid w:val="00913CDD"/>
    <w:rsid w:val="00916926"/>
    <w:rsid w:val="009170A8"/>
    <w:rsid w:val="0092161E"/>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0BCB"/>
    <w:rsid w:val="00A016C2"/>
    <w:rsid w:val="00A0258E"/>
    <w:rsid w:val="00A0425F"/>
    <w:rsid w:val="00A0600B"/>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17E9D"/>
    <w:rsid w:val="00C214B3"/>
    <w:rsid w:val="00C24384"/>
    <w:rsid w:val="00C25CD3"/>
    <w:rsid w:val="00C265B7"/>
    <w:rsid w:val="00C328CB"/>
    <w:rsid w:val="00C40C31"/>
    <w:rsid w:val="00C41160"/>
    <w:rsid w:val="00C4268D"/>
    <w:rsid w:val="00C43E4D"/>
    <w:rsid w:val="00C469F0"/>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64491"/>
    <w:rsid w:val="00C708F9"/>
    <w:rsid w:val="00C70A7A"/>
    <w:rsid w:val="00C7187C"/>
    <w:rsid w:val="00C73A54"/>
    <w:rsid w:val="00C73DF5"/>
    <w:rsid w:val="00C812F4"/>
    <w:rsid w:val="00C82415"/>
    <w:rsid w:val="00C824B0"/>
    <w:rsid w:val="00C84F18"/>
    <w:rsid w:val="00C8662B"/>
    <w:rsid w:val="00C86F12"/>
    <w:rsid w:val="00C91275"/>
    <w:rsid w:val="00C962A4"/>
    <w:rsid w:val="00CA63D1"/>
    <w:rsid w:val="00CA7A93"/>
    <w:rsid w:val="00CA7D7A"/>
    <w:rsid w:val="00CB16A8"/>
    <w:rsid w:val="00CB3A9E"/>
    <w:rsid w:val="00CB5081"/>
    <w:rsid w:val="00CB7A01"/>
    <w:rsid w:val="00CC30DB"/>
    <w:rsid w:val="00CE17B0"/>
    <w:rsid w:val="00CE1F16"/>
    <w:rsid w:val="00CE3827"/>
    <w:rsid w:val="00CE50F9"/>
    <w:rsid w:val="00CE53FF"/>
    <w:rsid w:val="00CE659A"/>
    <w:rsid w:val="00CE7DAA"/>
    <w:rsid w:val="00CF1963"/>
    <w:rsid w:val="00CF45BB"/>
    <w:rsid w:val="00CF63F3"/>
    <w:rsid w:val="00D02469"/>
    <w:rsid w:val="00D02692"/>
    <w:rsid w:val="00D1090A"/>
    <w:rsid w:val="00D151E0"/>
    <w:rsid w:val="00D20C9C"/>
    <w:rsid w:val="00D2177A"/>
    <w:rsid w:val="00D2442A"/>
    <w:rsid w:val="00D27FB7"/>
    <w:rsid w:val="00D30739"/>
    <w:rsid w:val="00D30874"/>
    <w:rsid w:val="00D30B99"/>
    <w:rsid w:val="00D32A63"/>
    <w:rsid w:val="00D33A18"/>
    <w:rsid w:val="00D36283"/>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D4F65"/>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2A98"/>
    <w:rsid w:val="00F74EB9"/>
    <w:rsid w:val="00F7625D"/>
    <w:rsid w:val="00F833E8"/>
    <w:rsid w:val="00F83CDB"/>
    <w:rsid w:val="00F86B49"/>
    <w:rsid w:val="00F942C2"/>
    <w:rsid w:val="00F94736"/>
    <w:rsid w:val="00FA0A14"/>
    <w:rsid w:val="00FA0DF0"/>
    <w:rsid w:val="00FA38D2"/>
    <w:rsid w:val="00FA4128"/>
    <w:rsid w:val="00FA5990"/>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1" type="callout" idref="#_x0000_s1067"/>
        <o:r id="V:Rule2" type="callout" idref="#_x0000_s1064"/>
        <o:r id="V:Rule3" type="callout" idref="#_x0000_s1063"/>
        <o:r id="V:Rule4" type="callout" idref="#_x0000_s1069"/>
        <o:r id="V:Rule5" type="callout" idref="#_x0000_s1068"/>
        <o:r id="V:Rule6" type="callout" idref="#_x0000_s1070"/>
        <o:r id="V:Rule7" type="callout" idref="#_x0000_s1072"/>
        <o:r id="V:Rule8" type="callout" idref="#_x0000_s1075"/>
        <o:r id="V:Rule9" type="callout" idref="#_x0000_s1074"/>
        <o:r id="V:Rule10" type="callout" idref="#_x0000_s1073"/>
        <o:r id="V:Rule29" type="connector" idref="#_x0000_s1043"/>
        <o:r id="V:Rule30" type="connector" idref="#_x0000_s1032"/>
        <o:r id="V:Rule31" type="connector" idref="#_x0000_s1048"/>
        <o:r id="V:Rule32" type="connector" idref="#_x0000_s1051"/>
        <o:r id="V:Rule33" type="connector" idref="#_x0000_s1053"/>
        <o:r id="V:Rule34" type="connector" idref="#_x0000_s1031"/>
        <o:r id="V:Rule35" type="connector" idref="#_x0000_s1049"/>
        <o:r id="V:Rule36" type="connector" idref="#_x0000_s1055"/>
        <o:r id="V:Rule37" type="connector" idref="#_x0000_s1041"/>
        <o:r id="V:Rule38" type="connector" idref="#_x0000_s1045"/>
        <o:r id="V:Rule39" type="connector" idref="#_x0000_s1038"/>
        <o:r id="V:Rule40" type="connector" idref="#_x0000_s1035"/>
        <o:r id="V:Rule41" type="connector" idref="#_x0000_s1042"/>
        <o:r id="V:Rule42" type="connector" idref="#_x0000_s1036"/>
        <o:r id="V:Rule43" type="connector" idref="#_x0000_s1044"/>
        <o:r id="V:Rule44" type="connector" idref="#_x0000_s1029"/>
        <o:r id="V:Rule45" type="connector" idref="#_x0000_s1030"/>
        <o:r id="V:Rule46" type="connector" idref="#_x0000_s1037"/>
        <o:r id="V:Rule50" type="callout" idref="#_x0000_s1081"/>
        <o:r id="V:Rule51" type="callout" idref="#_x0000_s1082"/>
        <o:r id="V:Rule52" type="callout" idref="#_x0000_s1083"/>
        <o:r id="V:Rule53" type="callout"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 w:type="table" w:styleId="TableGrid">
    <w:name w:val="Table Grid"/>
    <w:basedOn w:val="TableNormal"/>
    <w:uiPriority w:val="59"/>
    <w:rsid w:val="004E59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 w:id="29892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D32E2-DF34-4486-9080-E053BE7E6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19</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13262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Minh</cp:lastModifiedBy>
  <cp:revision>28</cp:revision>
  <dcterms:created xsi:type="dcterms:W3CDTF">2010-05-25T14:32:00Z</dcterms:created>
  <dcterms:modified xsi:type="dcterms:W3CDTF">2010-05-30T15:13:00Z</dcterms:modified>
</cp:coreProperties>
</file>